
<file path=[Content_Types].xml><?xml version="1.0" encoding="utf-8"?>
<Types xmlns="http://schemas.openxmlformats.org/package/2006/content-types">
  <Default Extension="xml" ContentType="application/xml"/>
  <Default Extension="jpeg" ContentType="image/jpeg"/>
  <Default Extension="jpg" ContentType="image/jpg"/>
  <Default Extension="emf" ContentType="image/x-emf"/>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CF85C" w14:textId="77777777" w:rsidR="001A1D9F" w:rsidRDefault="001A1D9F">
      <w:pPr>
        <w:pStyle w:val="FrontPageLabel"/>
      </w:pPr>
      <w:r>
        <w:rPr>
          <w:b/>
        </w:rPr>
        <w:t>Date:</w:t>
      </w:r>
      <w:r>
        <w:t xml:space="preserve">  </w:t>
      </w:r>
      <w:r w:rsidR="00C44A10">
        <w:t>2014</w:t>
      </w:r>
    </w:p>
    <w:p w14:paraId="1710AA8E" w14:textId="77777777" w:rsidR="001A1D9F" w:rsidRDefault="001A1D9F"/>
    <w:p w14:paraId="756BC7D9" w14:textId="77777777"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14:paraId="42DECDDD" w14:textId="77777777" w:rsidR="001A1D9F" w:rsidRDefault="001A1D9F"/>
    <w:p w14:paraId="788C5ED7" w14:textId="77777777" w:rsidR="001A1D9F" w:rsidRDefault="001A1D9F"/>
    <w:p w14:paraId="3C1F49DA" w14:textId="77777777" w:rsidR="001A1D9F" w:rsidRDefault="001A1D9F"/>
    <w:p w14:paraId="176111D4" w14:textId="77777777" w:rsidR="001A1D9F" w:rsidRDefault="001A1D9F">
      <w:pPr>
        <w:pStyle w:val="Heading0"/>
        <w:jc w:val="left"/>
        <w:rPr>
          <w:b w:val="0"/>
          <w:i/>
        </w:rPr>
      </w:pPr>
      <w:r>
        <w:rPr>
          <w:b w:val="0"/>
          <w:i/>
        </w:rPr>
        <w:t xml:space="preserve">Version </w:t>
      </w:r>
      <w:r w:rsidR="001D2B00">
        <w:rPr>
          <w:b w:val="0"/>
          <w:i/>
        </w:rPr>
        <w:t xml:space="preserve"> </w:t>
      </w:r>
      <w:r w:rsidR="00F31091">
        <w:rPr>
          <w:b w:val="0"/>
          <w:i/>
        </w:rPr>
        <w:t>00</w:t>
      </w:r>
      <w:r w:rsidR="00EA4431">
        <w:rPr>
          <w:b w:val="0"/>
          <w:i/>
        </w:rPr>
        <w:t>3</w:t>
      </w:r>
    </w:p>
    <w:p w14:paraId="01F5BF7F" w14:textId="77777777" w:rsidR="001A1D9F" w:rsidRDefault="001A1D9F"/>
    <w:p w14:paraId="4BC01792" w14:textId="77777777"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14:paraId="23550ADE" w14:textId="77777777" w:rsidR="001A1D9F" w:rsidRDefault="001A1D9F">
      <w:pPr>
        <w:pStyle w:val="BodyText"/>
        <w:rPr>
          <w:rFonts w:ascii="Arial" w:hAnsi="Arial"/>
          <w:b/>
          <w:sz w:val="24"/>
        </w:rPr>
      </w:pPr>
      <w:r>
        <w:rPr>
          <w:rFonts w:ascii="Arial" w:hAnsi="Arial"/>
          <w:b/>
          <w:sz w:val="24"/>
        </w:rPr>
        <w:t xml:space="preserve">OMG Document Number:  </w:t>
      </w:r>
      <w:r w:rsidR="00C44A10">
        <w:rPr>
          <w:rFonts w:ascii="Arial" w:hAnsi="Arial"/>
          <w:b/>
          <w:sz w:val="24"/>
        </w:rPr>
        <w:t>adtf</w:t>
      </w:r>
      <w:r>
        <w:rPr>
          <w:rFonts w:ascii="Arial" w:hAnsi="Arial"/>
          <w:b/>
          <w:sz w:val="24"/>
        </w:rPr>
        <w:t>/201</w:t>
      </w:r>
      <w:r w:rsidR="004064A5">
        <w:rPr>
          <w:rFonts w:ascii="Arial" w:hAnsi="Arial"/>
          <w:b/>
          <w:sz w:val="24"/>
        </w:rPr>
        <w:t>5</w:t>
      </w:r>
      <w:r>
        <w:rPr>
          <w:rFonts w:ascii="Arial" w:hAnsi="Arial"/>
          <w:b/>
          <w:sz w:val="24"/>
        </w:rPr>
        <w:t>-</w:t>
      </w:r>
      <w:r w:rsidR="000128C0">
        <w:rPr>
          <w:rFonts w:ascii="Arial" w:hAnsi="Arial"/>
          <w:b/>
          <w:sz w:val="24"/>
        </w:rPr>
        <w:t>xx-yy</w:t>
      </w:r>
    </w:p>
    <w:p w14:paraId="108EB46D" w14:textId="77777777" w:rsidR="001A1D9F" w:rsidRDefault="001A1D9F">
      <w:pPr>
        <w:pStyle w:val="BodyText"/>
        <w:rPr>
          <w:rFonts w:ascii="Arial" w:hAnsi="Arial"/>
          <w:b/>
          <w:sz w:val="24"/>
        </w:rPr>
      </w:pPr>
      <w:r>
        <w:rPr>
          <w:rFonts w:ascii="Arial" w:hAnsi="Arial"/>
          <w:b/>
          <w:sz w:val="24"/>
        </w:rPr>
        <w:t>Normative reference:  http://www.omg.org/spec/</w:t>
      </w:r>
      <w:r w:rsidR="00C44A10">
        <w:rPr>
          <w:rFonts w:ascii="Arial" w:hAnsi="Arial"/>
          <w:b/>
          <w:sz w:val="24"/>
        </w:rPr>
        <w:t>SIMF</w:t>
      </w:r>
      <w:r>
        <w:rPr>
          <w:rFonts w:ascii="Arial" w:hAnsi="Arial"/>
          <w:b/>
          <w:sz w:val="24"/>
        </w:rPr>
        <w:t>/1.0/</w:t>
      </w:r>
    </w:p>
    <w:p w14:paraId="4DAC81E7" w14:textId="77777777" w:rsidR="001A1D9F" w:rsidRDefault="001A1D9F">
      <w:pPr>
        <w:pStyle w:val="BodyText"/>
        <w:rPr>
          <w:rFonts w:ascii="Arial" w:hAnsi="Arial"/>
          <w:b/>
          <w:sz w:val="24"/>
        </w:rPr>
      </w:pPr>
      <w:r>
        <w:rPr>
          <w:rFonts w:ascii="Arial" w:hAnsi="Arial"/>
          <w:b/>
          <w:sz w:val="24"/>
        </w:rPr>
        <w:t>Machine readable file(s): http://www.omg.org/</w:t>
      </w:r>
      <w:r w:rsidR="00C44A10">
        <w:rPr>
          <w:rFonts w:ascii="Arial" w:hAnsi="Arial"/>
          <w:b/>
          <w:sz w:val="24"/>
        </w:rPr>
        <w:t>SIMF/2014</w:t>
      </w:r>
      <w:r w:rsidR="000128C0">
        <w:rPr>
          <w:rFonts w:ascii="Arial" w:hAnsi="Arial"/>
          <w:b/>
          <w:sz w:val="24"/>
        </w:rPr>
        <w:t>xxyy</w:t>
      </w:r>
    </w:p>
    <w:p w14:paraId="6E005F9E" w14:textId="77777777" w:rsidR="001A1D9F" w:rsidRDefault="001A1D9F">
      <w:pPr>
        <w:pStyle w:val="BodyText"/>
        <w:rPr>
          <w:rStyle w:val="Hyperlink"/>
          <w:rFonts w:ascii="Arial" w:hAnsi="Arial"/>
        </w:rPr>
      </w:pPr>
      <w:r>
        <w:rPr>
          <w:rFonts w:ascii="Arial" w:hAnsi="Arial"/>
          <w:b/>
          <w:sz w:val="24"/>
        </w:rPr>
        <w:t>Normative:</w:t>
      </w:r>
      <w:r>
        <w:rPr>
          <w:rFonts w:ascii="Arial" w:hAnsi="Arial"/>
          <w:b/>
          <w:sz w:val="24"/>
        </w:rPr>
        <w:tab/>
      </w:r>
      <w:r>
        <w:rPr>
          <w:rFonts w:ascii="Arial" w:hAnsi="Arial"/>
          <w:b/>
          <w:sz w:val="24"/>
        </w:rPr>
        <w:tab/>
        <w:t xml:space="preserve"> </w:t>
      </w:r>
      <w:r>
        <w:rPr>
          <w:rStyle w:val="Hyperlink"/>
          <w:rFonts w:ascii="Arial" w:hAnsi="Arial"/>
        </w:rPr>
        <w:t>http://www.omg.org/spec</w:t>
      </w:r>
      <w:r w:rsidR="00C44A10">
        <w:rPr>
          <w:rStyle w:val="Hyperlink"/>
          <w:rFonts w:ascii="Arial" w:hAnsi="Arial"/>
        </w:rPr>
        <w:t>/SIMF /201</w:t>
      </w:r>
      <w:r w:rsidR="004C00DA">
        <w:rPr>
          <w:rStyle w:val="Hyperlink"/>
          <w:rFonts w:ascii="Arial" w:hAnsi="Arial"/>
        </w:rPr>
        <w:t>5</w:t>
      </w:r>
      <w:r w:rsidR="000128C0">
        <w:rPr>
          <w:rStyle w:val="Hyperlink"/>
          <w:rFonts w:ascii="Arial" w:hAnsi="Arial"/>
        </w:rPr>
        <w:t>xxyy</w:t>
      </w:r>
      <w:r>
        <w:rPr>
          <w:rStyle w:val="Hyperlink"/>
          <w:rFonts w:ascii="Arial" w:hAnsi="Arial"/>
        </w:rPr>
        <w:t>/</w:t>
      </w:r>
      <w:r w:rsidR="00C44A10">
        <w:rPr>
          <w:rStyle w:val="Hyperlink"/>
          <w:rFonts w:ascii="Arial" w:hAnsi="Arial"/>
        </w:rPr>
        <w:t>simf</w:t>
      </w:r>
      <w:r>
        <w:rPr>
          <w:rStyle w:val="Hyperlink"/>
          <w:rFonts w:ascii="Arial" w:hAnsi="Arial"/>
        </w:rPr>
        <w:t>.xmi</w:t>
      </w:r>
    </w:p>
    <w:p w14:paraId="1F613566" w14:textId="77777777" w:rsidR="001A1D9F" w:rsidRDefault="001A1D9F">
      <w:pPr>
        <w:pStyle w:val="BodyText"/>
        <w:rPr>
          <w:rStyle w:val="Hyperlink"/>
          <w:rFonts w:ascii="Arial" w:hAnsi="Arial"/>
        </w:rPr>
      </w:pPr>
      <w:r>
        <w:rPr>
          <w:rFonts w:ascii="Arial" w:hAnsi="Arial"/>
          <w:b/>
          <w:sz w:val="24"/>
        </w:rPr>
        <w:t>Non-normative:</w:t>
      </w:r>
      <w:r>
        <w:rPr>
          <w:rFonts w:ascii="Arial" w:hAnsi="Arial"/>
          <w:b/>
          <w:sz w:val="24"/>
        </w:rPr>
        <w:tab/>
        <w:t xml:space="preserve"> </w:t>
      </w:r>
      <w:r>
        <w:rPr>
          <w:rStyle w:val="Hyperlink"/>
          <w:rFonts w:ascii="Arial" w:hAnsi="Arial"/>
        </w:rPr>
        <w:t>http://www.omg.org/spec/</w:t>
      </w:r>
      <w:r w:rsidR="00C44A10">
        <w:rPr>
          <w:rStyle w:val="Hyperlink"/>
          <w:rFonts w:ascii="Arial" w:hAnsi="Arial"/>
        </w:rPr>
        <w:t>SIMF/201</w:t>
      </w:r>
      <w:r w:rsidR="004C00DA">
        <w:rPr>
          <w:rStyle w:val="Hyperlink"/>
          <w:rFonts w:ascii="Arial" w:hAnsi="Arial"/>
        </w:rPr>
        <w:t>5</w:t>
      </w:r>
      <w:r w:rsidR="000128C0">
        <w:rPr>
          <w:rStyle w:val="Hyperlink"/>
          <w:rFonts w:ascii="Arial" w:hAnsi="Arial"/>
        </w:rPr>
        <w:t>xxyy</w:t>
      </w:r>
      <w:r>
        <w:rPr>
          <w:rStyle w:val="Hyperlink"/>
          <w:rFonts w:ascii="Arial" w:hAnsi="Arial"/>
        </w:rPr>
        <w:t>/non_normative_</w:t>
      </w:r>
      <w:r w:rsidR="00C44A10">
        <w:rPr>
          <w:rStyle w:val="Hyperlink"/>
          <w:rFonts w:ascii="Arial" w:hAnsi="Arial"/>
        </w:rPr>
        <w:t>simf</w:t>
      </w:r>
      <w:r>
        <w:rPr>
          <w:rStyle w:val="Hyperlink"/>
          <w:rFonts w:ascii="Arial" w:hAnsi="Arial"/>
        </w:rPr>
        <w:t>.xmi</w:t>
      </w:r>
    </w:p>
    <w:p w14:paraId="6F4A4D6A" w14:textId="77777777" w:rsidR="001A1D9F" w:rsidRDefault="001A1D9F">
      <w:pPr>
        <w:pStyle w:val="BodyText"/>
        <w:rPr>
          <w:rFonts w:ascii="Arial" w:hAnsi="Arial"/>
          <w:sz w:val="32"/>
        </w:rPr>
      </w:pPr>
      <w:r>
        <w:rPr>
          <w:rFonts w:ascii="Arial" w:hAnsi="Arial"/>
          <w:sz w:val="32"/>
        </w:rPr>
        <w:t>__________________________________________________</w:t>
      </w:r>
    </w:p>
    <w:p w14:paraId="1088C0AA" w14:textId="77777777" w:rsidR="001A1D9F" w:rsidRDefault="003001E4">
      <w:pPr>
        <w:pStyle w:val="BodyText"/>
        <w:jc w:val="right"/>
        <w:rPr>
          <w:rFonts w:ascii="Arial" w:hAnsi="Arial"/>
        </w:rPr>
      </w:pPr>
      <w:r>
        <w:rPr>
          <w:noProof/>
        </w:rPr>
        <mc:AlternateContent>
          <mc:Choice Requires="wps">
            <w:drawing>
              <wp:anchor distT="0" distB="0" distL="114300" distR="114300" simplePos="0" relativeHeight="251657728" behindDoc="0" locked="0" layoutInCell="1" allowOverlap="1" wp14:anchorId="4B329C9B" wp14:editId="6FAEC59D">
                <wp:simplePos x="0" y="0"/>
                <wp:positionH relativeFrom="column">
                  <wp:posOffset>166370</wp:posOffset>
                </wp:positionH>
                <wp:positionV relativeFrom="paragraph">
                  <wp:posOffset>227330</wp:posOffset>
                </wp:positionV>
                <wp:extent cx="5129530" cy="1819275"/>
                <wp:effectExtent l="0" t="0" r="0" b="0"/>
                <wp:wrapNone/>
                <wp:docPr id="1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819275"/>
                        </a:xfrm>
                        <a:prstGeom prst="rect">
                          <a:avLst/>
                        </a:prstGeom>
                        <a:solidFill>
                          <a:srgbClr val="FFFFFF"/>
                        </a:solidFill>
                        <a:ln w="9525">
                          <a:solidFill>
                            <a:srgbClr val="000000"/>
                          </a:solidFill>
                          <a:miter lim="800000"/>
                          <a:headEnd/>
                          <a:tailEnd/>
                        </a:ln>
                      </wps:spPr>
                      <wps:txbx>
                        <w:txbxContent>
                          <w:p w14:paraId="18B1A539" w14:textId="77777777" w:rsidR="0098398E" w:rsidRDefault="0098398E">
                            <w:r>
                              <w:t xml:space="preserve">Status: </w:t>
                            </w:r>
                          </w:p>
                          <w:p w14:paraId="721C4BBA" w14:textId="77777777" w:rsidR="0098398E" w:rsidRDefault="0098398E" w:rsidP="00F31091">
                            <w:pPr>
                              <w:numPr>
                                <w:ilvl w:val="0"/>
                                <w:numId w:val="26"/>
                              </w:numPr>
                            </w:pPr>
                            <w:r>
                              <w:t>This is a initial document.</w:t>
                            </w:r>
                          </w:p>
                          <w:p w14:paraId="42921E79" w14:textId="77777777" w:rsidR="0098398E" w:rsidRDefault="0098398E" w:rsidP="00F31091">
                            <w:pPr>
                              <w:numPr>
                                <w:ilvl w:val="0"/>
                                <w:numId w:val="26"/>
                              </w:numPr>
                            </w:pPr>
                            <w:r>
                              <w:t>The numbing is messed up</w:t>
                            </w:r>
                          </w:p>
                          <w:p w14:paraId="7AA7E431" w14:textId="77777777" w:rsidR="0098398E" w:rsidRDefault="0098398E" w:rsidP="00F31091">
                            <w:pPr>
                              <w:numPr>
                                <w:ilvl w:val="0"/>
                                <w:numId w:val="26"/>
                              </w:numPr>
                            </w:pPr>
                            <w:r>
                              <w:t>The format and ordering of the generated abstract syntax needs work</w:t>
                            </w:r>
                          </w:p>
                          <w:p w14:paraId="15EA1CA5" w14:textId="77777777" w:rsidR="0098398E" w:rsidRDefault="0098398E" w:rsidP="00F31091">
                            <w:pPr>
                              <w:numPr>
                                <w:ilvl w:val="0"/>
                                <w:numId w:val="26"/>
                              </w:numPr>
                            </w:pPr>
                            <w:r>
                              <w:t>Need examples</w:t>
                            </w:r>
                          </w:p>
                          <w:p w14:paraId="5159AEB2" w14:textId="77777777" w:rsidR="0098398E" w:rsidRDefault="0098398E" w:rsidP="00F31091">
                            <w:pPr>
                              <w:numPr>
                                <w:ilvl w:val="0"/>
                                <w:numId w:val="26"/>
                              </w:numPr>
                            </w:pPr>
                            <w:r>
                              <w:t>Need formal grounding</w:t>
                            </w:r>
                          </w:p>
                          <w:p w14:paraId="788FCAD0" w14:textId="77777777" w:rsidR="0098398E" w:rsidRDefault="0098398E" w:rsidP="00F31091">
                            <w:pPr>
                              <w:numPr>
                                <w:ilvl w:val="0"/>
                                <w:numId w:val="26"/>
                              </w:numPr>
                            </w:pPr>
                            <w:r>
                              <w:t>Initial section from RFP</w:t>
                            </w:r>
                          </w:p>
                          <w:p w14:paraId="3F6479D6" w14:textId="77777777" w:rsidR="0098398E" w:rsidRDefault="0098398E" w:rsidP="00F31091">
                            <w:pPr>
                              <w:numPr>
                                <w:ilvl w:val="0"/>
                                <w:numId w:val="26"/>
                              </w:numPr>
                            </w:pPr>
                            <w:r>
                              <w:t>Abstract syntax mostly complete</w:t>
                            </w:r>
                          </w:p>
                          <w:p w14:paraId="0CA2CC5B" w14:textId="77777777" w:rsidR="0098398E" w:rsidRDefault="0098398E" w:rsidP="00F31091">
                            <w:pPr>
                              <w:numPr>
                                <w:ilvl w:val="0"/>
                                <w:numId w:val="26"/>
                              </w:numPr>
                            </w:pPr>
                            <w:r>
                              <w:t>Need lots of stuff</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13.1pt;margin-top:17.9pt;width:403.9pt;height:143.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">
                <v:textbox>
                  <w:txbxContent>
                    <w:p w14:paraId="18B1A539" w14:textId="77777777" w:rsidR="0098398E" w:rsidRDefault="0098398E">
                      <w:r>
                        <w:t xml:space="preserve">Status: </w:t>
                      </w:r>
                    </w:p>
                    <w:p w14:paraId="721C4BBA" w14:textId="77777777" w:rsidR="0098398E" w:rsidRDefault="0098398E" w:rsidP="00F31091">
                      <w:pPr>
                        <w:numPr>
                          <w:ilvl w:val="0"/>
                          <w:numId w:val="26"/>
                        </w:numPr>
                      </w:pPr>
                      <w:r>
                        <w:t>This is a initial document.</w:t>
                      </w:r>
                    </w:p>
                    <w:p w14:paraId="42921E79" w14:textId="77777777" w:rsidR="0098398E" w:rsidRDefault="0098398E" w:rsidP="00F31091">
                      <w:pPr>
                        <w:numPr>
                          <w:ilvl w:val="0"/>
                          <w:numId w:val="26"/>
                        </w:numPr>
                      </w:pPr>
                      <w:r>
                        <w:t>The numbing is messed up</w:t>
                      </w:r>
                    </w:p>
                    <w:p w14:paraId="7AA7E431" w14:textId="77777777" w:rsidR="0098398E" w:rsidRDefault="0098398E" w:rsidP="00F31091">
                      <w:pPr>
                        <w:numPr>
                          <w:ilvl w:val="0"/>
                          <w:numId w:val="26"/>
                        </w:numPr>
                      </w:pPr>
                      <w:r>
                        <w:t>The format and ordering of the generated abstract syntax needs work</w:t>
                      </w:r>
                    </w:p>
                    <w:p w14:paraId="15EA1CA5" w14:textId="77777777" w:rsidR="0098398E" w:rsidRDefault="0098398E" w:rsidP="00F31091">
                      <w:pPr>
                        <w:numPr>
                          <w:ilvl w:val="0"/>
                          <w:numId w:val="26"/>
                        </w:numPr>
                      </w:pPr>
                      <w:r>
                        <w:t>Need examples</w:t>
                      </w:r>
                    </w:p>
                    <w:p w14:paraId="5159AEB2" w14:textId="77777777" w:rsidR="0098398E" w:rsidRDefault="0098398E" w:rsidP="00F31091">
                      <w:pPr>
                        <w:numPr>
                          <w:ilvl w:val="0"/>
                          <w:numId w:val="26"/>
                        </w:numPr>
                      </w:pPr>
                      <w:r>
                        <w:t>Need formal grounding</w:t>
                      </w:r>
                    </w:p>
                    <w:p w14:paraId="788FCAD0" w14:textId="77777777" w:rsidR="0098398E" w:rsidRDefault="0098398E" w:rsidP="00F31091">
                      <w:pPr>
                        <w:numPr>
                          <w:ilvl w:val="0"/>
                          <w:numId w:val="26"/>
                        </w:numPr>
                      </w:pPr>
                      <w:r>
                        <w:t>Initial section from RFP</w:t>
                      </w:r>
                    </w:p>
                    <w:p w14:paraId="3F6479D6" w14:textId="77777777" w:rsidR="0098398E" w:rsidRDefault="0098398E" w:rsidP="00F31091">
                      <w:pPr>
                        <w:numPr>
                          <w:ilvl w:val="0"/>
                          <w:numId w:val="26"/>
                        </w:numPr>
                      </w:pPr>
                      <w:r>
                        <w:t>Abstract syntax mostly complete</w:t>
                      </w:r>
                    </w:p>
                    <w:p w14:paraId="0CA2CC5B" w14:textId="77777777" w:rsidR="0098398E" w:rsidRDefault="0098398E" w:rsidP="00F31091">
                      <w:pPr>
                        <w:numPr>
                          <w:ilvl w:val="0"/>
                          <w:numId w:val="26"/>
                        </w:numPr>
                      </w:pPr>
                      <w:r>
                        <w:t>Need lots of stuff</w:t>
                      </w:r>
                    </w:p>
                  </w:txbxContent>
                </v:textbox>
              </v:shape>
            </w:pict>
          </mc:Fallback>
        </mc:AlternateContent>
      </w:r>
    </w:p>
    <w:p w14:paraId="6953F5A0" w14:textId="77777777" w:rsidR="001A1D9F" w:rsidRDefault="001A1D9F">
      <w:pPr>
        <w:pStyle w:val="BodyText"/>
        <w:rPr>
          <w:rFonts w:ascii="Arial" w:hAnsi="Arial"/>
          <w:sz w:val="22"/>
        </w:rPr>
      </w:pPr>
    </w:p>
    <w:p w14:paraId="5502D9FC" w14:textId="77777777" w:rsidR="001A1D9F" w:rsidRDefault="001A1D9F">
      <w:pPr>
        <w:pStyle w:val="BodyText"/>
        <w:rPr>
          <w:rFonts w:ascii="Arial" w:hAnsi="Arial"/>
          <w:sz w:val="22"/>
        </w:rPr>
      </w:pPr>
    </w:p>
    <w:p w14:paraId="697170BC" w14:textId="77777777" w:rsidR="001A1D9F" w:rsidRDefault="001A1D9F">
      <w:pPr>
        <w:pStyle w:val="BodyText"/>
        <w:rPr>
          <w:rFonts w:ascii="Arial" w:hAnsi="Arial"/>
          <w:sz w:val="22"/>
        </w:rPr>
      </w:pPr>
    </w:p>
    <w:p w14:paraId="3FFED47B" w14:textId="77777777" w:rsidR="001A1D9F" w:rsidRDefault="001A1D9F">
      <w:pPr>
        <w:pStyle w:val="BodyText"/>
        <w:rPr>
          <w:rFonts w:ascii="Arial" w:hAnsi="Arial"/>
          <w:sz w:val="22"/>
        </w:rPr>
      </w:pPr>
    </w:p>
    <w:p w14:paraId="2E2A5A03" w14:textId="77777777" w:rsidR="001A1D9F" w:rsidRDefault="001A1D9F">
      <w:pPr>
        <w:pStyle w:val="BodyText"/>
        <w:rPr>
          <w:rFonts w:ascii="Arial" w:hAnsi="Arial"/>
          <w:sz w:val="22"/>
        </w:rPr>
      </w:pPr>
    </w:p>
    <w:p w14:paraId="29CBEB13" w14:textId="77777777" w:rsidR="001A1D9F" w:rsidRDefault="001A1D9F">
      <w:pPr>
        <w:pStyle w:val="BodyText"/>
        <w:rPr>
          <w:rFonts w:ascii="Arial" w:hAnsi="Arial"/>
          <w:sz w:val="22"/>
        </w:rPr>
      </w:pPr>
    </w:p>
    <w:p w14:paraId="0F060468" w14:textId="77777777" w:rsidR="001A1D9F" w:rsidRDefault="001A1D9F">
      <w:pPr>
        <w:pStyle w:val="BodyText"/>
        <w:rPr>
          <w:rFonts w:ascii="Arial" w:hAnsi="Arial"/>
          <w:sz w:val="22"/>
        </w:rPr>
      </w:pPr>
    </w:p>
    <w:p w14:paraId="74E3CEB6" w14:textId="77777777" w:rsidR="001A1D9F" w:rsidRDefault="001A1D9F">
      <w:pPr>
        <w:pStyle w:val="BodyText"/>
        <w:rPr>
          <w:rFonts w:ascii="Arial" w:hAnsi="Arial"/>
          <w:sz w:val="22"/>
        </w:rPr>
      </w:pPr>
    </w:p>
    <w:p w14:paraId="627E2084" w14:textId="77777777" w:rsidR="001A1D9F" w:rsidRDefault="001A1D9F">
      <w:pPr>
        <w:pStyle w:val="BodyText"/>
        <w:rPr>
          <w:color w:val="000000"/>
          <w:sz w:val="22"/>
        </w:rPr>
      </w:pPr>
      <w:r>
        <w:rPr>
          <w:color w:val="000000"/>
          <w:sz w:val="22"/>
        </w:rPr>
        <w:t>Copyright © 20</w:t>
      </w:r>
      <w:r w:rsidR="00C44A10">
        <w:rPr>
          <w:color w:val="000000"/>
          <w:sz w:val="22"/>
        </w:rPr>
        <w:t>1</w:t>
      </w:r>
      <w:r w:rsidR="001443B0">
        <w:rPr>
          <w:color w:val="000000"/>
          <w:sz w:val="22"/>
        </w:rPr>
        <w:t>5</w:t>
      </w:r>
      <w:r>
        <w:rPr>
          <w:color w:val="000000"/>
          <w:sz w:val="22"/>
        </w:rPr>
        <w:t xml:space="preserve">, </w:t>
      </w:r>
      <w:r w:rsidR="00C44A10">
        <w:rPr>
          <w:color w:val="000000"/>
          <w:sz w:val="22"/>
        </w:rPr>
        <w:t>Data Access Technologies, Inc (Model Driven Solutions Division)</w:t>
      </w:r>
      <w:r>
        <w:rPr>
          <w:color w:val="000000"/>
          <w:sz w:val="22"/>
        </w:rPr>
        <w:br/>
      </w:r>
      <w:r>
        <w:rPr>
          <w:sz w:val="22"/>
        </w:rPr>
        <w:t>Copyright © 20</w:t>
      </w:r>
      <w:r w:rsidR="00C44A10">
        <w:rPr>
          <w:sz w:val="22"/>
        </w:rPr>
        <w:t>1</w:t>
      </w:r>
      <w:r w:rsidR="001443B0">
        <w:rPr>
          <w:sz w:val="22"/>
        </w:rPr>
        <w:t>5</w:t>
      </w:r>
      <w:r>
        <w:rPr>
          <w:sz w:val="22"/>
        </w:rPr>
        <w:t>, Object Management Group, Inc.</w:t>
      </w:r>
      <w:r>
        <w:rPr>
          <w:sz w:val="22"/>
        </w:rPr>
        <w:br/>
      </w:r>
      <w:r>
        <w:rPr>
          <w:color w:val="000000"/>
          <w:sz w:val="22"/>
        </w:rPr>
        <w:t>Copyright © 20</w:t>
      </w:r>
      <w:r w:rsidR="00C44A10">
        <w:rPr>
          <w:color w:val="000000"/>
          <w:sz w:val="22"/>
        </w:rPr>
        <w:t>1</w:t>
      </w:r>
      <w:r w:rsidR="001443B0">
        <w:rPr>
          <w:color w:val="000000"/>
          <w:sz w:val="22"/>
        </w:rPr>
        <w:t>5</w:t>
      </w:r>
      <w:r>
        <w:rPr>
          <w:color w:val="000000"/>
          <w:sz w:val="22"/>
        </w:rPr>
        <w:t xml:space="preserve">, </w:t>
      </w:r>
      <w:r w:rsidR="009811F0">
        <w:rPr>
          <w:color w:val="000000"/>
          <w:sz w:val="22"/>
        </w:rPr>
        <w:t>No</w:t>
      </w:r>
      <w:ins w:id="0" w:author="Jim Logan" w:date="2015-05-06T21:15:00Z">
        <w:r w:rsidR="0098398E">
          <w:rPr>
            <w:color w:val="000000"/>
            <w:sz w:val="22"/>
          </w:rPr>
          <w:t xml:space="preserve"> M</w:t>
        </w:r>
      </w:ins>
      <w:del w:id="1" w:author="Jim Logan" w:date="2015-05-06T21:15:00Z">
        <w:r w:rsidR="009811F0" w:rsidDel="0098398E">
          <w:rPr>
            <w:color w:val="000000"/>
            <w:sz w:val="22"/>
          </w:rPr>
          <w:delText>m</w:delText>
        </w:r>
      </w:del>
      <w:r w:rsidR="009811F0">
        <w:rPr>
          <w:color w:val="000000"/>
          <w:sz w:val="22"/>
        </w:rPr>
        <w:t>agic Inc.</w:t>
      </w:r>
    </w:p>
    <w:p w14:paraId="1BB2404C" w14:textId="77777777" w:rsidR="001A1D9F" w:rsidRDefault="001A1D9F">
      <w:pPr>
        <w:pStyle w:val="BodyText"/>
        <w:rPr>
          <w:color w:val="000000"/>
          <w:sz w:val="22"/>
        </w:rPr>
      </w:pPr>
    </w:p>
    <w:p w14:paraId="20595D02" w14:textId="77777777" w:rsidR="001A1D9F" w:rsidRDefault="001A1D9F">
      <w:pPr>
        <w:pStyle w:val="BodyText"/>
        <w:rPr>
          <w:color w:val="000000"/>
          <w:sz w:val="22"/>
        </w:rPr>
      </w:pPr>
    </w:p>
    <w:p w14:paraId="1F51CE73" w14:textId="77777777" w:rsidR="001A1D9F" w:rsidRDefault="001A1D9F">
      <w:pPr>
        <w:ind w:left="105"/>
        <w:jc w:val="center"/>
        <w:rPr>
          <w:sz w:val="22"/>
        </w:rPr>
      </w:pPr>
      <w:r>
        <w:rPr>
          <w:sz w:val="22"/>
        </w:rPr>
        <w:lastRenderedPageBreak/>
        <w:t>USE OF SPECIFICATION - TERMS, CONDITIONS &amp; NOTICES</w:t>
      </w:r>
    </w:p>
    <w:p w14:paraId="2069D883" w14:textId="77777777" w:rsidR="001A1D9F" w:rsidRDefault="001A1D9F">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17A3DF0D" w14:textId="77777777" w:rsidR="001A1D9F" w:rsidRDefault="001A1D9F">
      <w:pPr>
        <w:pStyle w:val="BodyText"/>
      </w:pPr>
    </w:p>
    <w:p w14:paraId="04B0B7D0" w14:textId="77777777" w:rsidR="001A1D9F" w:rsidRDefault="001A1D9F">
      <w:pPr>
        <w:ind w:left="92"/>
        <w:jc w:val="center"/>
        <w:rPr>
          <w:sz w:val="22"/>
        </w:rPr>
      </w:pPr>
      <w:r>
        <w:rPr>
          <w:sz w:val="22"/>
        </w:rPr>
        <w:t>LICENSES</w:t>
      </w:r>
    </w:p>
    <w:p w14:paraId="0A8861FC" w14:textId="77777777"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2D23B599" w14:textId="77777777"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4DFA7923" w14:textId="77777777" w:rsidR="001A1D9F" w:rsidRDefault="001A1D9F">
      <w:pPr>
        <w:pStyle w:val="BodyText"/>
      </w:pPr>
    </w:p>
    <w:p w14:paraId="1D06034B" w14:textId="77777777" w:rsidR="001A1D9F" w:rsidRDefault="001A1D9F">
      <w:pPr>
        <w:ind w:left="79"/>
        <w:jc w:val="center"/>
        <w:rPr>
          <w:sz w:val="22"/>
        </w:rPr>
      </w:pPr>
      <w:r>
        <w:rPr>
          <w:sz w:val="22"/>
        </w:rPr>
        <w:t>PATENTS</w:t>
      </w:r>
    </w:p>
    <w:p w14:paraId="0AB903FB" w14:textId="77777777"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76DA5C58" w14:textId="77777777" w:rsidR="001A1D9F" w:rsidRDefault="001A1D9F">
      <w:pPr>
        <w:pStyle w:val="BodyText"/>
      </w:pPr>
    </w:p>
    <w:p w14:paraId="32158399" w14:textId="77777777" w:rsidR="001A1D9F" w:rsidRDefault="001A1D9F">
      <w:pPr>
        <w:jc w:val="center"/>
        <w:rPr>
          <w:sz w:val="22"/>
        </w:rPr>
      </w:pPr>
      <w:r>
        <w:rPr>
          <w:sz w:val="22"/>
        </w:rPr>
        <w:t>GENERAL USE RESTRICTIONS</w:t>
      </w:r>
    </w:p>
    <w:p w14:paraId="7E664026" w14:textId="77777777"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33B7DB28" w14:textId="77777777" w:rsidR="001A1D9F" w:rsidRDefault="001A1D9F">
      <w:pPr>
        <w:pStyle w:val="BodyText"/>
        <w:jc w:val="center"/>
      </w:pPr>
    </w:p>
    <w:p w14:paraId="2F5F4FFE" w14:textId="77777777" w:rsidR="001A1D9F" w:rsidRDefault="001A1D9F">
      <w:pPr>
        <w:pStyle w:val="BodyText"/>
        <w:jc w:val="center"/>
      </w:pPr>
    </w:p>
    <w:p w14:paraId="768CA188" w14:textId="77777777" w:rsidR="001A1D9F" w:rsidRDefault="001A1D9F">
      <w:pPr>
        <w:pStyle w:val="BodyText"/>
      </w:pPr>
    </w:p>
    <w:p w14:paraId="0C1DCB95" w14:textId="77777777" w:rsidR="001A1D9F" w:rsidRDefault="001A1D9F">
      <w:pPr>
        <w:pStyle w:val="BodyText"/>
      </w:pPr>
    </w:p>
    <w:p w14:paraId="6E17B944" w14:textId="77777777" w:rsidR="001A1D9F" w:rsidRDefault="00C026DF">
      <w:pPr>
        <w:jc w:val="center"/>
        <w:rPr>
          <w:sz w:val="22"/>
        </w:rPr>
      </w:pPr>
      <w:r>
        <w:rPr>
          <w:sz w:val="22"/>
        </w:rPr>
        <w:br w:type="page"/>
      </w:r>
      <w:r w:rsidR="001A1D9F">
        <w:rPr>
          <w:sz w:val="22"/>
        </w:rPr>
        <w:lastRenderedPageBreak/>
        <w:t>DISCLAIMER OF WARRANTY</w:t>
      </w:r>
    </w:p>
    <w:p w14:paraId="1F2B5101" w14:textId="77777777" w:rsidR="001A1D9F" w:rsidRDefault="001A1D9F">
      <w:pPr>
        <w:pStyle w:val="BodyText"/>
      </w:pPr>
    </w:p>
    <w:p w14:paraId="5BCF4B09" w14:textId="77777777"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3A7E7089" w14:textId="77777777"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B01090" w14:textId="77777777" w:rsidR="001A1D9F" w:rsidRDefault="001A1D9F">
      <w:pPr>
        <w:pStyle w:val="BodyText"/>
        <w:rPr>
          <w:sz w:val="22"/>
        </w:rPr>
      </w:pPr>
    </w:p>
    <w:p w14:paraId="40782128" w14:textId="77777777" w:rsidR="001A1D9F" w:rsidRDefault="001A1D9F">
      <w:pPr>
        <w:ind w:left="960" w:hanging="929"/>
        <w:jc w:val="center"/>
        <w:rPr>
          <w:sz w:val="22"/>
        </w:rPr>
      </w:pPr>
      <w:r>
        <w:rPr>
          <w:sz w:val="22"/>
        </w:rPr>
        <w:t>RESTRICTED RIGHTS LEGEND</w:t>
      </w:r>
    </w:p>
    <w:p w14:paraId="5B9CC1E3" w14:textId="77777777"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27C710CF" w14:textId="77777777" w:rsidR="001A1D9F" w:rsidRDefault="001A1D9F">
      <w:pPr>
        <w:pStyle w:val="BodyText"/>
        <w:rPr>
          <w:sz w:val="22"/>
        </w:rPr>
      </w:pPr>
    </w:p>
    <w:p w14:paraId="1ADCABE5" w14:textId="77777777" w:rsidR="001A1D9F" w:rsidRDefault="001A1D9F">
      <w:pPr>
        <w:ind w:left="92"/>
        <w:jc w:val="center"/>
      </w:pPr>
      <w:r>
        <w:t>TRADEMARKS</w:t>
      </w:r>
    </w:p>
    <w:p w14:paraId="1EBB29BD" w14:textId="77777777"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0D3CFE52" w14:textId="77777777" w:rsidR="001A1D9F" w:rsidRDefault="001A1D9F">
      <w:pPr>
        <w:pStyle w:val="BodyText"/>
        <w:rPr>
          <w:sz w:val="22"/>
        </w:rPr>
      </w:pPr>
    </w:p>
    <w:p w14:paraId="77F54E47" w14:textId="77777777" w:rsidR="001A1D9F" w:rsidRDefault="001A1D9F">
      <w:pPr>
        <w:ind w:left="92"/>
        <w:jc w:val="center"/>
      </w:pPr>
      <w:r>
        <w:t>COMPLIANCE</w:t>
      </w:r>
    </w:p>
    <w:p w14:paraId="18C8E65E" w14:textId="77777777"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6E3A5F44" w14:textId="77777777"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5065999B" w14:textId="77777777" w:rsidR="001A1D9F" w:rsidRDefault="001A1D9F">
      <w:pPr>
        <w:pStyle w:val="BodyText"/>
      </w:pPr>
    </w:p>
    <w:p w14:paraId="64C2AA58" w14:textId="77777777" w:rsidR="001A1D9F" w:rsidRDefault="001A1D9F">
      <w:pPr>
        <w:pStyle w:val="BodyText"/>
        <w:pageBreakBefore/>
      </w:pPr>
    </w:p>
    <w:p w14:paraId="1B0DE669" w14:textId="77777777" w:rsidR="001A1D9F" w:rsidRDefault="001A1D9F">
      <w:pPr>
        <w:pStyle w:val="BodyText"/>
        <w:jc w:val="center"/>
        <w:rPr>
          <w:b/>
          <w:sz w:val="30"/>
        </w:rPr>
      </w:pPr>
      <w:r>
        <w:rPr>
          <w:b/>
          <w:sz w:val="30"/>
        </w:rPr>
        <w:t>OMG’s Issue Reporting Procedure</w:t>
      </w:r>
    </w:p>
    <w:p w14:paraId="7F4D07F5" w14:textId="77777777" w:rsidR="001A1D9F" w:rsidRDefault="001A1D9F">
      <w:pPr>
        <w:pStyle w:val="BodyText"/>
      </w:pPr>
    </w:p>
    <w:p w14:paraId="49373C96" w14:textId="77777777"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14:paraId="671C26A0" w14:textId="77777777" w:rsidR="001A1D9F" w:rsidRDefault="001A1D9F">
      <w:pPr>
        <w:pStyle w:val="BodyText"/>
      </w:pPr>
    </w:p>
    <w:p w14:paraId="3E02A3B0" w14:textId="77777777" w:rsidR="001A1D9F" w:rsidRDefault="001A1D9F">
      <w:pPr>
        <w:pStyle w:val="BodyText"/>
      </w:pPr>
    </w:p>
    <w:p w14:paraId="064E6F6F" w14:textId="77777777" w:rsidR="001A1D9F" w:rsidRDefault="001A1D9F">
      <w:pPr>
        <w:pStyle w:val="BodyText"/>
      </w:pPr>
    </w:p>
    <w:p w14:paraId="0A15964C" w14:textId="77777777" w:rsidR="001A1D9F" w:rsidRDefault="001A1D9F">
      <w:pPr>
        <w:pStyle w:val="BodyText"/>
      </w:pPr>
    </w:p>
    <w:p w14:paraId="79339216" w14:textId="77777777" w:rsidR="005F1E05" w:rsidRDefault="00BE06B5">
      <w:pPr>
        <w:pStyle w:val="TOCHeading"/>
      </w:pPr>
      <w:r>
        <w:br w:type="page"/>
      </w:r>
      <w:r w:rsidR="005F1E05">
        <w:lastRenderedPageBreak/>
        <w:t>Table of Contents</w:t>
      </w:r>
    </w:p>
    <w:p w14:paraId="4A7843D6" w14:textId="77777777" w:rsidR="000063B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18510080" w:history="1">
        <w:r w:rsidR="000063B5" w:rsidRPr="002B2A4B">
          <w:rPr>
            <w:rStyle w:val="Hyperlink"/>
            <w:noProof/>
          </w:rPr>
          <w:t>1</w:t>
        </w:r>
        <w:r w:rsidR="000063B5">
          <w:rPr>
            <w:rFonts w:asciiTheme="minorHAnsi" w:eastAsiaTheme="minorEastAsia" w:hAnsiTheme="minorHAnsi" w:cstheme="minorBidi"/>
            <w:noProof/>
            <w:sz w:val="22"/>
            <w:szCs w:val="22"/>
          </w:rPr>
          <w:tab/>
        </w:r>
        <w:r w:rsidR="000063B5" w:rsidRPr="002B2A4B">
          <w:rPr>
            <w:rStyle w:val="Hyperlink"/>
            <w:noProof/>
          </w:rPr>
          <w:t>Scope</w:t>
        </w:r>
        <w:r w:rsidR="000063B5">
          <w:rPr>
            <w:noProof/>
            <w:webHidden/>
          </w:rPr>
          <w:tab/>
        </w:r>
        <w:r w:rsidR="000063B5">
          <w:rPr>
            <w:noProof/>
            <w:webHidden/>
          </w:rPr>
          <w:fldChar w:fldCharType="begin"/>
        </w:r>
        <w:r w:rsidR="000063B5">
          <w:rPr>
            <w:noProof/>
            <w:webHidden/>
          </w:rPr>
          <w:instrText xml:space="preserve"> PAGEREF _Toc418510080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14:paraId="02CF4DAD" w14:textId="77777777" w:rsidR="000063B5" w:rsidRDefault="0098398E">
      <w:pPr>
        <w:pStyle w:val="TOC2"/>
        <w:rPr>
          <w:rFonts w:asciiTheme="minorHAnsi" w:eastAsiaTheme="minorEastAsia" w:hAnsiTheme="minorHAnsi" w:cstheme="minorBidi"/>
          <w:noProof/>
          <w:sz w:val="22"/>
          <w:szCs w:val="22"/>
        </w:rPr>
      </w:pPr>
      <w:hyperlink w:anchor="_Toc418510081" w:history="1">
        <w:r w:rsidR="000063B5" w:rsidRPr="002B2A4B">
          <w:rPr>
            <w:rStyle w:val="Hyperlink"/>
            <w:noProof/>
          </w:rPr>
          <w:t>1.1</w:t>
        </w:r>
        <w:r w:rsidR="000063B5">
          <w:rPr>
            <w:rFonts w:asciiTheme="minorHAnsi" w:eastAsiaTheme="minorEastAsia" w:hAnsiTheme="minorHAnsi" w:cstheme="minorBidi"/>
            <w:noProof/>
            <w:sz w:val="22"/>
            <w:szCs w:val="22"/>
          </w:rPr>
          <w:tab/>
        </w:r>
        <w:r w:rsidR="000063B5" w:rsidRPr="002B2A4B">
          <w:rPr>
            <w:rStyle w:val="Hyperlink"/>
            <w:noProof/>
          </w:rPr>
          <w:t>Business Need</w:t>
        </w:r>
        <w:r w:rsidR="000063B5">
          <w:rPr>
            <w:noProof/>
            <w:webHidden/>
          </w:rPr>
          <w:tab/>
        </w:r>
        <w:r w:rsidR="000063B5">
          <w:rPr>
            <w:noProof/>
            <w:webHidden/>
          </w:rPr>
          <w:fldChar w:fldCharType="begin"/>
        </w:r>
        <w:r w:rsidR="000063B5">
          <w:rPr>
            <w:noProof/>
            <w:webHidden/>
          </w:rPr>
          <w:instrText xml:space="preserve"> PAGEREF _Toc418510081 \h </w:instrText>
        </w:r>
        <w:r w:rsidR="000063B5">
          <w:rPr>
            <w:noProof/>
            <w:webHidden/>
          </w:rPr>
        </w:r>
        <w:r w:rsidR="000063B5">
          <w:rPr>
            <w:noProof/>
            <w:webHidden/>
          </w:rPr>
          <w:fldChar w:fldCharType="separate"/>
        </w:r>
        <w:r w:rsidR="000063B5">
          <w:rPr>
            <w:noProof/>
            <w:webHidden/>
          </w:rPr>
          <w:t>1</w:t>
        </w:r>
        <w:r w:rsidR="000063B5">
          <w:rPr>
            <w:noProof/>
            <w:webHidden/>
          </w:rPr>
          <w:fldChar w:fldCharType="end"/>
        </w:r>
      </w:hyperlink>
    </w:p>
    <w:p w14:paraId="65E38CA9" w14:textId="77777777" w:rsidR="000063B5" w:rsidRDefault="0098398E">
      <w:pPr>
        <w:pStyle w:val="TOC2"/>
        <w:rPr>
          <w:rFonts w:asciiTheme="minorHAnsi" w:eastAsiaTheme="minorEastAsia" w:hAnsiTheme="minorHAnsi" w:cstheme="minorBidi"/>
          <w:noProof/>
          <w:sz w:val="22"/>
          <w:szCs w:val="22"/>
        </w:rPr>
      </w:pPr>
      <w:hyperlink w:anchor="_Toc418510082" w:history="1">
        <w:r w:rsidR="000063B5" w:rsidRPr="002B2A4B">
          <w:rPr>
            <w:rStyle w:val="Hyperlink"/>
            <w:noProof/>
          </w:rPr>
          <w:t>1.2</w:t>
        </w:r>
        <w:r w:rsidR="000063B5">
          <w:rPr>
            <w:rFonts w:asciiTheme="minorHAnsi" w:eastAsiaTheme="minorEastAsia" w:hAnsiTheme="minorHAnsi" w:cstheme="minorBidi"/>
            <w:noProof/>
            <w:sz w:val="22"/>
            <w:szCs w:val="22"/>
          </w:rPr>
          <w:tab/>
        </w:r>
        <w:r w:rsidR="000063B5" w:rsidRPr="002B2A4B">
          <w:rPr>
            <w:rStyle w:val="Hyperlink"/>
            <w:noProof/>
          </w:rPr>
          <w:t>Approach</w:t>
        </w:r>
        <w:r w:rsidR="000063B5">
          <w:rPr>
            <w:noProof/>
            <w:webHidden/>
          </w:rPr>
          <w:tab/>
        </w:r>
        <w:r w:rsidR="000063B5">
          <w:rPr>
            <w:noProof/>
            <w:webHidden/>
          </w:rPr>
          <w:fldChar w:fldCharType="begin"/>
        </w:r>
        <w:r w:rsidR="000063B5">
          <w:rPr>
            <w:noProof/>
            <w:webHidden/>
          </w:rPr>
          <w:instrText xml:space="preserve"> PAGEREF _Toc418510082 \h </w:instrText>
        </w:r>
        <w:r w:rsidR="000063B5">
          <w:rPr>
            <w:noProof/>
            <w:webHidden/>
          </w:rPr>
        </w:r>
        <w:r w:rsidR="000063B5">
          <w:rPr>
            <w:noProof/>
            <w:webHidden/>
          </w:rPr>
          <w:fldChar w:fldCharType="separate"/>
        </w:r>
        <w:r w:rsidR="000063B5">
          <w:rPr>
            <w:noProof/>
            <w:webHidden/>
          </w:rPr>
          <w:t>3</w:t>
        </w:r>
        <w:r w:rsidR="000063B5">
          <w:rPr>
            <w:noProof/>
            <w:webHidden/>
          </w:rPr>
          <w:fldChar w:fldCharType="end"/>
        </w:r>
      </w:hyperlink>
    </w:p>
    <w:p w14:paraId="65980CAE" w14:textId="77777777" w:rsidR="000063B5" w:rsidRDefault="0098398E">
      <w:pPr>
        <w:pStyle w:val="TOC2"/>
        <w:rPr>
          <w:rFonts w:asciiTheme="minorHAnsi" w:eastAsiaTheme="minorEastAsia" w:hAnsiTheme="minorHAnsi" w:cstheme="minorBidi"/>
          <w:noProof/>
          <w:sz w:val="22"/>
          <w:szCs w:val="22"/>
        </w:rPr>
      </w:pPr>
      <w:hyperlink w:anchor="_Toc418510083" w:history="1">
        <w:r w:rsidR="000063B5" w:rsidRPr="002B2A4B">
          <w:rPr>
            <w:rStyle w:val="Hyperlink"/>
            <w:noProof/>
          </w:rPr>
          <w:t>1.3</w:t>
        </w:r>
        <w:r w:rsidR="000063B5">
          <w:rPr>
            <w:rFonts w:asciiTheme="minorHAnsi" w:eastAsiaTheme="minorEastAsia" w:hAnsiTheme="minorHAnsi" w:cstheme="minorBidi"/>
            <w:noProof/>
            <w:sz w:val="22"/>
            <w:szCs w:val="22"/>
          </w:rPr>
          <w:tab/>
        </w:r>
        <w:r w:rsidR="000063B5" w:rsidRPr="002B2A4B">
          <w:rPr>
            <w:rStyle w:val="Hyperlink"/>
            <w:noProof/>
          </w:rPr>
          <w:t>Unified Meta Model &amp; Notation</w:t>
        </w:r>
        <w:r w:rsidR="000063B5">
          <w:rPr>
            <w:noProof/>
            <w:webHidden/>
          </w:rPr>
          <w:tab/>
        </w:r>
        <w:r w:rsidR="000063B5">
          <w:rPr>
            <w:noProof/>
            <w:webHidden/>
          </w:rPr>
          <w:fldChar w:fldCharType="begin"/>
        </w:r>
        <w:r w:rsidR="000063B5">
          <w:rPr>
            <w:noProof/>
            <w:webHidden/>
          </w:rPr>
          <w:instrText xml:space="preserve"> PAGEREF _Toc418510083 \h </w:instrText>
        </w:r>
        <w:r w:rsidR="000063B5">
          <w:rPr>
            <w:noProof/>
            <w:webHidden/>
          </w:rPr>
        </w:r>
        <w:r w:rsidR="000063B5">
          <w:rPr>
            <w:noProof/>
            <w:webHidden/>
          </w:rPr>
          <w:fldChar w:fldCharType="separate"/>
        </w:r>
        <w:r w:rsidR="000063B5">
          <w:rPr>
            <w:noProof/>
            <w:webHidden/>
          </w:rPr>
          <w:t>4</w:t>
        </w:r>
        <w:r w:rsidR="000063B5">
          <w:rPr>
            <w:noProof/>
            <w:webHidden/>
          </w:rPr>
          <w:fldChar w:fldCharType="end"/>
        </w:r>
      </w:hyperlink>
    </w:p>
    <w:p w14:paraId="152B6587"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84"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Conformance</w:t>
        </w:r>
        <w:r w:rsidR="000063B5">
          <w:rPr>
            <w:noProof/>
            <w:webHidden/>
          </w:rPr>
          <w:tab/>
        </w:r>
        <w:r w:rsidR="000063B5">
          <w:rPr>
            <w:noProof/>
            <w:webHidden/>
          </w:rPr>
          <w:fldChar w:fldCharType="begin"/>
        </w:r>
        <w:r w:rsidR="000063B5">
          <w:rPr>
            <w:noProof/>
            <w:webHidden/>
          </w:rPr>
          <w:instrText xml:space="preserve"> PAGEREF _Toc418510084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14:paraId="3CE29840"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85"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Normative References</w:t>
        </w:r>
        <w:r w:rsidR="000063B5">
          <w:rPr>
            <w:noProof/>
            <w:webHidden/>
          </w:rPr>
          <w:tab/>
        </w:r>
        <w:r w:rsidR="000063B5">
          <w:rPr>
            <w:noProof/>
            <w:webHidden/>
          </w:rPr>
          <w:fldChar w:fldCharType="begin"/>
        </w:r>
        <w:r w:rsidR="000063B5">
          <w:rPr>
            <w:noProof/>
            <w:webHidden/>
          </w:rPr>
          <w:instrText xml:space="preserve"> PAGEREF _Toc418510085 \h </w:instrText>
        </w:r>
        <w:r w:rsidR="000063B5">
          <w:rPr>
            <w:noProof/>
            <w:webHidden/>
          </w:rPr>
        </w:r>
        <w:r w:rsidR="000063B5">
          <w:rPr>
            <w:noProof/>
            <w:webHidden/>
          </w:rPr>
          <w:fldChar w:fldCharType="separate"/>
        </w:r>
        <w:r w:rsidR="000063B5">
          <w:rPr>
            <w:noProof/>
            <w:webHidden/>
          </w:rPr>
          <w:t>5</w:t>
        </w:r>
        <w:r w:rsidR="000063B5">
          <w:rPr>
            <w:noProof/>
            <w:webHidden/>
          </w:rPr>
          <w:fldChar w:fldCharType="end"/>
        </w:r>
      </w:hyperlink>
    </w:p>
    <w:p w14:paraId="5BF7AF88"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86"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Terms and Definitions</w:t>
        </w:r>
        <w:r w:rsidR="000063B5">
          <w:rPr>
            <w:noProof/>
            <w:webHidden/>
          </w:rPr>
          <w:tab/>
        </w:r>
        <w:r w:rsidR="000063B5">
          <w:rPr>
            <w:noProof/>
            <w:webHidden/>
          </w:rPr>
          <w:fldChar w:fldCharType="begin"/>
        </w:r>
        <w:r w:rsidR="000063B5">
          <w:rPr>
            <w:noProof/>
            <w:webHidden/>
          </w:rPr>
          <w:instrText xml:space="preserve"> PAGEREF _Toc418510086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4815DDE8"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87"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Symbols</w:t>
        </w:r>
        <w:r w:rsidR="000063B5">
          <w:rPr>
            <w:noProof/>
            <w:webHidden/>
          </w:rPr>
          <w:tab/>
        </w:r>
        <w:r w:rsidR="000063B5">
          <w:rPr>
            <w:noProof/>
            <w:webHidden/>
          </w:rPr>
          <w:fldChar w:fldCharType="begin"/>
        </w:r>
        <w:r w:rsidR="000063B5">
          <w:rPr>
            <w:noProof/>
            <w:webHidden/>
          </w:rPr>
          <w:instrText xml:space="preserve"> PAGEREF _Toc418510087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09EEDD88"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88"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Additional Information</w:t>
        </w:r>
        <w:r w:rsidR="000063B5">
          <w:rPr>
            <w:noProof/>
            <w:webHidden/>
          </w:rPr>
          <w:tab/>
        </w:r>
        <w:r w:rsidR="000063B5">
          <w:rPr>
            <w:noProof/>
            <w:webHidden/>
          </w:rPr>
          <w:fldChar w:fldCharType="begin"/>
        </w:r>
        <w:r w:rsidR="000063B5">
          <w:rPr>
            <w:noProof/>
            <w:webHidden/>
          </w:rPr>
          <w:instrText xml:space="preserve"> PAGEREF _Toc418510088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2BB5727D" w14:textId="77777777" w:rsidR="000063B5" w:rsidRDefault="0098398E">
      <w:pPr>
        <w:pStyle w:val="TOC2"/>
        <w:rPr>
          <w:rFonts w:asciiTheme="minorHAnsi" w:eastAsiaTheme="minorEastAsia" w:hAnsiTheme="minorHAnsi" w:cstheme="minorBidi"/>
          <w:noProof/>
          <w:sz w:val="22"/>
          <w:szCs w:val="22"/>
        </w:rPr>
      </w:pPr>
      <w:hyperlink w:anchor="_Toc418510089" w:history="1">
        <w:r w:rsidR="000063B5" w:rsidRPr="002B2A4B">
          <w:rPr>
            <w:rStyle w:val="Hyperlink"/>
            <w:noProof/>
          </w:rPr>
          <w:t>6.1</w:t>
        </w:r>
        <w:r w:rsidR="000063B5">
          <w:rPr>
            <w:rFonts w:asciiTheme="minorHAnsi" w:eastAsiaTheme="minorEastAsia" w:hAnsiTheme="minorHAnsi" w:cstheme="minorBidi"/>
            <w:noProof/>
            <w:sz w:val="22"/>
            <w:szCs w:val="22"/>
          </w:rPr>
          <w:tab/>
        </w:r>
        <w:r w:rsidR="000063B5" w:rsidRPr="002B2A4B">
          <w:rPr>
            <w:rStyle w:val="Hyperlink"/>
            <w:noProof/>
          </w:rPr>
          <w:t>Changes to Adopted OMG Specifications [optional]</w:t>
        </w:r>
        <w:r w:rsidR="000063B5">
          <w:rPr>
            <w:noProof/>
            <w:webHidden/>
          </w:rPr>
          <w:tab/>
        </w:r>
        <w:r w:rsidR="000063B5">
          <w:rPr>
            <w:noProof/>
            <w:webHidden/>
          </w:rPr>
          <w:fldChar w:fldCharType="begin"/>
        </w:r>
        <w:r w:rsidR="000063B5">
          <w:rPr>
            <w:noProof/>
            <w:webHidden/>
          </w:rPr>
          <w:instrText xml:space="preserve"> PAGEREF _Toc418510089 \h </w:instrText>
        </w:r>
        <w:r w:rsidR="000063B5">
          <w:rPr>
            <w:noProof/>
            <w:webHidden/>
          </w:rPr>
        </w:r>
        <w:r w:rsidR="000063B5">
          <w:rPr>
            <w:noProof/>
            <w:webHidden/>
          </w:rPr>
          <w:fldChar w:fldCharType="separate"/>
        </w:r>
        <w:r w:rsidR="000063B5">
          <w:rPr>
            <w:noProof/>
            <w:webHidden/>
          </w:rPr>
          <w:t>6</w:t>
        </w:r>
        <w:r w:rsidR="000063B5">
          <w:rPr>
            <w:noProof/>
            <w:webHidden/>
          </w:rPr>
          <w:fldChar w:fldCharType="end"/>
        </w:r>
      </w:hyperlink>
    </w:p>
    <w:p w14:paraId="6AF5F535" w14:textId="77777777" w:rsidR="000063B5" w:rsidRDefault="0098398E">
      <w:pPr>
        <w:pStyle w:val="TOC2"/>
        <w:rPr>
          <w:rFonts w:asciiTheme="minorHAnsi" w:eastAsiaTheme="minorEastAsia" w:hAnsiTheme="minorHAnsi" w:cstheme="minorBidi"/>
          <w:noProof/>
          <w:sz w:val="22"/>
          <w:szCs w:val="22"/>
        </w:rPr>
      </w:pPr>
      <w:hyperlink w:anchor="_Toc418510090" w:history="1">
        <w:r w:rsidR="000063B5" w:rsidRPr="002B2A4B">
          <w:rPr>
            <w:rStyle w:val="Hyperlink"/>
            <w:noProof/>
          </w:rPr>
          <w:t>6.2       Acknowledgements</w:t>
        </w:r>
        <w:r w:rsidR="000063B5">
          <w:rPr>
            <w:noProof/>
            <w:webHidden/>
          </w:rPr>
          <w:tab/>
        </w:r>
        <w:r w:rsidR="000063B5">
          <w:rPr>
            <w:noProof/>
            <w:webHidden/>
          </w:rPr>
          <w:fldChar w:fldCharType="begin"/>
        </w:r>
        <w:r w:rsidR="000063B5">
          <w:rPr>
            <w:noProof/>
            <w:webHidden/>
          </w:rPr>
          <w:instrText xml:space="preserve"> PAGEREF _Toc418510090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78CCDD40"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091"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Introduction to SIMF Concepts</w:t>
        </w:r>
        <w:r w:rsidR="000063B5">
          <w:rPr>
            <w:noProof/>
            <w:webHidden/>
          </w:rPr>
          <w:tab/>
        </w:r>
        <w:r w:rsidR="000063B5">
          <w:rPr>
            <w:noProof/>
            <w:webHidden/>
          </w:rPr>
          <w:fldChar w:fldCharType="begin"/>
        </w:r>
        <w:r w:rsidR="000063B5">
          <w:rPr>
            <w:noProof/>
            <w:webHidden/>
          </w:rPr>
          <w:instrText xml:space="preserve"> PAGEREF _Toc418510091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6650C8C6" w14:textId="77777777" w:rsidR="000063B5" w:rsidRDefault="0098398E">
      <w:pPr>
        <w:pStyle w:val="TOC2"/>
        <w:rPr>
          <w:rFonts w:asciiTheme="minorHAnsi" w:eastAsiaTheme="minorEastAsia" w:hAnsiTheme="minorHAnsi" w:cstheme="minorBidi"/>
          <w:noProof/>
          <w:sz w:val="22"/>
          <w:szCs w:val="22"/>
        </w:rPr>
      </w:pPr>
      <w:hyperlink w:anchor="_Toc418510092" w:history="1">
        <w:r w:rsidR="000063B5" w:rsidRPr="002B2A4B">
          <w:rPr>
            <w:rStyle w:val="Hyperlink"/>
            <w:i/>
            <w:noProof/>
          </w:rPr>
          <w:t>1.4</w:t>
        </w:r>
        <w:r w:rsidR="000063B5">
          <w:rPr>
            <w:rFonts w:asciiTheme="minorHAnsi" w:eastAsiaTheme="minorEastAsia" w:hAnsiTheme="minorHAnsi" w:cstheme="minorBidi"/>
            <w:noProof/>
            <w:sz w:val="22"/>
            <w:szCs w:val="22"/>
          </w:rPr>
          <w:tab/>
        </w:r>
        <w:r w:rsidR="000063B5" w:rsidRPr="002B2A4B">
          <w:rPr>
            <w:rStyle w:val="Hyperlink"/>
            <w:i/>
            <w:noProof/>
          </w:rPr>
          <w:t>Pragmatic world view</w:t>
        </w:r>
        <w:r w:rsidR="000063B5">
          <w:rPr>
            <w:noProof/>
            <w:webHidden/>
          </w:rPr>
          <w:tab/>
        </w:r>
        <w:r w:rsidR="000063B5">
          <w:rPr>
            <w:noProof/>
            <w:webHidden/>
          </w:rPr>
          <w:fldChar w:fldCharType="begin"/>
        </w:r>
        <w:r w:rsidR="000063B5">
          <w:rPr>
            <w:noProof/>
            <w:webHidden/>
          </w:rPr>
          <w:instrText xml:space="preserve"> PAGEREF _Toc418510092 \h </w:instrText>
        </w:r>
        <w:r w:rsidR="000063B5">
          <w:rPr>
            <w:noProof/>
            <w:webHidden/>
          </w:rPr>
        </w:r>
        <w:r w:rsidR="000063B5">
          <w:rPr>
            <w:noProof/>
            <w:webHidden/>
          </w:rPr>
          <w:fldChar w:fldCharType="separate"/>
        </w:r>
        <w:r w:rsidR="000063B5">
          <w:rPr>
            <w:noProof/>
            <w:webHidden/>
          </w:rPr>
          <w:t>7</w:t>
        </w:r>
        <w:r w:rsidR="000063B5">
          <w:rPr>
            <w:noProof/>
            <w:webHidden/>
          </w:rPr>
          <w:fldChar w:fldCharType="end"/>
        </w:r>
      </w:hyperlink>
    </w:p>
    <w:p w14:paraId="44333CC1" w14:textId="77777777" w:rsidR="000063B5" w:rsidRDefault="0098398E">
      <w:pPr>
        <w:pStyle w:val="TOC2"/>
        <w:rPr>
          <w:rFonts w:asciiTheme="minorHAnsi" w:eastAsiaTheme="minorEastAsia" w:hAnsiTheme="minorHAnsi" w:cstheme="minorBidi"/>
          <w:noProof/>
          <w:sz w:val="22"/>
          <w:szCs w:val="22"/>
        </w:rPr>
      </w:pPr>
      <w:hyperlink w:anchor="_Toc418510093" w:history="1">
        <w:r w:rsidR="000063B5" w:rsidRPr="002B2A4B">
          <w:rPr>
            <w:rStyle w:val="Hyperlink"/>
            <w:i/>
            <w:noProof/>
          </w:rPr>
          <w:t>1.5</w:t>
        </w:r>
        <w:r w:rsidR="000063B5">
          <w:rPr>
            <w:rFonts w:asciiTheme="minorHAnsi" w:eastAsiaTheme="minorEastAsia" w:hAnsiTheme="minorHAnsi" w:cstheme="minorBidi"/>
            <w:noProof/>
            <w:sz w:val="22"/>
            <w:szCs w:val="22"/>
          </w:rPr>
          <w:tab/>
        </w:r>
        <w:r w:rsidR="000063B5" w:rsidRPr="002B2A4B">
          <w:rPr>
            <w:rStyle w:val="Hyperlink"/>
            <w:i/>
            <w:noProof/>
          </w:rPr>
          <w:t>Models</w:t>
        </w:r>
        <w:r w:rsidR="000063B5">
          <w:rPr>
            <w:noProof/>
            <w:webHidden/>
          </w:rPr>
          <w:tab/>
        </w:r>
        <w:r w:rsidR="000063B5">
          <w:rPr>
            <w:noProof/>
            <w:webHidden/>
          </w:rPr>
          <w:fldChar w:fldCharType="begin"/>
        </w:r>
        <w:r w:rsidR="000063B5">
          <w:rPr>
            <w:noProof/>
            <w:webHidden/>
          </w:rPr>
          <w:instrText xml:space="preserve"> PAGEREF _Toc418510093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14:paraId="7CAE965F" w14:textId="77777777" w:rsidR="000063B5" w:rsidRDefault="0098398E">
      <w:pPr>
        <w:pStyle w:val="TOC2"/>
        <w:rPr>
          <w:rFonts w:asciiTheme="minorHAnsi" w:eastAsiaTheme="minorEastAsia" w:hAnsiTheme="minorHAnsi" w:cstheme="minorBidi"/>
          <w:noProof/>
          <w:sz w:val="22"/>
          <w:szCs w:val="22"/>
        </w:rPr>
      </w:pPr>
      <w:hyperlink w:anchor="_Toc418510094" w:history="1">
        <w:r w:rsidR="000063B5" w:rsidRPr="002B2A4B">
          <w:rPr>
            <w:rStyle w:val="Hyperlink"/>
            <w:i/>
            <w:noProof/>
          </w:rPr>
          <w:t>1.6</w:t>
        </w:r>
        <w:r w:rsidR="000063B5">
          <w:rPr>
            <w:rFonts w:asciiTheme="minorHAnsi" w:eastAsiaTheme="minorEastAsia" w:hAnsiTheme="minorHAnsi" w:cstheme="minorBidi"/>
            <w:noProof/>
            <w:sz w:val="22"/>
            <w:szCs w:val="22"/>
          </w:rPr>
          <w:tab/>
        </w:r>
        <w:r w:rsidR="000063B5" w:rsidRPr="002B2A4B">
          <w:rPr>
            <w:rStyle w:val="Hyperlink"/>
            <w:i/>
            <w:noProof/>
          </w:rPr>
          <w:t>Concepts</w:t>
        </w:r>
        <w:r w:rsidR="000063B5">
          <w:rPr>
            <w:noProof/>
            <w:webHidden/>
          </w:rPr>
          <w:tab/>
        </w:r>
        <w:r w:rsidR="000063B5">
          <w:rPr>
            <w:noProof/>
            <w:webHidden/>
          </w:rPr>
          <w:fldChar w:fldCharType="begin"/>
        </w:r>
        <w:r w:rsidR="000063B5">
          <w:rPr>
            <w:noProof/>
            <w:webHidden/>
          </w:rPr>
          <w:instrText xml:space="preserve"> PAGEREF _Toc418510094 \h </w:instrText>
        </w:r>
        <w:r w:rsidR="000063B5">
          <w:rPr>
            <w:noProof/>
            <w:webHidden/>
          </w:rPr>
        </w:r>
        <w:r w:rsidR="000063B5">
          <w:rPr>
            <w:noProof/>
            <w:webHidden/>
          </w:rPr>
          <w:fldChar w:fldCharType="separate"/>
        </w:r>
        <w:r w:rsidR="000063B5">
          <w:rPr>
            <w:noProof/>
            <w:webHidden/>
          </w:rPr>
          <w:t>8</w:t>
        </w:r>
        <w:r w:rsidR="000063B5">
          <w:rPr>
            <w:noProof/>
            <w:webHidden/>
          </w:rPr>
          <w:fldChar w:fldCharType="end"/>
        </w:r>
      </w:hyperlink>
    </w:p>
    <w:p w14:paraId="50CBA7AE" w14:textId="77777777" w:rsidR="000063B5" w:rsidRDefault="0098398E">
      <w:pPr>
        <w:pStyle w:val="TOC3"/>
        <w:rPr>
          <w:rFonts w:asciiTheme="minorHAnsi" w:eastAsiaTheme="minorEastAsia" w:hAnsiTheme="minorHAnsi" w:cstheme="minorBidi"/>
          <w:noProof/>
          <w:sz w:val="22"/>
          <w:szCs w:val="22"/>
        </w:rPr>
      </w:pPr>
      <w:hyperlink w:anchor="_Toc418510095" w:history="1">
        <w:r w:rsidR="000063B5" w:rsidRPr="002B2A4B">
          <w:rPr>
            <w:rStyle w:val="Hyperlink"/>
            <w:noProof/>
          </w:rPr>
          <w:t>1.6.1</w:t>
        </w:r>
        <w:r w:rsidR="000063B5">
          <w:rPr>
            <w:rFonts w:asciiTheme="minorHAnsi" w:eastAsiaTheme="minorEastAsia" w:hAnsiTheme="minorHAnsi" w:cstheme="minorBidi"/>
            <w:noProof/>
            <w:sz w:val="22"/>
            <w:szCs w:val="22"/>
          </w:rPr>
          <w:tab/>
        </w:r>
        <w:r w:rsidR="000063B5" w:rsidRPr="002B2A4B">
          <w:rPr>
            <w:rStyle w:val="Hyperlink"/>
            <w:noProof/>
          </w:rPr>
          <w:t>Dictionary Concepts</w:t>
        </w:r>
        <w:r w:rsidR="000063B5">
          <w:rPr>
            <w:noProof/>
            <w:webHidden/>
          </w:rPr>
          <w:tab/>
        </w:r>
        <w:r w:rsidR="000063B5">
          <w:rPr>
            <w:noProof/>
            <w:webHidden/>
          </w:rPr>
          <w:fldChar w:fldCharType="begin"/>
        </w:r>
        <w:r w:rsidR="000063B5">
          <w:rPr>
            <w:noProof/>
            <w:webHidden/>
          </w:rPr>
          <w:instrText xml:space="preserve"> PAGEREF _Toc418510095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14:paraId="2FECB114" w14:textId="77777777" w:rsidR="000063B5" w:rsidRDefault="0098398E">
      <w:pPr>
        <w:pStyle w:val="TOC2"/>
        <w:rPr>
          <w:rFonts w:asciiTheme="minorHAnsi" w:eastAsiaTheme="minorEastAsia" w:hAnsiTheme="minorHAnsi" w:cstheme="minorBidi"/>
          <w:noProof/>
          <w:sz w:val="22"/>
          <w:szCs w:val="22"/>
        </w:rPr>
      </w:pPr>
      <w:hyperlink w:anchor="_Toc418510096" w:history="1">
        <w:r w:rsidR="000063B5" w:rsidRPr="002B2A4B">
          <w:rPr>
            <w:rStyle w:val="Hyperlink"/>
            <w:i/>
            <w:noProof/>
          </w:rPr>
          <w:t>1.7</w:t>
        </w:r>
        <w:r w:rsidR="000063B5">
          <w:rPr>
            <w:rFonts w:asciiTheme="minorHAnsi" w:eastAsiaTheme="minorEastAsia" w:hAnsiTheme="minorHAnsi" w:cstheme="minorBidi"/>
            <w:noProof/>
            <w:sz w:val="22"/>
            <w:szCs w:val="22"/>
          </w:rPr>
          <w:tab/>
        </w:r>
        <w:r w:rsidR="000063B5" w:rsidRPr="002B2A4B">
          <w:rPr>
            <w:rStyle w:val="Hyperlink"/>
            <w:i/>
            <w:noProof/>
          </w:rPr>
          <w:t>Context</w:t>
        </w:r>
        <w:r w:rsidR="000063B5">
          <w:rPr>
            <w:noProof/>
            <w:webHidden/>
          </w:rPr>
          <w:tab/>
        </w:r>
        <w:r w:rsidR="000063B5">
          <w:rPr>
            <w:noProof/>
            <w:webHidden/>
          </w:rPr>
          <w:fldChar w:fldCharType="begin"/>
        </w:r>
        <w:r w:rsidR="000063B5">
          <w:rPr>
            <w:noProof/>
            <w:webHidden/>
          </w:rPr>
          <w:instrText xml:space="preserve"> PAGEREF _Toc418510096 \h </w:instrText>
        </w:r>
        <w:r w:rsidR="000063B5">
          <w:rPr>
            <w:noProof/>
            <w:webHidden/>
          </w:rPr>
        </w:r>
        <w:r w:rsidR="000063B5">
          <w:rPr>
            <w:noProof/>
            <w:webHidden/>
          </w:rPr>
          <w:fldChar w:fldCharType="separate"/>
        </w:r>
        <w:r w:rsidR="000063B5">
          <w:rPr>
            <w:noProof/>
            <w:webHidden/>
          </w:rPr>
          <w:t>10</w:t>
        </w:r>
        <w:r w:rsidR="000063B5">
          <w:rPr>
            <w:noProof/>
            <w:webHidden/>
          </w:rPr>
          <w:fldChar w:fldCharType="end"/>
        </w:r>
      </w:hyperlink>
    </w:p>
    <w:p w14:paraId="26521134" w14:textId="77777777" w:rsidR="000063B5" w:rsidRDefault="0098398E">
      <w:pPr>
        <w:pStyle w:val="TOC2"/>
        <w:rPr>
          <w:rFonts w:asciiTheme="minorHAnsi" w:eastAsiaTheme="minorEastAsia" w:hAnsiTheme="minorHAnsi" w:cstheme="minorBidi"/>
          <w:noProof/>
          <w:sz w:val="22"/>
          <w:szCs w:val="22"/>
        </w:rPr>
      </w:pPr>
      <w:hyperlink w:anchor="_Toc418510097" w:history="1">
        <w:r w:rsidR="000063B5" w:rsidRPr="002B2A4B">
          <w:rPr>
            <w:rStyle w:val="Hyperlink"/>
            <w:i/>
            <w:noProof/>
          </w:rPr>
          <w:t>1.8</w:t>
        </w:r>
        <w:r w:rsidR="000063B5">
          <w:rPr>
            <w:rFonts w:asciiTheme="minorHAnsi" w:eastAsiaTheme="minorEastAsia" w:hAnsiTheme="minorHAnsi" w:cstheme="minorBidi"/>
            <w:noProof/>
            <w:sz w:val="22"/>
            <w:szCs w:val="22"/>
          </w:rPr>
          <w:tab/>
        </w:r>
        <w:r w:rsidR="000063B5" w:rsidRPr="002B2A4B">
          <w:rPr>
            <w:rStyle w:val="Hyperlink"/>
            <w:i/>
            <w:noProof/>
          </w:rPr>
          <w:t xml:space="preserve">Entities </w:t>
        </w:r>
        <w:r w:rsidR="000063B5" w:rsidRPr="002B2A4B">
          <w:rPr>
            <w:rStyle w:val="Hyperlink"/>
            <w:noProof/>
          </w:rPr>
          <w:t xml:space="preserve"> [SYNC]</w:t>
        </w:r>
        <w:r w:rsidR="000063B5">
          <w:rPr>
            <w:noProof/>
            <w:webHidden/>
          </w:rPr>
          <w:tab/>
        </w:r>
        <w:r w:rsidR="000063B5">
          <w:rPr>
            <w:noProof/>
            <w:webHidden/>
          </w:rPr>
          <w:fldChar w:fldCharType="begin"/>
        </w:r>
        <w:r w:rsidR="000063B5">
          <w:rPr>
            <w:noProof/>
            <w:webHidden/>
          </w:rPr>
          <w:instrText xml:space="preserve"> PAGEREF _Toc418510097 \h </w:instrText>
        </w:r>
        <w:r w:rsidR="000063B5">
          <w:rPr>
            <w:noProof/>
            <w:webHidden/>
          </w:rPr>
        </w:r>
        <w:r w:rsidR="000063B5">
          <w:rPr>
            <w:noProof/>
            <w:webHidden/>
          </w:rPr>
          <w:fldChar w:fldCharType="separate"/>
        </w:r>
        <w:r w:rsidR="000063B5">
          <w:rPr>
            <w:noProof/>
            <w:webHidden/>
          </w:rPr>
          <w:t>11</w:t>
        </w:r>
        <w:r w:rsidR="000063B5">
          <w:rPr>
            <w:noProof/>
            <w:webHidden/>
          </w:rPr>
          <w:fldChar w:fldCharType="end"/>
        </w:r>
      </w:hyperlink>
    </w:p>
    <w:p w14:paraId="356AAF90" w14:textId="77777777" w:rsidR="000063B5" w:rsidRDefault="0098398E">
      <w:pPr>
        <w:pStyle w:val="TOC2"/>
        <w:rPr>
          <w:rFonts w:asciiTheme="minorHAnsi" w:eastAsiaTheme="minorEastAsia" w:hAnsiTheme="minorHAnsi" w:cstheme="minorBidi"/>
          <w:noProof/>
          <w:sz w:val="22"/>
          <w:szCs w:val="22"/>
        </w:rPr>
      </w:pPr>
      <w:hyperlink w:anchor="_Toc418510098" w:history="1">
        <w:r w:rsidR="000063B5" w:rsidRPr="002B2A4B">
          <w:rPr>
            <w:rStyle w:val="Hyperlink"/>
            <w:i/>
            <w:noProof/>
          </w:rPr>
          <w:t>1.9</w:t>
        </w:r>
        <w:r w:rsidR="000063B5">
          <w:rPr>
            <w:rFonts w:asciiTheme="minorHAnsi" w:eastAsiaTheme="minorEastAsia" w:hAnsiTheme="minorHAnsi" w:cstheme="minorBidi"/>
            <w:noProof/>
            <w:sz w:val="22"/>
            <w:szCs w:val="22"/>
          </w:rPr>
          <w:tab/>
        </w:r>
        <w:r w:rsidR="000063B5" w:rsidRPr="002B2A4B">
          <w:rPr>
            <w:rStyle w:val="Hyperlink"/>
            <w:i/>
            <w:noProof/>
          </w:rPr>
          <w:t>Situations</w:t>
        </w:r>
        <w:r w:rsidR="000063B5">
          <w:rPr>
            <w:noProof/>
            <w:webHidden/>
          </w:rPr>
          <w:tab/>
        </w:r>
        <w:r w:rsidR="000063B5">
          <w:rPr>
            <w:noProof/>
            <w:webHidden/>
          </w:rPr>
          <w:fldChar w:fldCharType="begin"/>
        </w:r>
        <w:r w:rsidR="000063B5">
          <w:rPr>
            <w:noProof/>
            <w:webHidden/>
          </w:rPr>
          <w:instrText xml:space="preserve"> PAGEREF _Toc418510098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8DDFF94" w14:textId="77777777" w:rsidR="000063B5" w:rsidRDefault="0098398E">
      <w:pPr>
        <w:pStyle w:val="TOC2"/>
        <w:rPr>
          <w:rFonts w:asciiTheme="minorHAnsi" w:eastAsiaTheme="minorEastAsia" w:hAnsiTheme="minorHAnsi" w:cstheme="minorBidi"/>
          <w:noProof/>
          <w:sz w:val="22"/>
          <w:szCs w:val="22"/>
        </w:rPr>
      </w:pPr>
      <w:hyperlink w:anchor="_Toc418510099" w:history="1">
        <w:r w:rsidR="000063B5" w:rsidRPr="002B2A4B">
          <w:rPr>
            <w:rStyle w:val="Hyperlink"/>
            <w:noProof/>
          </w:rPr>
          <w:t>1.10</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_Toc418510099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7A2A98E" w14:textId="77777777" w:rsidR="000063B5" w:rsidRDefault="0098398E">
      <w:pPr>
        <w:pStyle w:val="TOC3"/>
        <w:rPr>
          <w:rFonts w:asciiTheme="minorHAnsi" w:eastAsiaTheme="minorEastAsia" w:hAnsiTheme="minorHAnsi" w:cstheme="minorBidi"/>
          <w:noProof/>
          <w:sz w:val="22"/>
          <w:szCs w:val="22"/>
        </w:rPr>
      </w:pPr>
      <w:hyperlink w:anchor="_Toc418510100" w:history="1">
        <w:r w:rsidR="000063B5" w:rsidRPr="002B2A4B">
          <w:rPr>
            <w:rStyle w:val="Hyperlink"/>
            <w:noProof/>
          </w:rPr>
          <w:t>1.10.1</w:t>
        </w:r>
        <w:r w:rsidR="000063B5">
          <w:rPr>
            <w:rFonts w:asciiTheme="minorHAnsi" w:eastAsiaTheme="minorEastAsia" w:hAnsiTheme="minorHAnsi" w:cstheme="minorBidi"/>
            <w:noProof/>
            <w:sz w:val="22"/>
            <w:szCs w:val="22"/>
          </w:rPr>
          <w:tab/>
        </w:r>
        <w:r w:rsidR="000063B5" w:rsidRPr="002B2A4B">
          <w:rPr>
            <w:rStyle w:val="Hyperlink"/>
            <w:noProof/>
          </w:rPr>
          <w:t>Directed Relations</w:t>
        </w:r>
        <w:r w:rsidR="000063B5">
          <w:rPr>
            <w:noProof/>
            <w:webHidden/>
          </w:rPr>
          <w:tab/>
        </w:r>
        <w:r w:rsidR="000063B5">
          <w:rPr>
            <w:noProof/>
            <w:webHidden/>
          </w:rPr>
          <w:fldChar w:fldCharType="begin"/>
        </w:r>
        <w:r w:rsidR="000063B5">
          <w:rPr>
            <w:noProof/>
            <w:webHidden/>
          </w:rPr>
          <w:instrText xml:space="preserve"> PAGEREF _Toc418510100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164F8FCB" w14:textId="77777777" w:rsidR="000063B5" w:rsidRDefault="0098398E">
      <w:pPr>
        <w:pStyle w:val="TOC2"/>
        <w:rPr>
          <w:rFonts w:asciiTheme="minorHAnsi" w:eastAsiaTheme="minorEastAsia" w:hAnsiTheme="minorHAnsi" w:cstheme="minorBidi"/>
          <w:noProof/>
          <w:sz w:val="22"/>
          <w:szCs w:val="22"/>
        </w:rPr>
      </w:pPr>
      <w:hyperlink w:anchor="_Toc418510101" w:history="1">
        <w:r w:rsidR="000063B5" w:rsidRPr="002B2A4B">
          <w:rPr>
            <w:rStyle w:val="Hyperlink"/>
            <w:i/>
            <w:noProof/>
          </w:rPr>
          <w:t>1.11</w:t>
        </w:r>
        <w:r w:rsidR="000063B5">
          <w:rPr>
            <w:rFonts w:asciiTheme="minorHAnsi" w:eastAsiaTheme="minorEastAsia" w:hAnsiTheme="minorHAnsi" w:cstheme="minorBidi"/>
            <w:noProof/>
            <w:sz w:val="22"/>
            <w:szCs w:val="22"/>
          </w:rPr>
          <w:tab/>
        </w:r>
        <w:r w:rsidR="000063B5" w:rsidRPr="002B2A4B">
          <w:rPr>
            <w:rStyle w:val="Hyperlink"/>
            <w:i/>
            <w:noProof/>
          </w:rPr>
          <w:t>Types</w:t>
        </w:r>
        <w:r w:rsidR="000063B5">
          <w:rPr>
            <w:noProof/>
            <w:webHidden/>
          </w:rPr>
          <w:tab/>
        </w:r>
        <w:r w:rsidR="000063B5">
          <w:rPr>
            <w:noProof/>
            <w:webHidden/>
          </w:rPr>
          <w:fldChar w:fldCharType="begin"/>
        </w:r>
        <w:r w:rsidR="000063B5">
          <w:rPr>
            <w:noProof/>
            <w:webHidden/>
          </w:rPr>
          <w:instrText xml:space="preserve"> PAGEREF _Toc418510101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054C251C" w14:textId="77777777" w:rsidR="000063B5" w:rsidRDefault="0098398E">
      <w:pPr>
        <w:pStyle w:val="TOC3"/>
        <w:rPr>
          <w:rFonts w:asciiTheme="minorHAnsi" w:eastAsiaTheme="minorEastAsia" w:hAnsiTheme="minorHAnsi" w:cstheme="minorBidi"/>
          <w:noProof/>
          <w:sz w:val="22"/>
          <w:szCs w:val="22"/>
        </w:rPr>
      </w:pPr>
      <w:hyperlink w:anchor="_Toc418510102" w:history="1">
        <w:r w:rsidR="000063B5" w:rsidRPr="002B2A4B">
          <w:rPr>
            <w:rStyle w:val="Hyperlink"/>
            <w:noProof/>
          </w:rPr>
          <w:t>1.11.1</w:t>
        </w:r>
        <w:r w:rsidR="000063B5">
          <w:rPr>
            <w:rFonts w:asciiTheme="minorHAnsi" w:eastAsiaTheme="minorEastAsia" w:hAnsiTheme="minorHAnsi" w:cstheme="minorBidi"/>
            <w:noProof/>
            <w:sz w:val="22"/>
            <w:szCs w:val="22"/>
          </w:rPr>
          <w:tab/>
        </w:r>
        <w:r w:rsidR="000063B5" w:rsidRPr="002B2A4B">
          <w:rPr>
            <w:rStyle w:val="Hyperlink"/>
            <w:noProof/>
          </w:rPr>
          <w:t>Individual Types [SYNC]</w:t>
        </w:r>
        <w:r w:rsidR="000063B5">
          <w:rPr>
            <w:noProof/>
            <w:webHidden/>
          </w:rPr>
          <w:tab/>
        </w:r>
        <w:r w:rsidR="000063B5">
          <w:rPr>
            <w:noProof/>
            <w:webHidden/>
          </w:rPr>
          <w:fldChar w:fldCharType="begin"/>
        </w:r>
        <w:r w:rsidR="000063B5">
          <w:rPr>
            <w:noProof/>
            <w:webHidden/>
          </w:rPr>
          <w:instrText xml:space="preserve"> PAGEREF _Toc418510102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553845CA" w14:textId="77777777" w:rsidR="000063B5" w:rsidRDefault="0098398E">
      <w:pPr>
        <w:pStyle w:val="TOC3"/>
        <w:rPr>
          <w:rFonts w:asciiTheme="minorHAnsi" w:eastAsiaTheme="minorEastAsia" w:hAnsiTheme="minorHAnsi" w:cstheme="minorBidi"/>
          <w:noProof/>
          <w:sz w:val="22"/>
          <w:szCs w:val="22"/>
        </w:rPr>
      </w:pPr>
      <w:hyperlink w:anchor="_Toc418510103" w:history="1">
        <w:r w:rsidR="000063B5" w:rsidRPr="002B2A4B">
          <w:rPr>
            <w:rStyle w:val="Hyperlink"/>
            <w:noProof/>
          </w:rPr>
          <w:t>1.11.2</w:t>
        </w:r>
        <w:r w:rsidR="000063B5">
          <w:rPr>
            <w:rFonts w:asciiTheme="minorHAnsi" w:eastAsiaTheme="minorEastAsia" w:hAnsiTheme="minorHAnsi" w:cstheme="minorBidi"/>
            <w:noProof/>
            <w:sz w:val="22"/>
            <w:szCs w:val="22"/>
          </w:rPr>
          <w:tab/>
        </w:r>
        <w:r w:rsidR="000063B5" w:rsidRPr="002B2A4B">
          <w:rPr>
            <w:rStyle w:val="Hyperlink"/>
            <w:noProof/>
          </w:rPr>
          <w:t>Value types</w:t>
        </w:r>
        <w:r w:rsidR="000063B5">
          <w:rPr>
            <w:noProof/>
            <w:webHidden/>
          </w:rPr>
          <w:tab/>
        </w:r>
        <w:r w:rsidR="000063B5">
          <w:rPr>
            <w:noProof/>
            <w:webHidden/>
          </w:rPr>
          <w:fldChar w:fldCharType="begin"/>
        </w:r>
        <w:r w:rsidR="000063B5">
          <w:rPr>
            <w:noProof/>
            <w:webHidden/>
          </w:rPr>
          <w:instrText xml:space="preserve"> PAGEREF _Toc418510103 \h </w:instrText>
        </w:r>
        <w:r w:rsidR="000063B5">
          <w:rPr>
            <w:noProof/>
            <w:webHidden/>
          </w:rPr>
        </w:r>
        <w:r w:rsidR="000063B5">
          <w:rPr>
            <w:noProof/>
            <w:webHidden/>
          </w:rPr>
          <w:fldChar w:fldCharType="separate"/>
        </w:r>
        <w:r w:rsidR="000063B5">
          <w:rPr>
            <w:noProof/>
            <w:webHidden/>
          </w:rPr>
          <w:t>12</w:t>
        </w:r>
        <w:r w:rsidR="000063B5">
          <w:rPr>
            <w:noProof/>
            <w:webHidden/>
          </w:rPr>
          <w:fldChar w:fldCharType="end"/>
        </w:r>
      </w:hyperlink>
    </w:p>
    <w:p w14:paraId="6ADA2D13" w14:textId="77777777" w:rsidR="000063B5" w:rsidRDefault="0098398E">
      <w:pPr>
        <w:pStyle w:val="TOC3"/>
        <w:rPr>
          <w:rFonts w:asciiTheme="minorHAnsi" w:eastAsiaTheme="minorEastAsia" w:hAnsiTheme="minorHAnsi" w:cstheme="minorBidi"/>
          <w:noProof/>
          <w:sz w:val="22"/>
          <w:szCs w:val="22"/>
        </w:rPr>
      </w:pPr>
      <w:hyperlink w:anchor="_Toc418510104" w:history="1">
        <w:r w:rsidR="000063B5" w:rsidRPr="002B2A4B">
          <w:rPr>
            <w:rStyle w:val="Hyperlink"/>
            <w:noProof/>
          </w:rPr>
          <w:t>1.11.3</w:t>
        </w:r>
        <w:r w:rsidR="000063B5">
          <w:rPr>
            <w:rFonts w:asciiTheme="minorHAnsi" w:eastAsiaTheme="minorEastAsia" w:hAnsiTheme="minorHAnsi" w:cstheme="minorBidi"/>
            <w:noProof/>
            <w:sz w:val="22"/>
            <w:szCs w:val="22"/>
          </w:rPr>
          <w:tab/>
        </w:r>
        <w:r w:rsidR="000063B5" w:rsidRPr="002B2A4B">
          <w:rPr>
            <w:rStyle w:val="Hyperlink"/>
            <w:noProof/>
          </w:rPr>
          <w:t>Situation Types &amp; Situational Roles</w:t>
        </w:r>
        <w:r w:rsidR="000063B5">
          <w:rPr>
            <w:noProof/>
            <w:webHidden/>
          </w:rPr>
          <w:tab/>
        </w:r>
        <w:r w:rsidR="000063B5">
          <w:rPr>
            <w:noProof/>
            <w:webHidden/>
          </w:rPr>
          <w:fldChar w:fldCharType="begin"/>
        </w:r>
        <w:r w:rsidR="000063B5">
          <w:rPr>
            <w:noProof/>
            <w:webHidden/>
          </w:rPr>
          <w:instrText xml:space="preserve"> PAGEREF _Toc418510104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4F0011CF" w14:textId="77777777" w:rsidR="000063B5" w:rsidRDefault="0098398E">
      <w:pPr>
        <w:pStyle w:val="TOC3"/>
        <w:rPr>
          <w:rFonts w:asciiTheme="minorHAnsi" w:eastAsiaTheme="minorEastAsia" w:hAnsiTheme="minorHAnsi" w:cstheme="minorBidi"/>
          <w:noProof/>
          <w:sz w:val="22"/>
          <w:szCs w:val="22"/>
        </w:rPr>
      </w:pPr>
      <w:hyperlink w:anchor="_Toc418510105" w:history="1">
        <w:r w:rsidR="000063B5" w:rsidRPr="002B2A4B">
          <w:rPr>
            <w:rStyle w:val="Hyperlink"/>
            <w:noProof/>
          </w:rPr>
          <w:t>1.11.4</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_Toc418510105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50B81F38" w14:textId="77777777" w:rsidR="000063B5" w:rsidRDefault="0098398E">
      <w:pPr>
        <w:pStyle w:val="TOC3"/>
        <w:rPr>
          <w:rFonts w:asciiTheme="minorHAnsi" w:eastAsiaTheme="minorEastAsia" w:hAnsiTheme="minorHAnsi" w:cstheme="minorBidi"/>
          <w:noProof/>
          <w:sz w:val="22"/>
          <w:szCs w:val="22"/>
        </w:rPr>
      </w:pPr>
      <w:hyperlink w:anchor="_Toc418510106" w:history="1">
        <w:r w:rsidR="000063B5" w:rsidRPr="002B2A4B">
          <w:rPr>
            <w:rStyle w:val="Hyperlink"/>
            <w:noProof/>
          </w:rPr>
          <w:t>1.11.5</w:t>
        </w:r>
        <w:r w:rsidR="000063B5">
          <w:rPr>
            <w:rFonts w:asciiTheme="minorHAnsi" w:eastAsiaTheme="minorEastAsia" w:hAnsiTheme="minorHAnsi" w:cstheme="minorBidi"/>
            <w:noProof/>
            <w:sz w:val="22"/>
            <w:szCs w:val="22"/>
          </w:rPr>
          <w:tab/>
        </w:r>
        <w:r w:rsidR="000063B5" w:rsidRPr="002B2A4B">
          <w:rPr>
            <w:rStyle w:val="Hyperlink"/>
            <w:noProof/>
          </w:rPr>
          <w:t>Potential Roles</w:t>
        </w:r>
        <w:r w:rsidR="000063B5">
          <w:rPr>
            <w:noProof/>
            <w:webHidden/>
          </w:rPr>
          <w:tab/>
        </w:r>
        <w:r w:rsidR="000063B5">
          <w:rPr>
            <w:noProof/>
            <w:webHidden/>
          </w:rPr>
          <w:fldChar w:fldCharType="begin"/>
        </w:r>
        <w:r w:rsidR="000063B5">
          <w:rPr>
            <w:noProof/>
            <w:webHidden/>
          </w:rPr>
          <w:instrText xml:space="preserve"> PAGEREF _Toc418510106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42928C33" w14:textId="77777777" w:rsidR="000063B5" w:rsidRDefault="0098398E">
      <w:pPr>
        <w:pStyle w:val="TOC2"/>
        <w:rPr>
          <w:rFonts w:asciiTheme="minorHAnsi" w:eastAsiaTheme="minorEastAsia" w:hAnsiTheme="minorHAnsi" w:cstheme="minorBidi"/>
          <w:noProof/>
          <w:sz w:val="22"/>
          <w:szCs w:val="22"/>
        </w:rPr>
      </w:pPr>
      <w:hyperlink w:anchor="_Toc418510107" w:history="1">
        <w:r w:rsidR="000063B5" w:rsidRPr="002B2A4B">
          <w:rPr>
            <w:rStyle w:val="Hyperlink"/>
            <w:noProof/>
          </w:rPr>
          <w:t>1.12</w:t>
        </w:r>
        <w:r w:rsidR="000063B5">
          <w:rPr>
            <w:rFonts w:asciiTheme="minorHAnsi" w:eastAsiaTheme="minorEastAsia" w:hAnsiTheme="minorHAnsi" w:cstheme="minorBidi"/>
            <w:noProof/>
            <w:sz w:val="22"/>
            <w:szCs w:val="22"/>
          </w:rPr>
          <w:tab/>
        </w:r>
        <w:r w:rsidR="000063B5" w:rsidRPr="002B2A4B">
          <w:rPr>
            <w:rStyle w:val="Hyperlink"/>
            <w:noProof/>
          </w:rPr>
          <w:t>Rules</w:t>
        </w:r>
        <w:r w:rsidR="000063B5">
          <w:rPr>
            <w:noProof/>
            <w:webHidden/>
          </w:rPr>
          <w:tab/>
        </w:r>
        <w:r w:rsidR="000063B5">
          <w:rPr>
            <w:noProof/>
            <w:webHidden/>
          </w:rPr>
          <w:fldChar w:fldCharType="begin"/>
        </w:r>
        <w:r w:rsidR="000063B5">
          <w:rPr>
            <w:noProof/>
            <w:webHidden/>
          </w:rPr>
          <w:instrText xml:space="preserve"> PAGEREF _Toc418510107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0B1946BD" w14:textId="77777777" w:rsidR="000063B5" w:rsidRDefault="0098398E">
      <w:pPr>
        <w:pStyle w:val="TOC3"/>
        <w:rPr>
          <w:rFonts w:asciiTheme="minorHAnsi" w:eastAsiaTheme="minorEastAsia" w:hAnsiTheme="minorHAnsi" w:cstheme="minorBidi"/>
          <w:noProof/>
          <w:sz w:val="22"/>
          <w:szCs w:val="22"/>
        </w:rPr>
      </w:pPr>
      <w:hyperlink w:anchor="_Toc418510108" w:history="1">
        <w:r w:rsidR="000063B5" w:rsidRPr="002B2A4B">
          <w:rPr>
            <w:rStyle w:val="Hyperlink"/>
            <w:noProof/>
          </w:rPr>
          <w:t>1.12.1</w:t>
        </w:r>
        <w:r w:rsidR="000063B5">
          <w:rPr>
            <w:rFonts w:asciiTheme="minorHAnsi" w:eastAsiaTheme="minorEastAsia" w:hAnsiTheme="minorHAnsi" w:cstheme="minorBidi"/>
            <w:noProof/>
            <w:sz w:val="22"/>
            <w:szCs w:val="22"/>
          </w:rPr>
          <w:tab/>
        </w:r>
        <w:r w:rsidR="000063B5" w:rsidRPr="002B2A4B">
          <w:rPr>
            <w:rStyle w:val="Hyperlink"/>
            <w:noProof/>
          </w:rPr>
          <w:t>Production Rules</w:t>
        </w:r>
        <w:r w:rsidR="000063B5">
          <w:rPr>
            <w:noProof/>
            <w:webHidden/>
          </w:rPr>
          <w:tab/>
        </w:r>
        <w:r w:rsidR="000063B5">
          <w:rPr>
            <w:noProof/>
            <w:webHidden/>
          </w:rPr>
          <w:fldChar w:fldCharType="begin"/>
        </w:r>
        <w:r w:rsidR="000063B5">
          <w:rPr>
            <w:noProof/>
            <w:webHidden/>
          </w:rPr>
          <w:instrText xml:space="preserve"> PAGEREF _Toc418510108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63BB7BB4" w14:textId="77777777" w:rsidR="000063B5" w:rsidRDefault="0098398E">
      <w:pPr>
        <w:pStyle w:val="TOC3"/>
        <w:rPr>
          <w:rFonts w:asciiTheme="minorHAnsi" w:eastAsiaTheme="minorEastAsia" w:hAnsiTheme="minorHAnsi" w:cstheme="minorBidi"/>
          <w:noProof/>
          <w:sz w:val="22"/>
          <w:szCs w:val="22"/>
        </w:rPr>
      </w:pPr>
      <w:hyperlink w:anchor="_Toc418510109" w:history="1">
        <w:r w:rsidR="000063B5" w:rsidRPr="002B2A4B">
          <w:rPr>
            <w:rStyle w:val="Hyperlink"/>
            <w:noProof/>
          </w:rPr>
          <w:t>1.12.2</w:t>
        </w:r>
        <w:r w:rsidR="000063B5">
          <w:rPr>
            <w:rFonts w:asciiTheme="minorHAnsi" w:eastAsiaTheme="minorEastAsia" w:hAnsiTheme="minorHAnsi" w:cstheme="minorBidi"/>
            <w:noProof/>
            <w:sz w:val="22"/>
            <w:szCs w:val="22"/>
          </w:rPr>
          <w:tab/>
        </w:r>
        <w:r w:rsidR="000063B5" w:rsidRPr="002B2A4B">
          <w:rPr>
            <w:rStyle w:val="Hyperlink"/>
            <w:noProof/>
          </w:rPr>
          <w:t>As-A Rule</w:t>
        </w:r>
        <w:r w:rsidR="000063B5">
          <w:rPr>
            <w:noProof/>
            <w:webHidden/>
          </w:rPr>
          <w:tab/>
        </w:r>
        <w:r w:rsidR="000063B5">
          <w:rPr>
            <w:noProof/>
            <w:webHidden/>
          </w:rPr>
          <w:fldChar w:fldCharType="begin"/>
        </w:r>
        <w:r w:rsidR="000063B5">
          <w:rPr>
            <w:noProof/>
            <w:webHidden/>
          </w:rPr>
          <w:instrText xml:space="preserve"> PAGEREF _Toc418510109 \h </w:instrText>
        </w:r>
        <w:r w:rsidR="000063B5">
          <w:rPr>
            <w:noProof/>
            <w:webHidden/>
          </w:rPr>
        </w:r>
        <w:r w:rsidR="000063B5">
          <w:rPr>
            <w:noProof/>
            <w:webHidden/>
          </w:rPr>
          <w:fldChar w:fldCharType="separate"/>
        </w:r>
        <w:r w:rsidR="000063B5">
          <w:rPr>
            <w:noProof/>
            <w:webHidden/>
          </w:rPr>
          <w:t>13</w:t>
        </w:r>
        <w:r w:rsidR="000063B5">
          <w:rPr>
            <w:noProof/>
            <w:webHidden/>
          </w:rPr>
          <w:fldChar w:fldCharType="end"/>
        </w:r>
      </w:hyperlink>
    </w:p>
    <w:p w14:paraId="2A858754" w14:textId="77777777" w:rsidR="000063B5" w:rsidRDefault="0098398E">
      <w:pPr>
        <w:pStyle w:val="TOC3"/>
        <w:rPr>
          <w:rFonts w:asciiTheme="minorHAnsi" w:eastAsiaTheme="minorEastAsia" w:hAnsiTheme="minorHAnsi" w:cstheme="minorBidi"/>
          <w:noProof/>
          <w:sz w:val="22"/>
          <w:szCs w:val="22"/>
        </w:rPr>
      </w:pPr>
      <w:hyperlink w:anchor="_Toc418510110" w:history="1">
        <w:r w:rsidR="000063B5" w:rsidRPr="002B2A4B">
          <w:rPr>
            <w:rStyle w:val="Hyperlink"/>
            <w:noProof/>
          </w:rPr>
          <w:t>1.12.3</w:t>
        </w:r>
        <w:r w:rsidR="000063B5">
          <w:rPr>
            <w:rFonts w:asciiTheme="minorHAnsi" w:eastAsiaTheme="minorEastAsia" w:hAnsiTheme="minorHAnsi" w:cstheme="minorBidi"/>
            <w:noProof/>
            <w:sz w:val="22"/>
            <w:szCs w:val="22"/>
          </w:rPr>
          <w:tab/>
        </w:r>
        <w:r w:rsidR="000063B5" w:rsidRPr="002B2A4B">
          <w:rPr>
            <w:rStyle w:val="Hyperlink"/>
            <w:noProof/>
          </w:rPr>
          <w:t>Logical Grounding Rules</w:t>
        </w:r>
        <w:r w:rsidR="000063B5">
          <w:rPr>
            <w:noProof/>
            <w:webHidden/>
          </w:rPr>
          <w:tab/>
        </w:r>
        <w:r w:rsidR="000063B5">
          <w:rPr>
            <w:noProof/>
            <w:webHidden/>
          </w:rPr>
          <w:fldChar w:fldCharType="begin"/>
        </w:r>
        <w:r w:rsidR="000063B5">
          <w:rPr>
            <w:noProof/>
            <w:webHidden/>
          </w:rPr>
          <w:instrText xml:space="preserve"> PAGEREF _Toc418510110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5FA55A4F" w14:textId="77777777" w:rsidR="000063B5" w:rsidRDefault="0098398E">
      <w:pPr>
        <w:pStyle w:val="TOC3"/>
        <w:rPr>
          <w:rFonts w:asciiTheme="minorHAnsi" w:eastAsiaTheme="minorEastAsia" w:hAnsiTheme="minorHAnsi" w:cstheme="minorBidi"/>
          <w:noProof/>
          <w:sz w:val="22"/>
          <w:szCs w:val="22"/>
        </w:rPr>
      </w:pPr>
      <w:hyperlink w:anchor="_Toc418510111" w:history="1">
        <w:r w:rsidR="000063B5" w:rsidRPr="002B2A4B">
          <w:rPr>
            <w:rStyle w:val="Hyperlink"/>
            <w:noProof/>
          </w:rPr>
          <w:t>1.12.4</w:t>
        </w:r>
        <w:r w:rsidR="000063B5">
          <w:rPr>
            <w:rFonts w:asciiTheme="minorHAnsi" w:eastAsiaTheme="minorEastAsia" w:hAnsiTheme="minorHAnsi" w:cstheme="minorBidi"/>
            <w:noProof/>
            <w:sz w:val="22"/>
            <w:szCs w:val="22"/>
          </w:rPr>
          <w:tab/>
        </w:r>
        <w:r w:rsidR="000063B5" w:rsidRPr="002B2A4B">
          <w:rPr>
            <w:rStyle w:val="Hyperlink"/>
            <w:noProof/>
          </w:rPr>
          <w:t>Constraints</w:t>
        </w:r>
        <w:r w:rsidR="000063B5">
          <w:rPr>
            <w:noProof/>
            <w:webHidden/>
          </w:rPr>
          <w:tab/>
        </w:r>
        <w:r w:rsidR="000063B5">
          <w:rPr>
            <w:noProof/>
            <w:webHidden/>
          </w:rPr>
          <w:fldChar w:fldCharType="begin"/>
        </w:r>
        <w:r w:rsidR="000063B5">
          <w:rPr>
            <w:noProof/>
            <w:webHidden/>
          </w:rPr>
          <w:instrText xml:space="preserve"> PAGEREF _Toc418510111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65867CC3" w14:textId="77777777" w:rsidR="000063B5" w:rsidRDefault="0098398E">
      <w:pPr>
        <w:pStyle w:val="TOC3"/>
        <w:rPr>
          <w:rFonts w:asciiTheme="minorHAnsi" w:eastAsiaTheme="minorEastAsia" w:hAnsiTheme="minorHAnsi" w:cstheme="minorBidi"/>
          <w:noProof/>
          <w:sz w:val="22"/>
          <w:szCs w:val="22"/>
        </w:rPr>
      </w:pPr>
      <w:hyperlink w:anchor="_Toc418510112" w:history="1">
        <w:r w:rsidR="000063B5" w:rsidRPr="002B2A4B">
          <w:rPr>
            <w:rStyle w:val="Hyperlink"/>
            <w:noProof/>
          </w:rPr>
          <w:t>1.12.5</w:t>
        </w:r>
        <w:r w:rsidR="000063B5">
          <w:rPr>
            <w:rFonts w:asciiTheme="minorHAnsi" w:eastAsiaTheme="minorEastAsia" w:hAnsiTheme="minorHAnsi" w:cstheme="minorBidi"/>
            <w:noProof/>
            <w:sz w:val="22"/>
            <w:szCs w:val="22"/>
          </w:rPr>
          <w:tab/>
        </w:r>
        <w:r w:rsidR="000063B5" w:rsidRPr="002B2A4B">
          <w:rPr>
            <w:rStyle w:val="Hyperlink"/>
            <w:noProof/>
          </w:rPr>
          <w:t>General Constraints</w:t>
        </w:r>
        <w:r w:rsidR="000063B5">
          <w:rPr>
            <w:noProof/>
            <w:webHidden/>
          </w:rPr>
          <w:tab/>
        </w:r>
        <w:r w:rsidR="000063B5">
          <w:rPr>
            <w:noProof/>
            <w:webHidden/>
          </w:rPr>
          <w:fldChar w:fldCharType="begin"/>
        </w:r>
        <w:r w:rsidR="000063B5">
          <w:rPr>
            <w:noProof/>
            <w:webHidden/>
          </w:rPr>
          <w:instrText xml:space="preserve"> PAGEREF _Toc418510112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736D2C8A" w14:textId="77777777" w:rsidR="000063B5" w:rsidRDefault="0098398E">
      <w:pPr>
        <w:pStyle w:val="TOC3"/>
        <w:rPr>
          <w:rFonts w:asciiTheme="minorHAnsi" w:eastAsiaTheme="minorEastAsia" w:hAnsiTheme="minorHAnsi" w:cstheme="minorBidi"/>
          <w:noProof/>
          <w:sz w:val="22"/>
          <w:szCs w:val="22"/>
        </w:rPr>
      </w:pPr>
      <w:hyperlink w:anchor="_Toc418510113" w:history="1">
        <w:r w:rsidR="000063B5" w:rsidRPr="002B2A4B">
          <w:rPr>
            <w:rStyle w:val="Hyperlink"/>
            <w:noProof/>
          </w:rPr>
          <w:t>1.12.6</w:t>
        </w:r>
        <w:r w:rsidR="000063B5">
          <w:rPr>
            <w:rFonts w:asciiTheme="minorHAnsi" w:eastAsiaTheme="minorEastAsia" w:hAnsiTheme="minorHAnsi" w:cstheme="minorBidi"/>
            <w:noProof/>
            <w:sz w:val="22"/>
            <w:szCs w:val="22"/>
          </w:rPr>
          <w:tab/>
        </w:r>
        <w:r w:rsidR="000063B5" w:rsidRPr="002B2A4B">
          <w:rPr>
            <w:rStyle w:val="Hyperlink"/>
            <w:noProof/>
          </w:rPr>
          <w:t>Multiplicity Constraints</w:t>
        </w:r>
        <w:r w:rsidR="000063B5">
          <w:rPr>
            <w:noProof/>
            <w:webHidden/>
          </w:rPr>
          <w:tab/>
        </w:r>
        <w:r w:rsidR="000063B5">
          <w:rPr>
            <w:noProof/>
            <w:webHidden/>
          </w:rPr>
          <w:fldChar w:fldCharType="begin"/>
        </w:r>
        <w:r w:rsidR="000063B5">
          <w:rPr>
            <w:noProof/>
            <w:webHidden/>
          </w:rPr>
          <w:instrText xml:space="preserve"> PAGEREF _Toc418510113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3E5292F5" w14:textId="77777777" w:rsidR="000063B5" w:rsidRDefault="0098398E">
      <w:pPr>
        <w:pStyle w:val="TOC3"/>
        <w:rPr>
          <w:rFonts w:asciiTheme="minorHAnsi" w:eastAsiaTheme="minorEastAsia" w:hAnsiTheme="minorHAnsi" w:cstheme="minorBidi"/>
          <w:noProof/>
          <w:sz w:val="22"/>
          <w:szCs w:val="22"/>
        </w:rPr>
      </w:pPr>
      <w:hyperlink w:anchor="_Toc418510114" w:history="1">
        <w:r w:rsidR="000063B5" w:rsidRPr="002B2A4B">
          <w:rPr>
            <w:rStyle w:val="Hyperlink"/>
            <w:noProof/>
          </w:rPr>
          <w:t>1.12.7</w:t>
        </w:r>
        <w:r w:rsidR="000063B5">
          <w:rPr>
            <w:rFonts w:asciiTheme="minorHAnsi" w:eastAsiaTheme="minorEastAsia" w:hAnsiTheme="minorHAnsi" w:cstheme="minorBidi"/>
            <w:noProof/>
            <w:sz w:val="22"/>
            <w:szCs w:val="22"/>
          </w:rPr>
          <w:tab/>
        </w:r>
        <w:r w:rsidR="000063B5" w:rsidRPr="002B2A4B">
          <w:rPr>
            <w:rStyle w:val="Hyperlink"/>
            <w:noProof/>
          </w:rPr>
          <w:t>Uniqueness Constraints</w:t>
        </w:r>
        <w:r w:rsidR="000063B5">
          <w:rPr>
            <w:noProof/>
            <w:webHidden/>
          </w:rPr>
          <w:tab/>
        </w:r>
        <w:r w:rsidR="000063B5">
          <w:rPr>
            <w:noProof/>
            <w:webHidden/>
          </w:rPr>
          <w:fldChar w:fldCharType="begin"/>
        </w:r>
        <w:r w:rsidR="000063B5">
          <w:rPr>
            <w:noProof/>
            <w:webHidden/>
          </w:rPr>
          <w:instrText xml:space="preserve"> PAGEREF _Toc418510114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00DC9F58" w14:textId="77777777" w:rsidR="000063B5" w:rsidRDefault="0098398E">
      <w:pPr>
        <w:pStyle w:val="TOC2"/>
        <w:rPr>
          <w:rFonts w:asciiTheme="minorHAnsi" w:eastAsiaTheme="minorEastAsia" w:hAnsiTheme="minorHAnsi" w:cstheme="minorBidi"/>
          <w:noProof/>
          <w:sz w:val="22"/>
          <w:szCs w:val="22"/>
        </w:rPr>
      </w:pPr>
      <w:hyperlink w:anchor="_Toc418510115" w:history="1">
        <w:r w:rsidR="000063B5" w:rsidRPr="002B2A4B">
          <w:rPr>
            <w:rStyle w:val="Hyperlink"/>
            <w:noProof/>
          </w:rPr>
          <w:t>1.13</w:t>
        </w:r>
        <w:r w:rsidR="000063B5">
          <w:rPr>
            <w:rFonts w:asciiTheme="minorHAnsi" w:eastAsiaTheme="minorEastAsia" w:hAnsiTheme="minorHAnsi" w:cstheme="minorBidi"/>
            <w:noProof/>
            <w:sz w:val="22"/>
            <w:szCs w:val="22"/>
          </w:rPr>
          <w:tab/>
        </w:r>
        <w:r w:rsidR="000063B5" w:rsidRPr="002B2A4B">
          <w:rPr>
            <w:rStyle w:val="Hyperlink"/>
            <w:noProof/>
          </w:rPr>
          <w:t>Quantifiers</w:t>
        </w:r>
        <w:r w:rsidR="000063B5">
          <w:rPr>
            <w:noProof/>
            <w:webHidden/>
          </w:rPr>
          <w:tab/>
        </w:r>
        <w:r w:rsidR="000063B5">
          <w:rPr>
            <w:noProof/>
            <w:webHidden/>
          </w:rPr>
          <w:fldChar w:fldCharType="begin"/>
        </w:r>
        <w:r w:rsidR="000063B5">
          <w:rPr>
            <w:noProof/>
            <w:webHidden/>
          </w:rPr>
          <w:instrText xml:space="preserve"> PAGEREF _Toc418510115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2AD99A62" w14:textId="77777777" w:rsidR="000063B5" w:rsidRDefault="0098398E">
      <w:pPr>
        <w:pStyle w:val="TOC2"/>
        <w:rPr>
          <w:rFonts w:asciiTheme="minorHAnsi" w:eastAsiaTheme="minorEastAsia" w:hAnsiTheme="minorHAnsi" w:cstheme="minorBidi"/>
          <w:noProof/>
          <w:sz w:val="22"/>
          <w:szCs w:val="22"/>
        </w:rPr>
      </w:pPr>
      <w:hyperlink w:anchor="_Toc418510116" w:history="1">
        <w:r w:rsidR="000063B5" w:rsidRPr="002B2A4B">
          <w:rPr>
            <w:rStyle w:val="Hyperlink"/>
            <w:noProof/>
          </w:rPr>
          <w:t>1.14</w:t>
        </w:r>
        <w:r w:rsidR="000063B5">
          <w:rPr>
            <w:rFonts w:asciiTheme="minorHAnsi" w:eastAsiaTheme="minorEastAsia" w:hAnsiTheme="minorHAnsi" w:cstheme="minorBidi"/>
            <w:noProof/>
            <w:sz w:val="22"/>
            <w:szCs w:val="22"/>
          </w:rPr>
          <w:tab/>
        </w:r>
        <w:r w:rsidR="000063B5" w:rsidRPr="002B2A4B">
          <w:rPr>
            <w:rStyle w:val="Hyperlink"/>
            <w:noProof/>
          </w:rPr>
          <w:t>Expressions</w:t>
        </w:r>
        <w:r w:rsidR="000063B5">
          <w:rPr>
            <w:noProof/>
            <w:webHidden/>
          </w:rPr>
          <w:tab/>
        </w:r>
        <w:r w:rsidR="000063B5">
          <w:rPr>
            <w:noProof/>
            <w:webHidden/>
          </w:rPr>
          <w:fldChar w:fldCharType="begin"/>
        </w:r>
        <w:r w:rsidR="000063B5">
          <w:rPr>
            <w:noProof/>
            <w:webHidden/>
          </w:rPr>
          <w:instrText xml:space="preserve"> PAGEREF _Toc418510116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790469E8" w14:textId="77777777" w:rsidR="000063B5" w:rsidRDefault="0098398E">
      <w:pPr>
        <w:pStyle w:val="TOC2"/>
        <w:rPr>
          <w:rFonts w:asciiTheme="minorHAnsi" w:eastAsiaTheme="minorEastAsia" w:hAnsiTheme="minorHAnsi" w:cstheme="minorBidi"/>
          <w:noProof/>
          <w:sz w:val="22"/>
          <w:szCs w:val="22"/>
        </w:rPr>
      </w:pPr>
      <w:hyperlink w:anchor="_Toc418510117" w:history="1">
        <w:r w:rsidR="000063B5" w:rsidRPr="002B2A4B">
          <w:rPr>
            <w:rStyle w:val="Hyperlink"/>
            <w:noProof/>
          </w:rPr>
          <w:t>1.15</w:t>
        </w:r>
        <w:r w:rsidR="000063B5">
          <w:rPr>
            <w:rFonts w:asciiTheme="minorHAnsi" w:eastAsiaTheme="minorEastAsia" w:hAnsiTheme="minorHAnsi" w:cstheme="minorBidi"/>
            <w:noProof/>
            <w:sz w:val="22"/>
            <w:szCs w:val="22"/>
          </w:rPr>
          <w:tab/>
        </w:r>
        <w:r w:rsidR="000063B5" w:rsidRPr="002B2A4B">
          <w:rPr>
            <w:rStyle w:val="Hyperlink"/>
            <w:noProof/>
          </w:rPr>
          <w:t>Properties &amp; Units</w:t>
        </w:r>
        <w:r w:rsidR="000063B5">
          <w:rPr>
            <w:noProof/>
            <w:webHidden/>
          </w:rPr>
          <w:tab/>
        </w:r>
        <w:r w:rsidR="000063B5">
          <w:rPr>
            <w:noProof/>
            <w:webHidden/>
          </w:rPr>
          <w:fldChar w:fldCharType="begin"/>
        </w:r>
        <w:r w:rsidR="000063B5">
          <w:rPr>
            <w:noProof/>
            <w:webHidden/>
          </w:rPr>
          <w:instrText xml:space="preserve"> PAGEREF _Toc418510117 \h </w:instrText>
        </w:r>
        <w:r w:rsidR="000063B5">
          <w:rPr>
            <w:noProof/>
            <w:webHidden/>
          </w:rPr>
        </w:r>
        <w:r w:rsidR="000063B5">
          <w:rPr>
            <w:noProof/>
            <w:webHidden/>
          </w:rPr>
          <w:fldChar w:fldCharType="separate"/>
        </w:r>
        <w:r w:rsidR="000063B5">
          <w:rPr>
            <w:noProof/>
            <w:webHidden/>
          </w:rPr>
          <w:t>14</w:t>
        </w:r>
        <w:r w:rsidR="000063B5">
          <w:rPr>
            <w:noProof/>
            <w:webHidden/>
          </w:rPr>
          <w:fldChar w:fldCharType="end"/>
        </w:r>
      </w:hyperlink>
    </w:p>
    <w:p w14:paraId="395FD97D" w14:textId="77777777" w:rsidR="000063B5" w:rsidRDefault="0098398E">
      <w:pPr>
        <w:pStyle w:val="TOC2"/>
        <w:rPr>
          <w:rFonts w:asciiTheme="minorHAnsi" w:eastAsiaTheme="minorEastAsia" w:hAnsiTheme="minorHAnsi" w:cstheme="minorBidi"/>
          <w:noProof/>
          <w:sz w:val="22"/>
          <w:szCs w:val="22"/>
        </w:rPr>
      </w:pPr>
      <w:hyperlink w:anchor="_Toc418510118" w:history="1">
        <w:r w:rsidR="000063B5" w:rsidRPr="002B2A4B">
          <w:rPr>
            <w:rStyle w:val="Hyperlink"/>
            <w:noProof/>
          </w:rPr>
          <w:t>1.16</w:t>
        </w:r>
        <w:r w:rsidR="000063B5">
          <w:rPr>
            <w:rFonts w:asciiTheme="minorHAnsi" w:eastAsiaTheme="minorEastAsia" w:hAnsiTheme="minorHAnsi" w:cstheme="minorBidi"/>
            <w:noProof/>
            <w:sz w:val="22"/>
            <w:szCs w:val="22"/>
          </w:rPr>
          <w:tab/>
        </w:r>
        <w:r w:rsidR="000063B5" w:rsidRPr="002B2A4B">
          <w:rPr>
            <w:rStyle w:val="Hyperlink"/>
            <w:noProof/>
          </w:rPr>
          <w:t>Naming</w:t>
        </w:r>
        <w:r w:rsidR="000063B5">
          <w:rPr>
            <w:noProof/>
            <w:webHidden/>
          </w:rPr>
          <w:tab/>
        </w:r>
        <w:r w:rsidR="000063B5">
          <w:rPr>
            <w:noProof/>
            <w:webHidden/>
          </w:rPr>
          <w:fldChar w:fldCharType="begin"/>
        </w:r>
        <w:r w:rsidR="000063B5">
          <w:rPr>
            <w:noProof/>
            <w:webHidden/>
          </w:rPr>
          <w:instrText xml:space="preserve"> PAGEREF _Toc418510118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2D27575E" w14:textId="77777777" w:rsidR="000063B5" w:rsidRDefault="0098398E">
      <w:pPr>
        <w:pStyle w:val="TOC2"/>
        <w:rPr>
          <w:rFonts w:asciiTheme="minorHAnsi" w:eastAsiaTheme="minorEastAsia" w:hAnsiTheme="minorHAnsi" w:cstheme="minorBidi"/>
          <w:noProof/>
          <w:sz w:val="22"/>
          <w:szCs w:val="22"/>
        </w:rPr>
      </w:pPr>
      <w:hyperlink w:anchor="_Toc418510119" w:history="1">
        <w:r w:rsidR="000063B5" w:rsidRPr="002B2A4B">
          <w:rPr>
            <w:rStyle w:val="Hyperlink"/>
            <w:noProof/>
          </w:rPr>
          <w:t>1.17</w:t>
        </w:r>
        <w:r w:rsidR="000063B5">
          <w:rPr>
            <w:rFonts w:asciiTheme="minorHAnsi" w:eastAsiaTheme="minorEastAsia" w:hAnsiTheme="minorHAnsi" w:cstheme="minorBidi"/>
            <w:noProof/>
            <w:sz w:val="22"/>
            <w:szCs w:val="22"/>
          </w:rPr>
          <w:tab/>
        </w:r>
        <w:r w:rsidR="000063B5" w:rsidRPr="002B2A4B">
          <w:rPr>
            <w:rStyle w:val="Hyperlink"/>
            <w:noProof/>
          </w:rPr>
          <w:t>Representations</w:t>
        </w:r>
        <w:r w:rsidR="000063B5">
          <w:rPr>
            <w:noProof/>
            <w:webHidden/>
          </w:rPr>
          <w:tab/>
        </w:r>
        <w:r w:rsidR="000063B5">
          <w:rPr>
            <w:noProof/>
            <w:webHidden/>
          </w:rPr>
          <w:fldChar w:fldCharType="begin"/>
        </w:r>
        <w:r w:rsidR="000063B5">
          <w:rPr>
            <w:noProof/>
            <w:webHidden/>
          </w:rPr>
          <w:instrText xml:space="preserve"> PAGEREF _Toc418510119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94F8B83" w14:textId="77777777" w:rsidR="000063B5" w:rsidRDefault="0098398E">
      <w:pPr>
        <w:pStyle w:val="TOC2"/>
        <w:rPr>
          <w:rFonts w:asciiTheme="minorHAnsi" w:eastAsiaTheme="minorEastAsia" w:hAnsiTheme="minorHAnsi" w:cstheme="minorBidi"/>
          <w:noProof/>
          <w:sz w:val="22"/>
          <w:szCs w:val="22"/>
        </w:rPr>
      </w:pPr>
      <w:hyperlink w:anchor="_Toc418510120" w:history="1">
        <w:r w:rsidR="000063B5" w:rsidRPr="002B2A4B">
          <w:rPr>
            <w:rStyle w:val="Hyperlink"/>
            <w:noProof/>
          </w:rPr>
          <w:t>1.18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_Toc418510120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BA7FCAD" w14:textId="77777777" w:rsidR="000063B5" w:rsidRDefault="0098398E">
      <w:pPr>
        <w:pStyle w:val="TOC3"/>
        <w:rPr>
          <w:rFonts w:asciiTheme="minorHAnsi" w:eastAsiaTheme="minorEastAsia" w:hAnsiTheme="minorHAnsi" w:cstheme="minorBidi"/>
          <w:noProof/>
          <w:sz w:val="22"/>
          <w:szCs w:val="22"/>
        </w:rPr>
      </w:pPr>
      <w:hyperlink w:anchor="_Toc418510121" w:history="1">
        <w:r w:rsidR="000063B5" w:rsidRPr="002B2A4B">
          <w:rPr>
            <w:rStyle w:val="Hyperlink"/>
            <w:noProof/>
          </w:rPr>
          <w:t>1.18.1</w:t>
        </w:r>
        <w:r w:rsidR="000063B5">
          <w:rPr>
            <w:rFonts w:asciiTheme="minorHAnsi" w:eastAsiaTheme="minorEastAsia" w:hAnsiTheme="minorHAnsi" w:cstheme="minorBidi"/>
            <w:noProof/>
            <w:sz w:val="22"/>
            <w:szCs w:val="22"/>
          </w:rPr>
          <w:tab/>
        </w:r>
        <w:r w:rsidR="000063B5" w:rsidRPr="002B2A4B">
          <w:rPr>
            <w:rStyle w:val="Hyperlink"/>
            <w:noProof/>
          </w:rPr>
          <w:t>Contextualization</w:t>
        </w:r>
        <w:r w:rsidR="000063B5">
          <w:rPr>
            <w:noProof/>
            <w:webHidden/>
          </w:rPr>
          <w:tab/>
        </w:r>
        <w:r w:rsidR="000063B5">
          <w:rPr>
            <w:noProof/>
            <w:webHidden/>
          </w:rPr>
          <w:fldChar w:fldCharType="begin"/>
        </w:r>
        <w:r w:rsidR="000063B5">
          <w:rPr>
            <w:noProof/>
            <w:webHidden/>
          </w:rPr>
          <w:instrText xml:space="preserve"> PAGEREF _Toc418510121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56955BC0" w14:textId="77777777" w:rsidR="000063B5" w:rsidRDefault="0098398E">
      <w:pPr>
        <w:pStyle w:val="TOC3"/>
        <w:rPr>
          <w:rFonts w:asciiTheme="minorHAnsi" w:eastAsiaTheme="minorEastAsia" w:hAnsiTheme="minorHAnsi" w:cstheme="minorBidi"/>
          <w:noProof/>
          <w:sz w:val="22"/>
          <w:szCs w:val="22"/>
        </w:rPr>
      </w:pPr>
      <w:hyperlink w:anchor="_Toc418510122" w:history="1">
        <w:r w:rsidR="000063B5" w:rsidRPr="002B2A4B">
          <w:rPr>
            <w:rStyle w:val="Hyperlink"/>
            <w:noProof/>
          </w:rPr>
          <w:t>1.18.2</w:t>
        </w:r>
        <w:r w:rsidR="000063B5">
          <w:rPr>
            <w:rFonts w:asciiTheme="minorHAnsi" w:eastAsiaTheme="minorEastAsia" w:hAnsiTheme="minorHAnsi" w:cstheme="minorBidi"/>
            <w:noProof/>
            <w:sz w:val="22"/>
            <w:szCs w:val="22"/>
          </w:rPr>
          <w:tab/>
        </w:r>
        <w:r w:rsidR="000063B5" w:rsidRPr="002B2A4B">
          <w:rPr>
            <w:rStyle w:val="Hyperlink"/>
            <w:noProof/>
          </w:rPr>
          <w:t>Equivalence</w:t>
        </w:r>
        <w:r w:rsidR="000063B5">
          <w:rPr>
            <w:noProof/>
            <w:webHidden/>
          </w:rPr>
          <w:tab/>
        </w:r>
        <w:r w:rsidR="000063B5">
          <w:rPr>
            <w:noProof/>
            <w:webHidden/>
          </w:rPr>
          <w:fldChar w:fldCharType="begin"/>
        </w:r>
        <w:r w:rsidR="000063B5">
          <w:rPr>
            <w:noProof/>
            <w:webHidden/>
          </w:rPr>
          <w:instrText xml:space="preserve"> PAGEREF _Toc418510122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3AEDCBF6" w14:textId="77777777" w:rsidR="000063B5" w:rsidRDefault="0098398E">
      <w:pPr>
        <w:pStyle w:val="TOC3"/>
        <w:rPr>
          <w:rFonts w:asciiTheme="minorHAnsi" w:eastAsiaTheme="minorEastAsia" w:hAnsiTheme="minorHAnsi" w:cstheme="minorBidi"/>
          <w:noProof/>
          <w:sz w:val="22"/>
          <w:szCs w:val="22"/>
        </w:rPr>
      </w:pPr>
      <w:hyperlink w:anchor="_Toc418510123" w:history="1">
        <w:r w:rsidR="000063B5" w:rsidRPr="002B2A4B">
          <w:rPr>
            <w:rStyle w:val="Hyperlink"/>
            <w:noProof/>
          </w:rPr>
          <w:t>1.18.3</w:t>
        </w:r>
        <w:r w:rsidR="000063B5">
          <w:rPr>
            <w:rFonts w:asciiTheme="minorHAnsi" w:eastAsiaTheme="minorEastAsia" w:hAnsiTheme="minorHAnsi" w:cstheme="minorBidi"/>
            <w:noProof/>
            <w:sz w:val="22"/>
            <w:szCs w:val="22"/>
          </w:rPr>
          <w:tab/>
        </w:r>
        <w:r w:rsidR="000063B5" w:rsidRPr="002B2A4B">
          <w:rPr>
            <w:rStyle w:val="Hyperlink"/>
            <w:noProof/>
          </w:rPr>
          <w:t>Generalization</w:t>
        </w:r>
        <w:r w:rsidR="000063B5">
          <w:rPr>
            <w:noProof/>
            <w:webHidden/>
          </w:rPr>
          <w:tab/>
        </w:r>
        <w:r w:rsidR="000063B5">
          <w:rPr>
            <w:noProof/>
            <w:webHidden/>
          </w:rPr>
          <w:fldChar w:fldCharType="begin"/>
        </w:r>
        <w:r w:rsidR="000063B5">
          <w:rPr>
            <w:noProof/>
            <w:webHidden/>
          </w:rPr>
          <w:instrText xml:space="preserve"> PAGEREF _Toc418510123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4FB675D5" w14:textId="77777777" w:rsidR="000063B5" w:rsidRDefault="0098398E">
      <w:pPr>
        <w:pStyle w:val="TOC2"/>
        <w:rPr>
          <w:rFonts w:asciiTheme="minorHAnsi" w:eastAsiaTheme="minorEastAsia" w:hAnsiTheme="minorHAnsi" w:cstheme="minorBidi"/>
          <w:noProof/>
          <w:sz w:val="22"/>
          <w:szCs w:val="22"/>
        </w:rPr>
      </w:pPr>
      <w:hyperlink w:anchor="_Toc418510124" w:history="1">
        <w:r w:rsidR="000063B5" w:rsidRPr="002B2A4B">
          <w:rPr>
            <w:rStyle w:val="Hyperlink"/>
            <w:noProof/>
          </w:rPr>
          <w:t>1.19</w:t>
        </w:r>
        <w:r w:rsidR="000063B5">
          <w:rPr>
            <w:rFonts w:asciiTheme="minorHAnsi" w:eastAsiaTheme="minorEastAsia" w:hAnsiTheme="minorHAnsi" w:cstheme="minorBidi"/>
            <w:noProof/>
            <w:sz w:val="22"/>
            <w:szCs w:val="22"/>
          </w:rPr>
          <w:tab/>
        </w:r>
        <w:r w:rsidR="000063B5" w:rsidRPr="002B2A4B">
          <w:rPr>
            <w:rStyle w:val="Hyperlink"/>
            <w:noProof/>
          </w:rPr>
          <w:t>SIMF Lexical Scope &amp; Physical Representations [SYNC]</w:t>
        </w:r>
        <w:r w:rsidR="000063B5">
          <w:rPr>
            <w:noProof/>
            <w:webHidden/>
          </w:rPr>
          <w:tab/>
        </w:r>
        <w:r w:rsidR="000063B5">
          <w:rPr>
            <w:noProof/>
            <w:webHidden/>
          </w:rPr>
          <w:fldChar w:fldCharType="begin"/>
        </w:r>
        <w:r w:rsidR="000063B5">
          <w:rPr>
            <w:noProof/>
            <w:webHidden/>
          </w:rPr>
          <w:instrText xml:space="preserve"> PAGEREF _Toc418510124 \h </w:instrText>
        </w:r>
        <w:r w:rsidR="000063B5">
          <w:rPr>
            <w:noProof/>
            <w:webHidden/>
          </w:rPr>
        </w:r>
        <w:r w:rsidR="000063B5">
          <w:rPr>
            <w:noProof/>
            <w:webHidden/>
          </w:rPr>
          <w:fldChar w:fldCharType="separate"/>
        </w:r>
        <w:r w:rsidR="000063B5">
          <w:rPr>
            <w:noProof/>
            <w:webHidden/>
          </w:rPr>
          <w:t>15</w:t>
        </w:r>
        <w:r w:rsidR="000063B5">
          <w:rPr>
            <w:noProof/>
            <w:webHidden/>
          </w:rPr>
          <w:fldChar w:fldCharType="end"/>
        </w:r>
      </w:hyperlink>
    </w:p>
    <w:p w14:paraId="25D34193" w14:textId="77777777" w:rsidR="000063B5" w:rsidRDefault="0098398E">
      <w:pPr>
        <w:pStyle w:val="TOC2"/>
        <w:rPr>
          <w:rFonts w:asciiTheme="minorHAnsi" w:eastAsiaTheme="minorEastAsia" w:hAnsiTheme="minorHAnsi" w:cstheme="minorBidi"/>
          <w:noProof/>
          <w:sz w:val="22"/>
          <w:szCs w:val="22"/>
        </w:rPr>
      </w:pPr>
      <w:hyperlink w:anchor="_Toc418510125" w:history="1">
        <w:r w:rsidR="000063B5" w:rsidRPr="002B2A4B">
          <w:rPr>
            <w:rStyle w:val="Hyperlink"/>
            <w:noProof/>
          </w:rPr>
          <w:t>1.20</w:t>
        </w:r>
        <w:r w:rsidR="000063B5">
          <w:rPr>
            <w:rFonts w:asciiTheme="minorHAnsi" w:eastAsiaTheme="minorEastAsia" w:hAnsiTheme="minorHAnsi" w:cstheme="minorBidi"/>
            <w:noProof/>
            <w:sz w:val="22"/>
            <w:szCs w:val="22"/>
          </w:rPr>
          <w:tab/>
        </w:r>
        <w:r w:rsidR="000063B5" w:rsidRPr="002B2A4B">
          <w:rPr>
            <w:rStyle w:val="Hyperlink"/>
            <w:noProof/>
          </w:rPr>
          <w:t>Transactions</w:t>
        </w:r>
        <w:r w:rsidR="000063B5">
          <w:rPr>
            <w:noProof/>
            <w:webHidden/>
          </w:rPr>
          <w:tab/>
        </w:r>
        <w:r w:rsidR="000063B5">
          <w:rPr>
            <w:noProof/>
            <w:webHidden/>
          </w:rPr>
          <w:fldChar w:fldCharType="begin"/>
        </w:r>
        <w:r w:rsidR="000063B5">
          <w:rPr>
            <w:noProof/>
            <w:webHidden/>
          </w:rPr>
          <w:instrText xml:space="preserve"> PAGEREF _Toc418510125 \h </w:instrText>
        </w:r>
        <w:r w:rsidR="000063B5">
          <w:rPr>
            <w:noProof/>
            <w:webHidden/>
          </w:rPr>
        </w:r>
        <w:r w:rsidR="000063B5">
          <w:rPr>
            <w:noProof/>
            <w:webHidden/>
          </w:rPr>
          <w:fldChar w:fldCharType="separate"/>
        </w:r>
        <w:r w:rsidR="000063B5">
          <w:rPr>
            <w:noProof/>
            <w:webHidden/>
          </w:rPr>
          <w:t>16</w:t>
        </w:r>
        <w:r w:rsidR="000063B5">
          <w:rPr>
            <w:noProof/>
            <w:webHidden/>
          </w:rPr>
          <w:fldChar w:fldCharType="end"/>
        </w:r>
      </w:hyperlink>
    </w:p>
    <w:p w14:paraId="34876C09"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126" w:history="1">
        <w:r w:rsidR="000063B5" w:rsidRPr="002B2A4B">
          <w:rPr>
            <w:rStyle w:val="Hyperlink"/>
            <w:noProof/>
          </w:rPr>
          <w:t>2</w:t>
        </w:r>
        <w:r w:rsidR="000063B5">
          <w:rPr>
            <w:rFonts w:asciiTheme="minorHAnsi" w:eastAsiaTheme="minorEastAsia" w:hAnsiTheme="minorHAnsi" w:cstheme="minorBidi"/>
            <w:noProof/>
            <w:sz w:val="22"/>
            <w:szCs w:val="22"/>
          </w:rPr>
          <w:tab/>
        </w:r>
        <w:r w:rsidR="000063B5" w:rsidRPr="002B2A4B">
          <w:rPr>
            <w:rStyle w:val="Hyperlink"/>
            <w:noProof/>
          </w:rPr>
          <w:t>Conceptual Information Modeling with SIMF</w:t>
        </w:r>
        <w:r w:rsidR="000063B5">
          <w:rPr>
            <w:noProof/>
            <w:webHidden/>
          </w:rPr>
          <w:tab/>
        </w:r>
        <w:r w:rsidR="000063B5">
          <w:rPr>
            <w:noProof/>
            <w:webHidden/>
          </w:rPr>
          <w:fldChar w:fldCharType="begin"/>
        </w:r>
        <w:r w:rsidR="000063B5">
          <w:rPr>
            <w:noProof/>
            <w:webHidden/>
          </w:rPr>
          <w:instrText xml:space="preserve"> PAGEREF _Toc418510126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4A48619F" w14:textId="77777777" w:rsidR="000063B5" w:rsidRDefault="0098398E">
      <w:pPr>
        <w:pStyle w:val="TOC2"/>
        <w:rPr>
          <w:rFonts w:asciiTheme="minorHAnsi" w:eastAsiaTheme="minorEastAsia" w:hAnsiTheme="minorHAnsi" w:cstheme="minorBidi"/>
          <w:noProof/>
          <w:sz w:val="22"/>
          <w:szCs w:val="22"/>
        </w:rPr>
      </w:pPr>
      <w:hyperlink w:anchor="_Toc418510127" w:history="1">
        <w:r w:rsidR="000063B5" w:rsidRPr="002B2A4B">
          <w:rPr>
            <w:rStyle w:val="Hyperlink"/>
            <w:noProof/>
          </w:rPr>
          <w:t>2.1</w:t>
        </w:r>
        <w:r w:rsidR="000063B5">
          <w:rPr>
            <w:rFonts w:asciiTheme="minorHAnsi" w:eastAsiaTheme="minorEastAsia" w:hAnsiTheme="minorHAnsi" w:cstheme="minorBidi"/>
            <w:noProof/>
            <w:sz w:val="22"/>
            <w:szCs w:val="22"/>
          </w:rPr>
          <w:tab/>
        </w:r>
        <w:r w:rsidR="000063B5" w:rsidRPr="002B2A4B">
          <w:rPr>
            <w:rStyle w:val="Hyperlink"/>
            <w:noProof/>
          </w:rPr>
          <w:t>Models and lexical context</w:t>
        </w:r>
        <w:r w:rsidR="000063B5">
          <w:rPr>
            <w:noProof/>
            <w:webHidden/>
          </w:rPr>
          <w:tab/>
        </w:r>
        <w:r w:rsidR="000063B5">
          <w:rPr>
            <w:noProof/>
            <w:webHidden/>
          </w:rPr>
          <w:fldChar w:fldCharType="begin"/>
        </w:r>
        <w:r w:rsidR="000063B5">
          <w:rPr>
            <w:noProof/>
            <w:webHidden/>
          </w:rPr>
          <w:instrText xml:space="preserve"> PAGEREF _Toc418510127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55D5EE1F" w14:textId="77777777" w:rsidR="000063B5" w:rsidRDefault="0098398E">
      <w:pPr>
        <w:pStyle w:val="TOC2"/>
        <w:rPr>
          <w:rFonts w:asciiTheme="minorHAnsi" w:eastAsiaTheme="minorEastAsia" w:hAnsiTheme="minorHAnsi" w:cstheme="minorBidi"/>
          <w:noProof/>
          <w:sz w:val="22"/>
          <w:szCs w:val="22"/>
        </w:rPr>
      </w:pPr>
      <w:hyperlink w:anchor="_Toc418510128" w:history="1">
        <w:r w:rsidR="000063B5" w:rsidRPr="002B2A4B">
          <w:rPr>
            <w:rStyle w:val="Hyperlink"/>
            <w:noProof/>
          </w:rPr>
          <w:t>2.2</w:t>
        </w:r>
        <w:r w:rsidR="000063B5">
          <w:rPr>
            <w:rFonts w:asciiTheme="minorHAnsi" w:eastAsiaTheme="minorEastAsia" w:hAnsiTheme="minorHAnsi" w:cstheme="minorBidi"/>
            <w:noProof/>
            <w:sz w:val="22"/>
            <w:szCs w:val="22"/>
          </w:rPr>
          <w:tab/>
        </w:r>
        <w:r w:rsidR="000063B5" w:rsidRPr="002B2A4B">
          <w:rPr>
            <w:rStyle w:val="Hyperlink"/>
            <w:noProof/>
          </w:rPr>
          <w:t>Concepts</w:t>
        </w:r>
        <w:r w:rsidR="000063B5">
          <w:rPr>
            <w:noProof/>
            <w:webHidden/>
          </w:rPr>
          <w:tab/>
        </w:r>
        <w:r w:rsidR="000063B5">
          <w:rPr>
            <w:noProof/>
            <w:webHidden/>
          </w:rPr>
          <w:fldChar w:fldCharType="begin"/>
        </w:r>
        <w:r w:rsidR="000063B5">
          <w:rPr>
            <w:noProof/>
            <w:webHidden/>
          </w:rPr>
          <w:instrText xml:space="preserve"> PAGEREF _Toc418510128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0B1D018B" w14:textId="77777777" w:rsidR="000063B5" w:rsidRDefault="0098398E">
      <w:pPr>
        <w:pStyle w:val="TOC2"/>
        <w:rPr>
          <w:rFonts w:asciiTheme="minorHAnsi" w:eastAsiaTheme="minorEastAsia" w:hAnsiTheme="minorHAnsi" w:cstheme="minorBidi"/>
          <w:noProof/>
          <w:sz w:val="22"/>
          <w:szCs w:val="22"/>
        </w:rPr>
      </w:pPr>
      <w:hyperlink w:anchor="_Toc418510129" w:history="1">
        <w:r w:rsidR="000063B5" w:rsidRPr="002B2A4B">
          <w:rPr>
            <w:rStyle w:val="Hyperlink"/>
            <w:noProof/>
          </w:rPr>
          <w:t>2.3</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_Toc418510129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72D0E2A5" w14:textId="77777777" w:rsidR="000063B5" w:rsidRDefault="0098398E">
      <w:pPr>
        <w:pStyle w:val="TOC2"/>
        <w:rPr>
          <w:rFonts w:asciiTheme="minorHAnsi" w:eastAsiaTheme="minorEastAsia" w:hAnsiTheme="minorHAnsi" w:cstheme="minorBidi"/>
          <w:noProof/>
          <w:sz w:val="22"/>
          <w:szCs w:val="22"/>
        </w:rPr>
      </w:pPr>
      <w:hyperlink w:anchor="_Toc418510130" w:history="1">
        <w:r w:rsidR="000063B5" w:rsidRPr="002B2A4B">
          <w:rPr>
            <w:rStyle w:val="Hyperlink"/>
            <w:noProof/>
          </w:rPr>
          <w:t>2.4</w:t>
        </w:r>
        <w:r w:rsidR="000063B5">
          <w:rPr>
            <w:rFonts w:asciiTheme="minorHAnsi" w:eastAsiaTheme="minorEastAsia" w:hAnsiTheme="minorHAnsi" w:cstheme="minorBidi"/>
            <w:noProof/>
            <w:sz w:val="22"/>
            <w:szCs w:val="22"/>
          </w:rPr>
          <w:tab/>
        </w:r>
        <w:r w:rsidR="000063B5" w:rsidRPr="002B2A4B">
          <w:rPr>
            <w:rStyle w:val="Hyperlink"/>
            <w:noProof/>
          </w:rPr>
          <w:t>Relations</w:t>
        </w:r>
        <w:r w:rsidR="000063B5">
          <w:rPr>
            <w:noProof/>
            <w:webHidden/>
          </w:rPr>
          <w:tab/>
        </w:r>
        <w:r w:rsidR="000063B5">
          <w:rPr>
            <w:noProof/>
            <w:webHidden/>
          </w:rPr>
          <w:fldChar w:fldCharType="begin"/>
        </w:r>
        <w:r w:rsidR="000063B5">
          <w:rPr>
            <w:noProof/>
            <w:webHidden/>
          </w:rPr>
          <w:instrText xml:space="preserve"> PAGEREF _Toc418510130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5293DA23" w14:textId="77777777" w:rsidR="000063B5" w:rsidRDefault="0098398E">
      <w:pPr>
        <w:pStyle w:val="TOC2"/>
        <w:rPr>
          <w:rFonts w:asciiTheme="minorHAnsi" w:eastAsiaTheme="minorEastAsia" w:hAnsiTheme="minorHAnsi" w:cstheme="minorBidi"/>
          <w:noProof/>
          <w:sz w:val="22"/>
          <w:szCs w:val="22"/>
        </w:rPr>
      </w:pPr>
      <w:hyperlink w:anchor="_Toc418510131" w:history="1">
        <w:r w:rsidR="000063B5" w:rsidRPr="002B2A4B">
          <w:rPr>
            <w:rStyle w:val="Hyperlink"/>
            <w:noProof/>
          </w:rPr>
          <w:t>2.5</w:t>
        </w:r>
        <w:r w:rsidR="000063B5">
          <w:rPr>
            <w:rFonts w:asciiTheme="minorHAnsi" w:eastAsiaTheme="minorEastAsia" w:hAnsiTheme="minorHAnsi" w:cstheme="minorBidi"/>
            <w:noProof/>
            <w:sz w:val="22"/>
            <w:szCs w:val="22"/>
          </w:rPr>
          <w:tab/>
        </w:r>
        <w:r w:rsidR="000063B5" w:rsidRPr="002B2A4B">
          <w:rPr>
            <w:rStyle w:val="Hyperlink"/>
            <w:noProof/>
          </w:rPr>
          <w:t>Entities</w:t>
        </w:r>
        <w:r w:rsidR="000063B5">
          <w:rPr>
            <w:noProof/>
            <w:webHidden/>
          </w:rPr>
          <w:tab/>
        </w:r>
        <w:r w:rsidR="000063B5">
          <w:rPr>
            <w:noProof/>
            <w:webHidden/>
          </w:rPr>
          <w:fldChar w:fldCharType="begin"/>
        </w:r>
        <w:r w:rsidR="000063B5">
          <w:rPr>
            <w:noProof/>
            <w:webHidden/>
          </w:rPr>
          <w:instrText xml:space="preserve"> PAGEREF _Toc418510131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0D2456D8" w14:textId="77777777" w:rsidR="000063B5" w:rsidRDefault="0098398E">
      <w:pPr>
        <w:pStyle w:val="TOC2"/>
        <w:rPr>
          <w:rFonts w:asciiTheme="minorHAnsi" w:eastAsiaTheme="minorEastAsia" w:hAnsiTheme="minorHAnsi" w:cstheme="minorBidi"/>
          <w:noProof/>
          <w:sz w:val="22"/>
          <w:szCs w:val="22"/>
        </w:rPr>
      </w:pPr>
      <w:hyperlink w:anchor="_Toc418510132" w:history="1">
        <w:r w:rsidR="000063B5" w:rsidRPr="002B2A4B">
          <w:rPr>
            <w:rStyle w:val="Hyperlink"/>
            <w:noProof/>
          </w:rPr>
          <w:t>2.6</w:t>
        </w:r>
        <w:r w:rsidR="000063B5">
          <w:rPr>
            <w:rFonts w:asciiTheme="minorHAnsi" w:eastAsiaTheme="minorEastAsia" w:hAnsiTheme="minorHAnsi" w:cstheme="minorBidi"/>
            <w:noProof/>
            <w:sz w:val="22"/>
            <w:szCs w:val="22"/>
          </w:rPr>
          <w:tab/>
        </w:r>
        <w:r w:rsidR="000063B5" w:rsidRPr="002B2A4B">
          <w:rPr>
            <w:rStyle w:val="Hyperlink"/>
            <w:noProof/>
          </w:rPr>
          <w:t>Characteristics</w:t>
        </w:r>
        <w:r w:rsidR="000063B5">
          <w:rPr>
            <w:noProof/>
            <w:webHidden/>
          </w:rPr>
          <w:tab/>
        </w:r>
        <w:r w:rsidR="000063B5">
          <w:rPr>
            <w:noProof/>
            <w:webHidden/>
          </w:rPr>
          <w:fldChar w:fldCharType="begin"/>
        </w:r>
        <w:r w:rsidR="000063B5">
          <w:rPr>
            <w:noProof/>
            <w:webHidden/>
          </w:rPr>
          <w:instrText xml:space="preserve"> PAGEREF _Toc418510132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4624660C"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133" w:history="1">
        <w:r w:rsidR="000063B5" w:rsidRPr="002B2A4B">
          <w:rPr>
            <w:rStyle w:val="Hyperlink"/>
            <w:i/>
            <w:noProof/>
          </w:rPr>
          <w:t>8</w:t>
        </w:r>
        <w:r w:rsidR="000063B5">
          <w:rPr>
            <w:rFonts w:asciiTheme="minorHAnsi" w:eastAsiaTheme="minorEastAsia" w:hAnsiTheme="minorHAnsi" w:cstheme="minorBidi"/>
            <w:noProof/>
            <w:sz w:val="22"/>
            <w:szCs w:val="22"/>
          </w:rPr>
          <w:tab/>
        </w:r>
        <w:r w:rsidR="000063B5" w:rsidRPr="002B2A4B">
          <w:rPr>
            <w:rStyle w:val="Hyperlink"/>
            <w:noProof/>
          </w:rPr>
          <w:t>Bridging Information Models with SIMF</w:t>
        </w:r>
        <w:r w:rsidR="000063B5">
          <w:rPr>
            <w:noProof/>
            <w:webHidden/>
          </w:rPr>
          <w:tab/>
        </w:r>
        <w:r w:rsidR="000063B5">
          <w:rPr>
            <w:noProof/>
            <w:webHidden/>
          </w:rPr>
          <w:fldChar w:fldCharType="begin"/>
        </w:r>
        <w:r w:rsidR="000063B5">
          <w:rPr>
            <w:noProof/>
            <w:webHidden/>
          </w:rPr>
          <w:instrText xml:space="preserve"> PAGEREF _Toc418510133 \h </w:instrText>
        </w:r>
        <w:r w:rsidR="000063B5">
          <w:rPr>
            <w:noProof/>
            <w:webHidden/>
          </w:rPr>
        </w:r>
        <w:r w:rsidR="000063B5">
          <w:rPr>
            <w:noProof/>
            <w:webHidden/>
          </w:rPr>
          <w:fldChar w:fldCharType="separate"/>
        </w:r>
        <w:r w:rsidR="000063B5">
          <w:rPr>
            <w:noProof/>
            <w:webHidden/>
          </w:rPr>
          <w:t>18</w:t>
        </w:r>
        <w:r w:rsidR="000063B5">
          <w:rPr>
            <w:noProof/>
            <w:webHidden/>
          </w:rPr>
          <w:fldChar w:fldCharType="end"/>
        </w:r>
      </w:hyperlink>
    </w:p>
    <w:p w14:paraId="7D6BC26E"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134" w:history="1">
        <w:r w:rsidR="000063B5" w:rsidRPr="002B2A4B">
          <w:rPr>
            <w:rStyle w:val="Hyperlink"/>
            <w:i/>
            <w:noProof/>
          </w:rPr>
          <w:t>9</w:t>
        </w:r>
        <w:r w:rsidR="000063B5">
          <w:rPr>
            <w:rFonts w:asciiTheme="minorHAnsi" w:eastAsiaTheme="minorEastAsia" w:hAnsiTheme="minorHAnsi" w:cstheme="minorBidi"/>
            <w:noProof/>
            <w:sz w:val="22"/>
            <w:szCs w:val="22"/>
          </w:rPr>
          <w:tab/>
        </w:r>
        <w:r w:rsidR="000063B5" w:rsidRPr="002B2A4B">
          <w:rPr>
            <w:rStyle w:val="Hyperlink"/>
            <w:noProof/>
          </w:rPr>
          <w:t>Abstract Syntax [Normative]</w:t>
        </w:r>
        <w:r w:rsidR="000063B5">
          <w:rPr>
            <w:noProof/>
            <w:webHidden/>
          </w:rPr>
          <w:tab/>
        </w:r>
        <w:r w:rsidR="000063B5">
          <w:rPr>
            <w:noProof/>
            <w:webHidden/>
          </w:rPr>
          <w:fldChar w:fldCharType="begin"/>
        </w:r>
        <w:r w:rsidR="000063B5">
          <w:rPr>
            <w:noProof/>
            <w:webHidden/>
          </w:rPr>
          <w:instrText xml:space="preserve"> PAGEREF _Toc418510134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2A0F01A1" w14:textId="77777777" w:rsidR="000063B5" w:rsidRDefault="0098398E">
      <w:pPr>
        <w:pStyle w:val="TOC2"/>
        <w:rPr>
          <w:rFonts w:asciiTheme="minorHAnsi" w:eastAsiaTheme="minorEastAsia" w:hAnsiTheme="minorHAnsi" w:cstheme="minorBidi"/>
          <w:noProof/>
          <w:sz w:val="22"/>
          <w:szCs w:val="22"/>
        </w:rPr>
      </w:pPr>
      <w:hyperlink w:anchor="_Toc418510135" w:history="1">
        <w:r w:rsidR="000063B5" w:rsidRPr="002B2A4B">
          <w:rPr>
            <w:rStyle w:val="Hyperlink"/>
            <w:noProof/>
          </w:rPr>
          <w:t>2.7</w:t>
        </w:r>
        <w:r w:rsidR="000063B5">
          <w:rPr>
            <w:rFonts w:asciiTheme="minorHAnsi" w:eastAsiaTheme="minorEastAsia" w:hAnsiTheme="minorHAnsi" w:cstheme="minorBidi"/>
            <w:noProof/>
            <w:sz w:val="22"/>
            <w:szCs w:val="22"/>
          </w:rPr>
          <w:tab/>
        </w:r>
        <w:r w:rsidR="000063B5" w:rsidRPr="002B2A4B">
          <w:rPr>
            <w:rStyle w:val="Hyperlink"/>
            <w:noProof/>
          </w:rPr>
          <w:t>SIMF Meta Model::Expressions</w:t>
        </w:r>
        <w:r w:rsidR="000063B5">
          <w:rPr>
            <w:noProof/>
            <w:webHidden/>
          </w:rPr>
          <w:tab/>
        </w:r>
        <w:r w:rsidR="000063B5">
          <w:rPr>
            <w:noProof/>
            <w:webHidden/>
          </w:rPr>
          <w:fldChar w:fldCharType="begin"/>
        </w:r>
        <w:r w:rsidR="000063B5">
          <w:rPr>
            <w:noProof/>
            <w:webHidden/>
          </w:rPr>
          <w:instrText xml:space="preserve"> PAGEREF _Toc418510135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1CBE4725" w14:textId="77777777" w:rsidR="000063B5" w:rsidRDefault="0098398E">
      <w:pPr>
        <w:pStyle w:val="TOC3"/>
        <w:rPr>
          <w:rFonts w:asciiTheme="minorHAnsi" w:eastAsiaTheme="minorEastAsia" w:hAnsiTheme="minorHAnsi" w:cstheme="minorBidi"/>
          <w:noProof/>
          <w:sz w:val="22"/>
          <w:szCs w:val="22"/>
        </w:rPr>
      </w:pPr>
      <w:hyperlink w:anchor="_Toc418510136" w:history="1">
        <w:r w:rsidR="000063B5" w:rsidRPr="002B2A4B">
          <w:rPr>
            <w:rStyle w:val="Hyperlink"/>
            <w:noProof/>
          </w:rPr>
          <w:t>2.7.1</w:t>
        </w:r>
        <w:r w:rsidR="000063B5">
          <w:rPr>
            <w:rFonts w:asciiTheme="minorHAnsi" w:eastAsiaTheme="minorEastAsia" w:hAnsiTheme="minorHAnsi" w:cstheme="minorBidi"/>
            <w:noProof/>
            <w:sz w:val="22"/>
            <w:szCs w:val="22"/>
          </w:rPr>
          <w:tab/>
        </w:r>
        <w:r w:rsidR="000063B5" w:rsidRPr="002B2A4B">
          <w:rPr>
            <w:rStyle w:val="Hyperlink"/>
            <w:noProof/>
          </w:rPr>
          <w:t>Diagram: Expressions</w:t>
        </w:r>
        <w:r w:rsidR="000063B5">
          <w:rPr>
            <w:noProof/>
            <w:webHidden/>
          </w:rPr>
          <w:tab/>
        </w:r>
        <w:r w:rsidR="000063B5">
          <w:rPr>
            <w:noProof/>
            <w:webHidden/>
          </w:rPr>
          <w:fldChar w:fldCharType="begin"/>
        </w:r>
        <w:r w:rsidR="000063B5">
          <w:rPr>
            <w:noProof/>
            <w:webHidden/>
          </w:rPr>
          <w:instrText xml:space="preserve"> PAGEREF _Toc418510136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4ABC1F1F" w14:textId="77777777" w:rsidR="000063B5" w:rsidRDefault="0098398E">
      <w:pPr>
        <w:pStyle w:val="TOC3"/>
        <w:rPr>
          <w:rFonts w:asciiTheme="minorHAnsi" w:eastAsiaTheme="minorEastAsia" w:hAnsiTheme="minorHAnsi" w:cstheme="minorBidi"/>
          <w:noProof/>
          <w:sz w:val="22"/>
          <w:szCs w:val="22"/>
        </w:rPr>
      </w:pPr>
      <w:hyperlink w:anchor="_Toc418510137" w:history="1">
        <w:r w:rsidR="000063B5" w:rsidRPr="002B2A4B">
          <w:rPr>
            <w:rStyle w:val="Hyperlink"/>
            <w:noProof/>
          </w:rPr>
          <w:t>2.7.2</w:t>
        </w:r>
        <w:r w:rsidR="000063B5">
          <w:rPr>
            <w:rFonts w:asciiTheme="minorHAnsi" w:eastAsiaTheme="minorEastAsia" w:hAnsiTheme="minorHAnsi" w:cstheme="minorBidi"/>
            <w:noProof/>
            <w:sz w:val="22"/>
            <w:szCs w:val="22"/>
          </w:rPr>
          <w:tab/>
        </w:r>
        <w:r w:rsidR="000063B5" w:rsidRPr="002B2A4B">
          <w:rPr>
            <w:rStyle w:val="Hyperlink"/>
            <w:noProof/>
          </w:rPr>
          <w:t>Class Bound Role</w:t>
        </w:r>
        <w:r w:rsidR="000063B5">
          <w:rPr>
            <w:noProof/>
            <w:webHidden/>
          </w:rPr>
          <w:tab/>
        </w:r>
        <w:r w:rsidR="000063B5">
          <w:rPr>
            <w:noProof/>
            <w:webHidden/>
          </w:rPr>
          <w:fldChar w:fldCharType="begin"/>
        </w:r>
        <w:r w:rsidR="000063B5">
          <w:rPr>
            <w:noProof/>
            <w:webHidden/>
          </w:rPr>
          <w:instrText xml:space="preserve"> PAGEREF _Toc418510137 \h </w:instrText>
        </w:r>
        <w:r w:rsidR="000063B5">
          <w:rPr>
            <w:noProof/>
            <w:webHidden/>
          </w:rPr>
        </w:r>
        <w:r w:rsidR="000063B5">
          <w:rPr>
            <w:noProof/>
            <w:webHidden/>
          </w:rPr>
          <w:fldChar w:fldCharType="separate"/>
        </w:r>
        <w:r w:rsidR="000063B5">
          <w:rPr>
            <w:noProof/>
            <w:webHidden/>
          </w:rPr>
          <w:t>19</w:t>
        </w:r>
        <w:r w:rsidR="000063B5">
          <w:rPr>
            <w:noProof/>
            <w:webHidden/>
          </w:rPr>
          <w:fldChar w:fldCharType="end"/>
        </w:r>
      </w:hyperlink>
    </w:p>
    <w:p w14:paraId="2E02C972" w14:textId="77777777" w:rsidR="000063B5" w:rsidRDefault="0098398E">
      <w:pPr>
        <w:pStyle w:val="TOC3"/>
        <w:rPr>
          <w:rFonts w:asciiTheme="minorHAnsi" w:eastAsiaTheme="minorEastAsia" w:hAnsiTheme="minorHAnsi" w:cstheme="minorBidi"/>
          <w:noProof/>
          <w:sz w:val="22"/>
          <w:szCs w:val="22"/>
        </w:rPr>
      </w:pPr>
      <w:hyperlink w:anchor="_Toc418510138" w:history="1">
        <w:r w:rsidR="000063B5" w:rsidRPr="002B2A4B">
          <w:rPr>
            <w:rStyle w:val="Hyperlink"/>
            <w:noProof/>
          </w:rPr>
          <w:t>2.7.3</w:t>
        </w:r>
        <w:r w:rsidR="000063B5">
          <w:rPr>
            <w:rFonts w:asciiTheme="minorHAnsi" w:eastAsiaTheme="minorEastAsia" w:hAnsiTheme="minorHAnsi" w:cstheme="minorBidi"/>
            <w:noProof/>
            <w:sz w:val="22"/>
            <w:szCs w:val="22"/>
          </w:rPr>
          <w:tab/>
        </w:r>
        <w:r w:rsidR="000063B5" w:rsidRPr="002B2A4B">
          <w:rPr>
            <w:rStyle w:val="Hyperlink"/>
            <w:noProof/>
          </w:rPr>
          <w:t>Association Calculation type</w:t>
        </w:r>
        <w:r w:rsidR="000063B5">
          <w:rPr>
            <w:noProof/>
            <w:webHidden/>
          </w:rPr>
          <w:tab/>
        </w:r>
        <w:r w:rsidR="000063B5">
          <w:rPr>
            <w:noProof/>
            <w:webHidden/>
          </w:rPr>
          <w:fldChar w:fldCharType="begin"/>
        </w:r>
        <w:r w:rsidR="000063B5">
          <w:rPr>
            <w:noProof/>
            <w:webHidden/>
          </w:rPr>
          <w:instrText xml:space="preserve"> PAGEREF _Toc418510138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3BF6E472" w14:textId="77777777" w:rsidR="000063B5" w:rsidRDefault="0098398E">
      <w:pPr>
        <w:pStyle w:val="TOC3"/>
        <w:rPr>
          <w:rFonts w:asciiTheme="minorHAnsi" w:eastAsiaTheme="minorEastAsia" w:hAnsiTheme="minorHAnsi" w:cstheme="minorBidi"/>
          <w:noProof/>
          <w:sz w:val="22"/>
          <w:szCs w:val="22"/>
        </w:rPr>
      </w:pPr>
      <w:hyperlink w:anchor="_Toc418510139" w:history="1">
        <w:r w:rsidR="000063B5" w:rsidRPr="002B2A4B">
          <w:rPr>
            <w:rStyle w:val="Hyperlink"/>
            <w:noProof/>
          </w:rPr>
          <w:t>2.7.4</w:t>
        </w:r>
        <w:r w:rsidR="000063B5">
          <w:rPr>
            <w:rFonts w:asciiTheme="minorHAnsi" w:eastAsiaTheme="minorEastAsia" w:hAnsiTheme="minorHAnsi" w:cstheme="minorBidi"/>
            <w:noProof/>
            <w:sz w:val="22"/>
            <w:szCs w:val="22"/>
          </w:rPr>
          <w:tab/>
        </w:r>
        <w:r w:rsidR="000063B5" w:rsidRPr="002B2A4B">
          <w:rPr>
            <w:rStyle w:val="Hyperlink"/>
            <w:noProof/>
          </w:rPr>
          <w:t>Class Computed Fact</w:t>
        </w:r>
        <w:r w:rsidR="000063B5">
          <w:rPr>
            <w:noProof/>
            <w:webHidden/>
          </w:rPr>
          <w:tab/>
        </w:r>
        <w:r w:rsidR="000063B5">
          <w:rPr>
            <w:noProof/>
            <w:webHidden/>
          </w:rPr>
          <w:fldChar w:fldCharType="begin"/>
        </w:r>
        <w:r w:rsidR="000063B5">
          <w:rPr>
            <w:noProof/>
            <w:webHidden/>
          </w:rPr>
          <w:instrText xml:space="preserve"> PAGEREF _Toc418510139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09A6AE94" w14:textId="77777777" w:rsidR="000063B5" w:rsidRDefault="0098398E">
      <w:pPr>
        <w:pStyle w:val="TOC3"/>
        <w:rPr>
          <w:rFonts w:asciiTheme="minorHAnsi" w:eastAsiaTheme="minorEastAsia" w:hAnsiTheme="minorHAnsi" w:cstheme="minorBidi"/>
          <w:noProof/>
          <w:sz w:val="22"/>
          <w:szCs w:val="22"/>
        </w:rPr>
      </w:pPr>
      <w:hyperlink w:anchor="_Toc418510140" w:history="1">
        <w:r w:rsidR="000063B5" w:rsidRPr="002B2A4B">
          <w:rPr>
            <w:rStyle w:val="Hyperlink"/>
            <w:noProof/>
          </w:rPr>
          <w:t>2.7.5</w:t>
        </w:r>
        <w:r w:rsidR="000063B5">
          <w:rPr>
            <w:rFonts w:asciiTheme="minorHAnsi" w:eastAsiaTheme="minorEastAsia" w:hAnsiTheme="minorHAnsi" w:cstheme="minorBidi"/>
            <w:noProof/>
            <w:sz w:val="22"/>
            <w:szCs w:val="22"/>
          </w:rPr>
          <w:tab/>
        </w:r>
        <w:r w:rsidR="000063B5" w:rsidRPr="002B2A4B">
          <w:rPr>
            <w:rStyle w:val="Hyperlink"/>
            <w:noProof/>
          </w:rPr>
          <w:t>Class Constant Reference</w:t>
        </w:r>
        <w:r w:rsidR="000063B5">
          <w:rPr>
            <w:noProof/>
            <w:webHidden/>
          </w:rPr>
          <w:tab/>
        </w:r>
        <w:r w:rsidR="000063B5">
          <w:rPr>
            <w:noProof/>
            <w:webHidden/>
          </w:rPr>
          <w:fldChar w:fldCharType="begin"/>
        </w:r>
        <w:r w:rsidR="000063B5">
          <w:rPr>
            <w:noProof/>
            <w:webHidden/>
          </w:rPr>
          <w:instrText xml:space="preserve"> PAGEREF _Toc418510140 \h </w:instrText>
        </w:r>
        <w:r w:rsidR="000063B5">
          <w:rPr>
            <w:noProof/>
            <w:webHidden/>
          </w:rPr>
        </w:r>
        <w:r w:rsidR="000063B5">
          <w:rPr>
            <w:noProof/>
            <w:webHidden/>
          </w:rPr>
          <w:fldChar w:fldCharType="separate"/>
        </w:r>
        <w:r w:rsidR="000063B5">
          <w:rPr>
            <w:noProof/>
            <w:webHidden/>
          </w:rPr>
          <w:t>20</w:t>
        </w:r>
        <w:r w:rsidR="000063B5">
          <w:rPr>
            <w:noProof/>
            <w:webHidden/>
          </w:rPr>
          <w:fldChar w:fldCharType="end"/>
        </w:r>
      </w:hyperlink>
    </w:p>
    <w:p w14:paraId="5A8409FA" w14:textId="77777777" w:rsidR="000063B5" w:rsidRDefault="0098398E">
      <w:pPr>
        <w:pStyle w:val="TOC3"/>
        <w:rPr>
          <w:rFonts w:asciiTheme="minorHAnsi" w:eastAsiaTheme="minorEastAsia" w:hAnsiTheme="minorHAnsi" w:cstheme="minorBidi"/>
          <w:noProof/>
          <w:sz w:val="22"/>
          <w:szCs w:val="22"/>
        </w:rPr>
      </w:pPr>
      <w:hyperlink w:anchor="_Toc418510141" w:history="1">
        <w:r w:rsidR="000063B5" w:rsidRPr="002B2A4B">
          <w:rPr>
            <w:rStyle w:val="Hyperlink"/>
            <w:noProof/>
          </w:rPr>
          <w:t>2.7.6</w:t>
        </w:r>
        <w:r w:rsidR="000063B5">
          <w:rPr>
            <w:rFonts w:asciiTheme="minorHAnsi" w:eastAsiaTheme="minorEastAsia" w:hAnsiTheme="minorHAnsi" w:cstheme="minorBidi"/>
            <w:noProof/>
            <w:sz w:val="22"/>
            <w:szCs w:val="22"/>
          </w:rPr>
          <w:tab/>
        </w:r>
        <w:r w:rsidR="000063B5" w:rsidRPr="002B2A4B">
          <w:rPr>
            <w:rStyle w:val="Hyperlink"/>
            <w:noProof/>
          </w:rPr>
          <w:t>Class Expression</w:t>
        </w:r>
        <w:r w:rsidR="000063B5">
          <w:rPr>
            <w:noProof/>
            <w:webHidden/>
          </w:rPr>
          <w:tab/>
        </w:r>
        <w:r w:rsidR="000063B5">
          <w:rPr>
            <w:noProof/>
            <w:webHidden/>
          </w:rPr>
          <w:fldChar w:fldCharType="begin"/>
        </w:r>
        <w:r w:rsidR="000063B5">
          <w:rPr>
            <w:noProof/>
            <w:webHidden/>
          </w:rPr>
          <w:instrText xml:space="preserve"> PAGEREF _Toc418510141 \h </w:instrText>
        </w:r>
        <w:r w:rsidR="000063B5">
          <w:rPr>
            <w:noProof/>
            <w:webHidden/>
          </w:rPr>
        </w:r>
        <w:r w:rsidR="000063B5">
          <w:rPr>
            <w:noProof/>
            <w:webHidden/>
          </w:rPr>
          <w:fldChar w:fldCharType="separate"/>
        </w:r>
        <w:r w:rsidR="000063B5">
          <w:rPr>
            <w:noProof/>
            <w:webHidden/>
          </w:rPr>
          <w:t>21</w:t>
        </w:r>
        <w:r w:rsidR="000063B5">
          <w:rPr>
            <w:noProof/>
            <w:webHidden/>
          </w:rPr>
          <w:fldChar w:fldCharType="end"/>
        </w:r>
      </w:hyperlink>
    </w:p>
    <w:p w14:paraId="167FAE17" w14:textId="77777777" w:rsidR="000063B5" w:rsidRDefault="0098398E">
      <w:pPr>
        <w:pStyle w:val="TOC3"/>
        <w:rPr>
          <w:rFonts w:asciiTheme="minorHAnsi" w:eastAsiaTheme="minorEastAsia" w:hAnsiTheme="minorHAnsi" w:cstheme="minorBidi"/>
          <w:noProof/>
          <w:sz w:val="22"/>
          <w:szCs w:val="22"/>
        </w:rPr>
      </w:pPr>
      <w:hyperlink w:anchor="_Toc418510142" w:history="1">
        <w:r w:rsidR="000063B5" w:rsidRPr="002B2A4B">
          <w:rPr>
            <w:rStyle w:val="Hyperlink"/>
            <w:noProof/>
          </w:rPr>
          <w:t>2.7.7</w:t>
        </w:r>
        <w:r w:rsidR="000063B5">
          <w:rPr>
            <w:rFonts w:asciiTheme="minorHAnsi" w:eastAsiaTheme="minorEastAsia" w:hAnsiTheme="minorHAnsi" w:cstheme="minorBidi"/>
            <w:noProof/>
            <w:sz w:val="22"/>
            <w:szCs w:val="22"/>
          </w:rPr>
          <w:tab/>
        </w:r>
        <w:r w:rsidR="000063B5" w:rsidRPr="002B2A4B">
          <w:rPr>
            <w:rStyle w:val="Hyperlink"/>
            <w:noProof/>
          </w:rPr>
          <w:t>Association from</w:t>
        </w:r>
        <w:r w:rsidR="000063B5">
          <w:rPr>
            <w:noProof/>
            <w:webHidden/>
          </w:rPr>
          <w:tab/>
        </w:r>
        <w:r w:rsidR="000063B5">
          <w:rPr>
            <w:noProof/>
            <w:webHidden/>
          </w:rPr>
          <w:fldChar w:fldCharType="begin"/>
        </w:r>
        <w:r w:rsidR="000063B5">
          <w:rPr>
            <w:noProof/>
            <w:webHidden/>
          </w:rPr>
          <w:instrText xml:space="preserve"> PAGEREF _Toc418510142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14:paraId="3B465BE8" w14:textId="77777777" w:rsidR="000063B5" w:rsidRDefault="0098398E">
      <w:pPr>
        <w:pStyle w:val="TOC3"/>
        <w:rPr>
          <w:rFonts w:asciiTheme="minorHAnsi" w:eastAsiaTheme="minorEastAsia" w:hAnsiTheme="minorHAnsi" w:cstheme="minorBidi"/>
          <w:noProof/>
          <w:sz w:val="22"/>
          <w:szCs w:val="22"/>
        </w:rPr>
      </w:pPr>
      <w:hyperlink w:anchor="_Toc418510143" w:history="1">
        <w:r w:rsidR="000063B5" w:rsidRPr="002B2A4B">
          <w:rPr>
            <w:rStyle w:val="Hyperlink"/>
            <w:noProof/>
          </w:rPr>
          <w:t>2.7.8</w:t>
        </w:r>
        <w:r w:rsidR="000063B5">
          <w:rPr>
            <w:rFonts w:asciiTheme="minorHAnsi" w:eastAsiaTheme="minorEastAsia" w:hAnsiTheme="minorHAnsi" w:cstheme="minorBidi"/>
            <w:noProof/>
            <w:sz w:val="22"/>
            <w:szCs w:val="22"/>
          </w:rPr>
          <w:tab/>
        </w:r>
        <w:r w:rsidR="000063B5" w:rsidRPr="002B2A4B">
          <w:rPr>
            <w:rStyle w:val="Hyperlink"/>
            <w:noProof/>
          </w:rPr>
          <w:t>Class Function Call</w:t>
        </w:r>
        <w:r w:rsidR="000063B5">
          <w:rPr>
            <w:noProof/>
            <w:webHidden/>
          </w:rPr>
          <w:tab/>
        </w:r>
        <w:r w:rsidR="000063B5">
          <w:rPr>
            <w:noProof/>
            <w:webHidden/>
          </w:rPr>
          <w:fldChar w:fldCharType="begin"/>
        </w:r>
        <w:r w:rsidR="000063B5">
          <w:rPr>
            <w:noProof/>
            <w:webHidden/>
          </w:rPr>
          <w:instrText xml:space="preserve"> PAGEREF _Toc418510143 \h </w:instrText>
        </w:r>
        <w:r w:rsidR="000063B5">
          <w:rPr>
            <w:noProof/>
            <w:webHidden/>
          </w:rPr>
        </w:r>
        <w:r w:rsidR="000063B5">
          <w:rPr>
            <w:noProof/>
            <w:webHidden/>
          </w:rPr>
          <w:fldChar w:fldCharType="separate"/>
        </w:r>
        <w:r w:rsidR="000063B5">
          <w:rPr>
            <w:noProof/>
            <w:webHidden/>
          </w:rPr>
          <w:t>22</w:t>
        </w:r>
        <w:r w:rsidR="000063B5">
          <w:rPr>
            <w:noProof/>
            <w:webHidden/>
          </w:rPr>
          <w:fldChar w:fldCharType="end"/>
        </w:r>
      </w:hyperlink>
    </w:p>
    <w:p w14:paraId="1540ABED" w14:textId="77777777" w:rsidR="000063B5" w:rsidRDefault="0098398E">
      <w:pPr>
        <w:pStyle w:val="TOC3"/>
        <w:rPr>
          <w:rFonts w:asciiTheme="minorHAnsi" w:eastAsiaTheme="minorEastAsia" w:hAnsiTheme="minorHAnsi" w:cstheme="minorBidi"/>
          <w:noProof/>
          <w:sz w:val="22"/>
          <w:szCs w:val="22"/>
        </w:rPr>
      </w:pPr>
      <w:hyperlink w:anchor="_Toc418510144" w:history="1">
        <w:r w:rsidR="000063B5" w:rsidRPr="002B2A4B">
          <w:rPr>
            <w:rStyle w:val="Hyperlink"/>
            <w:noProof/>
          </w:rPr>
          <w:t>2.7.9</w:t>
        </w:r>
        <w:r w:rsidR="000063B5">
          <w:rPr>
            <w:rFonts w:asciiTheme="minorHAnsi" w:eastAsiaTheme="minorEastAsia" w:hAnsiTheme="minorHAnsi" w:cstheme="minorBidi"/>
            <w:noProof/>
            <w:sz w:val="22"/>
            <w:szCs w:val="22"/>
          </w:rPr>
          <w:tab/>
        </w:r>
        <w:r w:rsidR="000063B5" w:rsidRPr="002B2A4B">
          <w:rPr>
            <w:rStyle w:val="Hyperlink"/>
            <w:noProof/>
          </w:rPr>
          <w:t>Class Function Type</w:t>
        </w:r>
        <w:r w:rsidR="000063B5">
          <w:rPr>
            <w:noProof/>
            <w:webHidden/>
          </w:rPr>
          <w:tab/>
        </w:r>
        <w:r w:rsidR="000063B5">
          <w:rPr>
            <w:noProof/>
            <w:webHidden/>
          </w:rPr>
          <w:fldChar w:fldCharType="begin"/>
        </w:r>
        <w:r w:rsidR="000063B5">
          <w:rPr>
            <w:noProof/>
            <w:webHidden/>
          </w:rPr>
          <w:instrText xml:space="preserve"> PAGEREF _Toc418510144 \h </w:instrText>
        </w:r>
        <w:r w:rsidR="000063B5">
          <w:rPr>
            <w:noProof/>
            <w:webHidden/>
          </w:rPr>
        </w:r>
        <w:r w:rsidR="000063B5">
          <w:rPr>
            <w:noProof/>
            <w:webHidden/>
          </w:rPr>
          <w:fldChar w:fldCharType="separate"/>
        </w:r>
        <w:r w:rsidR="000063B5">
          <w:rPr>
            <w:noProof/>
            <w:webHidden/>
          </w:rPr>
          <w:t>23</w:t>
        </w:r>
        <w:r w:rsidR="000063B5">
          <w:rPr>
            <w:noProof/>
            <w:webHidden/>
          </w:rPr>
          <w:fldChar w:fldCharType="end"/>
        </w:r>
      </w:hyperlink>
    </w:p>
    <w:p w14:paraId="6D105200" w14:textId="77777777" w:rsidR="000063B5" w:rsidRDefault="0098398E">
      <w:pPr>
        <w:pStyle w:val="TOC3"/>
        <w:rPr>
          <w:rFonts w:asciiTheme="minorHAnsi" w:eastAsiaTheme="minorEastAsia" w:hAnsiTheme="minorHAnsi" w:cstheme="minorBidi"/>
          <w:noProof/>
          <w:sz w:val="22"/>
          <w:szCs w:val="22"/>
        </w:rPr>
      </w:pPr>
      <w:hyperlink w:anchor="_Toc418510145" w:history="1">
        <w:r w:rsidR="000063B5" w:rsidRPr="002B2A4B">
          <w:rPr>
            <w:rStyle w:val="Hyperlink"/>
            <w:noProof/>
          </w:rPr>
          <w:t>2.7.10</w:t>
        </w:r>
        <w:r w:rsidR="000063B5">
          <w:rPr>
            <w:rFonts w:asciiTheme="minorHAnsi" w:eastAsiaTheme="minorEastAsia" w:hAnsiTheme="minorHAnsi" w:cstheme="minorBidi"/>
            <w:noProof/>
            <w:sz w:val="22"/>
            <w:szCs w:val="22"/>
          </w:rPr>
          <w:tab/>
        </w:r>
        <w:r w:rsidR="000063B5" w:rsidRPr="002B2A4B">
          <w:rPr>
            <w:rStyle w:val="Hyperlink"/>
            <w:noProof/>
          </w:rPr>
          <w:t>Class Object Operation Type</w:t>
        </w:r>
        <w:r w:rsidR="000063B5">
          <w:rPr>
            <w:noProof/>
            <w:webHidden/>
          </w:rPr>
          <w:tab/>
        </w:r>
        <w:r w:rsidR="000063B5">
          <w:rPr>
            <w:noProof/>
            <w:webHidden/>
          </w:rPr>
          <w:fldChar w:fldCharType="begin"/>
        </w:r>
        <w:r w:rsidR="000063B5">
          <w:rPr>
            <w:noProof/>
            <w:webHidden/>
          </w:rPr>
          <w:instrText xml:space="preserve"> PAGEREF _Toc418510145 \h </w:instrText>
        </w:r>
        <w:r w:rsidR="000063B5">
          <w:rPr>
            <w:noProof/>
            <w:webHidden/>
          </w:rPr>
        </w:r>
        <w:r w:rsidR="000063B5">
          <w:rPr>
            <w:noProof/>
            <w:webHidden/>
          </w:rPr>
          <w:fldChar w:fldCharType="separate"/>
        </w:r>
        <w:r w:rsidR="000063B5">
          <w:rPr>
            <w:noProof/>
            <w:webHidden/>
          </w:rPr>
          <w:t>24</w:t>
        </w:r>
        <w:r w:rsidR="000063B5">
          <w:rPr>
            <w:noProof/>
            <w:webHidden/>
          </w:rPr>
          <w:fldChar w:fldCharType="end"/>
        </w:r>
      </w:hyperlink>
    </w:p>
    <w:p w14:paraId="2626BEF7" w14:textId="77777777" w:rsidR="000063B5" w:rsidRDefault="0098398E">
      <w:pPr>
        <w:pStyle w:val="TOC3"/>
        <w:rPr>
          <w:rFonts w:asciiTheme="minorHAnsi" w:eastAsiaTheme="minorEastAsia" w:hAnsiTheme="minorHAnsi" w:cstheme="minorBidi"/>
          <w:noProof/>
          <w:sz w:val="22"/>
          <w:szCs w:val="22"/>
        </w:rPr>
      </w:pPr>
      <w:hyperlink w:anchor="_Toc418510146" w:history="1">
        <w:r w:rsidR="000063B5" w:rsidRPr="002B2A4B">
          <w:rPr>
            <w:rStyle w:val="Hyperlink"/>
            <w:noProof/>
          </w:rPr>
          <w:t>2.7.11</w:t>
        </w:r>
        <w:r w:rsidR="000063B5">
          <w:rPr>
            <w:rFonts w:asciiTheme="minorHAnsi" w:eastAsiaTheme="minorEastAsia" w:hAnsiTheme="minorHAnsi" w:cstheme="minorBidi"/>
            <w:noProof/>
            <w:sz w:val="22"/>
            <w:szCs w:val="22"/>
          </w:rPr>
          <w:tab/>
        </w:r>
        <w:r w:rsidR="000063B5" w:rsidRPr="002B2A4B">
          <w:rPr>
            <w:rStyle w:val="Hyperlink"/>
            <w:noProof/>
          </w:rPr>
          <w:t>Association Return type</w:t>
        </w:r>
        <w:r w:rsidR="000063B5">
          <w:rPr>
            <w:noProof/>
            <w:webHidden/>
          </w:rPr>
          <w:tab/>
        </w:r>
        <w:r w:rsidR="000063B5">
          <w:rPr>
            <w:noProof/>
            <w:webHidden/>
          </w:rPr>
          <w:fldChar w:fldCharType="begin"/>
        </w:r>
        <w:r w:rsidR="000063B5">
          <w:rPr>
            <w:noProof/>
            <w:webHidden/>
          </w:rPr>
          <w:instrText xml:space="preserve"> PAGEREF _Toc418510146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14:paraId="3778D20A" w14:textId="77777777" w:rsidR="000063B5" w:rsidRDefault="0098398E">
      <w:pPr>
        <w:pStyle w:val="TOC3"/>
        <w:rPr>
          <w:rFonts w:asciiTheme="minorHAnsi" w:eastAsiaTheme="minorEastAsia" w:hAnsiTheme="minorHAnsi" w:cstheme="minorBidi"/>
          <w:noProof/>
          <w:sz w:val="22"/>
          <w:szCs w:val="22"/>
        </w:rPr>
      </w:pPr>
      <w:hyperlink w:anchor="_Toc418510147" w:history="1">
        <w:r w:rsidR="000063B5" w:rsidRPr="002B2A4B">
          <w:rPr>
            <w:rStyle w:val="Hyperlink"/>
            <w:noProof/>
          </w:rPr>
          <w:t>2.7.12</w:t>
        </w:r>
        <w:r w:rsidR="000063B5">
          <w:rPr>
            <w:rFonts w:asciiTheme="minorHAnsi" w:eastAsiaTheme="minorEastAsia" w:hAnsiTheme="minorHAnsi" w:cstheme="minorBidi"/>
            <w:noProof/>
            <w:sz w:val="22"/>
            <w:szCs w:val="22"/>
          </w:rPr>
          <w:tab/>
        </w:r>
        <w:r w:rsidR="000063B5" w:rsidRPr="002B2A4B">
          <w:rPr>
            <w:rStyle w:val="Hyperlink"/>
            <w:noProof/>
          </w:rPr>
          <w:t>Association to</w:t>
        </w:r>
        <w:r w:rsidR="000063B5">
          <w:rPr>
            <w:noProof/>
            <w:webHidden/>
          </w:rPr>
          <w:tab/>
        </w:r>
        <w:r w:rsidR="000063B5">
          <w:rPr>
            <w:noProof/>
            <w:webHidden/>
          </w:rPr>
          <w:fldChar w:fldCharType="begin"/>
        </w:r>
        <w:r w:rsidR="000063B5">
          <w:rPr>
            <w:noProof/>
            <w:webHidden/>
          </w:rPr>
          <w:instrText xml:space="preserve"> PAGEREF _Toc418510147 \h </w:instrText>
        </w:r>
        <w:r w:rsidR="000063B5">
          <w:rPr>
            <w:noProof/>
            <w:webHidden/>
          </w:rPr>
        </w:r>
        <w:r w:rsidR="000063B5">
          <w:rPr>
            <w:noProof/>
            <w:webHidden/>
          </w:rPr>
          <w:fldChar w:fldCharType="separate"/>
        </w:r>
        <w:r w:rsidR="000063B5">
          <w:rPr>
            <w:noProof/>
            <w:webHidden/>
          </w:rPr>
          <w:t>25</w:t>
        </w:r>
        <w:r w:rsidR="000063B5">
          <w:rPr>
            <w:noProof/>
            <w:webHidden/>
          </w:rPr>
          <w:fldChar w:fldCharType="end"/>
        </w:r>
      </w:hyperlink>
    </w:p>
    <w:p w14:paraId="311E87F9" w14:textId="77777777" w:rsidR="000063B5" w:rsidRDefault="0098398E">
      <w:pPr>
        <w:pStyle w:val="TOC3"/>
        <w:rPr>
          <w:rFonts w:asciiTheme="minorHAnsi" w:eastAsiaTheme="minorEastAsia" w:hAnsiTheme="minorHAnsi" w:cstheme="minorBidi"/>
          <w:noProof/>
          <w:sz w:val="22"/>
          <w:szCs w:val="22"/>
        </w:rPr>
      </w:pPr>
      <w:hyperlink w:anchor="_Toc418510148" w:history="1">
        <w:r w:rsidR="000063B5" w:rsidRPr="002B2A4B">
          <w:rPr>
            <w:rStyle w:val="Hyperlink"/>
            <w:noProof/>
          </w:rPr>
          <w:t>2.7.13</w:t>
        </w:r>
        <w:r w:rsidR="000063B5">
          <w:rPr>
            <w:rFonts w:asciiTheme="minorHAnsi" w:eastAsiaTheme="minorEastAsia" w:hAnsiTheme="minorHAnsi" w:cstheme="minorBidi"/>
            <w:noProof/>
            <w:sz w:val="22"/>
            <w:szCs w:val="22"/>
          </w:rPr>
          <w:tab/>
        </w:r>
        <w:r w:rsidR="000063B5" w:rsidRPr="002B2A4B">
          <w:rPr>
            <w:rStyle w:val="Hyperlink"/>
            <w:noProof/>
          </w:rPr>
          <w:t>Class Traversal</w:t>
        </w:r>
        <w:r w:rsidR="000063B5">
          <w:rPr>
            <w:noProof/>
            <w:webHidden/>
          </w:rPr>
          <w:tab/>
        </w:r>
        <w:r w:rsidR="000063B5">
          <w:rPr>
            <w:noProof/>
            <w:webHidden/>
          </w:rPr>
          <w:fldChar w:fldCharType="begin"/>
        </w:r>
        <w:r w:rsidR="000063B5">
          <w:rPr>
            <w:noProof/>
            <w:webHidden/>
          </w:rPr>
          <w:instrText xml:space="preserve"> PAGEREF _Toc418510148 \h </w:instrText>
        </w:r>
        <w:r w:rsidR="000063B5">
          <w:rPr>
            <w:noProof/>
            <w:webHidden/>
          </w:rPr>
        </w:r>
        <w:r w:rsidR="000063B5">
          <w:rPr>
            <w:noProof/>
            <w:webHidden/>
          </w:rPr>
          <w:fldChar w:fldCharType="separate"/>
        </w:r>
        <w:r w:rsidR="000063B5">
          <w:rPr>
            <w:noProof/>
            <w:webHidden/>
          </w:rPr>
          <w:t>26</w:t>
        </w:r>
        <w:r w:rsidR="000063B5">
          <w:rPr>
            <w:noProof/>
            <w:webHidden/>
          </w:rPr>
          <w:fldChar w:fldCharType="end"/>
        </w:r>
      </w:hyperlink>
    </w:p>
    <w:p w14:paraId="7B533A17" w14:textId="77777777" w:rsidR="000063B5" w:rsidRDefault="0098398E">
      <w:pPr>
        <w:pStyle w:val="TOC2"/>
        <w:rPr>
          <w:rFonts w:asciiTheme="minorHAnsi" w:eastAsiaTheme="minorEastAsia" w:hAnsiTheme="minorHAnsi" w:cstheme="minorBidi"/>
          <w:noProof/>
          <w:sz w:val="22"/>
          <w:szCs w:val="22"/>
        </w:rPr>
      </w:pPr>
      <w:hyperlink w:anchor="_Toc418510149" w:history="1">
        <w:r w:rsidR="000063B5" w:rsidRPr="002B2A4B">
          <w:rPr>
            <w:rStyle w:val="Hyperlink"/>
            <w:noProof/>
          </w:rPr>
          <w:t>2.8</w:t>
        </w:r>
        <w:r w:rsidR="000063B5">
          <w:rPr>
            <w:rFonts w:asciiTheme="minorHAnsi" w:eastAsiaTheme="minorEastAsia" w:hAnsiTheme="minorHAnsi" w:cstheme="minorBidi"/>
            <w:noProof/>
            <w:sz w:val="22"/>
            <w:szCs w:val="22"/>
          </w:rPr>
          <w:tab/>
        </w:r>
        <w:r w:rsidR="000063B5" w:rsidRPr="002B2A4B">
          <w:rPr>
            <w:rStyle w:val="Hyperlink"/>
            <w:noProof/>
          </w:rPr>
          <w:t>SIMF Meta Model::Lexical scope</w:t>
        </w:r>
        <w:r w:rsidR="000063B5">
          <w:rPr>
            <w:noProof/>
            <w:webHidden/>
          </w:rPr>
          <w:tab/>
        </w:r>
        <w:r w:rsidR="000063B5">
          <w:rPr>
            <w:noProof/>
            <w:webHidden/>
          </w:rPr>
          <w:fldChar w:fldCharType="begin"/>
        </w:r>
        <w:r w:rsidR="000063B5">
          <w:rPr>
            <w:noProof/>
            <w:webHidden/>
          </w:rPr>
          <w:instrText xml:space="preserve"> PAGEREF _Toc418510149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14:paraId="42E86E01" w14:textId="77777777" w:rsidR="000063B5" w:rsidRDefault="0098398E">
      <w:pPr>
        <w:pStyle w:val="TOC3"/>
        <w:rPr>
          <w:rFonts w:asciiTheme="minorHAnsi" w:eastAsiaTheme="minorEastAsia" w:hAnsiTheme="minorHAnsi" w:cstheme="minorBidi"/>
          <w:noProof/>
          <w:sz w:val="22"/>
          <w:szCs w:val="22"/>
        </w:rPr>
      </w:pPr>
      <w:hyperlink w:anchor="_Toc418510150" w:history="1">
        <w:r w:rsidR="000063B5" w:rsidRPr="002B2A4B">
          <w:rPr>
            <w:rStyle w:val="Hyperlink"/>
            <w:noProof/>
          </w:rPr>
          <w:t>2.8.1</w:t>
        </w:r>
        <w:r w:rsidR="000063B5">
          <w:rPr>
            <w:rFonts w:asciiTheme="minorHAnsi" w:eastAsiaTheme="minorEastAsia" w:hAnsiTheme="minorHAnsi" w:cstheme="minorBidi"/>
            <w:noProof/>
            <w:sz w:val="22"/>
            <w:szCs w:val="22"/>
          </w:rPr>
          <w:tab/>
        </w:r>
        <w:r w:rsidR="000063B5" w:rsidRPr="002B2A4B">
          <w:rPr>
            <w:rStyle w:val="Hyperlink"/>
            <w:noProof/>
          </w:rPr>
          <w:t>Diagram: Lexical scope</w:t>
        </w:r>
        <w:r w:rsidR="000063B5">
          <w:rPr>
            <w:noProof/>
            <w:webHidden/>
          </w:rPr>
          <w:tab/>
        </w:r>
        <w:r w:rsidR="000063B5">
          <w:rPr>
            <w:noProof/>
            <w:webHidden/>
          </w:rPr>
          <w:fldChar w:fldCharType="begin"/>
        </w:r>
        <w:r w:rsidR="000063B5">
          <w:rPr>
            <w:noProof/>
            <w:webHidden/>
          </w:rPr>
          <w:instrText xml:space="preserve"> PAGEREF _Toc418510150 \h </w:instrText>
        </w:r>
        <w:r w:rsidR="000063B5">
          <w:rPr>
            <w:noProof/>
            <w:webHidden/>
          </w:rPr>
        </w:r>
        <w:r w:rsidR="000063B5">
          <w:rPr>
            <w:noProof/>
            <w:webHidden/>
          </w:rPr>
          <w:fldChar w:fldCharType="separate"/>
        </w:r>
        <w:r w:rsidR="000063B5">
          <w:rPr>
            <w:noProof/>
            <w:webHidden/>
          </w:rPr>
          <w:t>27</w:t>
        </w:r>
        <w:r w:rsidR="000063B5">
          <w:rPr>
            <w:noProof/>
            <w:webHidden/>
          </w:rPr>
          <w:fldChar w:fldCharType="end"/>
        </w:r>
      </w:hyperlink>
    </w:p>
    <w:p w14:paraId="69D0FAB2" w14:textId="77777777" w:rsidR="000063B5" w:rsidRDefault="0098398E">
      <w:pPr>
        <w:pStyle w:val="TOC3"/>
        <w:rPr>
          <w:rFonts w:asciiTheme="minorHAnsi" w:eastAsiaTheme="minorEastAsia" w:hAnsiTheme="minorHAnsi" w:cstheme="minorBidi"/>
          <w:noProof/>
          <w:sz w:val="22"/>
          <w:szCs w:val="22"/>
        </w:rPr>
      </w:pPr>
      <w:hyperlink w:anchor="_Toc418510151" w:history="1">
        <w:r w:rsidR="000063B5" w:rsidRPr="002B2A4B">
          <w:rPr>
            <w:rStyle w:val="Hyperlink"/>
            <w:noProof/>
          </w:rPr>
          <w:t>2.8.2</w:t>
        </w:r>
        <w:r w:rsidR="000063B5">
          <w:rPr>
            <w:rFonts w:asciiTheme="minorHAnsi" w:eastAsiaTheme="minorEastAsia" w:hAnsiTheme="minorHAnsi" w:cstheme="minorBidi"/>
            <w:noProof/>
            <w:sz w:val="22"/>
            <w:szCs w:val="22"/>
          </w:rPr>
          <w:tab/>
        </w:r>
        <w:r w:rsidR="000063B5" w:rsidRPr="002B2A4B">
          <w:rPr>
            <w:rStyle w:val="Hyperlink"/>
            <w:noProof/>
          </w:rPr>
          <w:t>Class Block</w:t>
        </w:r>
        <w:r w:rsidR="000063B5">
          <w:rPr>
            <w:noProof/>
            <w:webHidden/>
          </w:rPr>
          <w:tab/>
        </w:r>
        <w:r w:rsidR="000063B5">
          <w:rPr>
            <w:noProof/>
            <w:webHidden/>
          </w:rPr>
          <w:fldChar w:fldCharType="begin"/>
        </w:r>
        <w:r w:rsidR="000063B5">
          <w:rPr>
            <w:noProof/>
            <w:webHidden/>
          </w:rPr>
          <w:instrText xml:space="preserve"> PAGEREF _Toc418510151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14:paraId="112E72CE" w14:textId="77777777" w:rsidR="000063B5" w:rsidRDefault="0098398E">
      <w:pPr>
        <w:pStyle w:val="TOC3"/>
        <w:rPr>
          <w:rFonts w:asciiTheme="minorHAnsi" w:eastAsiaTheme="minorEastAsia" w:hAnsiTheme="minorHAnsi" w:cstheme="minorBidi"/>
          <w:noProof/>
          <w:sz w:val="22"/>
          <w:szCs w:val="22"/>
        </w:rPr>
      </w:pPr>
      <w:hyperlink w:anchor="_Toc418510152" w:history="1">
        <w:r w:rsidR="000063B5" w:rsidRPr="002B2A4B">
          <w:rPr>
            <w:rStyle w:val="Hyperlink"/>
            <w:noProof/>
          </w:rPr>
          <w:t>2.8.3</w:t>
        </w:r>
        <w:r w:rsidR="000063B5">
          <w:rPr>
            <w:rFonts w:asciiTheme="minorHAnsi" w:eastAsiaTheme="minorEastAsia" w:hAnsiTheme="minorHAnsi" w:cstheme="minorBidi"/>
            <w:noProof/>
            <w:sz w:val="22"/>
            <w:szCs w:val="22"/>
          </w:rPr>
          <w:tab/>
        </w:r>
        <w:r w:rsidR="000063B5" w:rsidRPr="002B2A4B">
          <w:rPr>
            <w:rStyle w:val="Hyperlink"/>
            <w:noProof/>
          </w:rPr>
          <w:t>Class Include</w:t>
        </w:r>
        <w:r w:rsidR="000063B5">
          <w:rPr>
            <w:noProof/>
            <w:webHidden/>
          </w:rPr>
          <w:tab/>
        </w:r>
        <w:r w:rsidR="000063B5">
          <w:rPr>
            <w:noProof/>
            <w:webHidden/>
          </w:rPr>
          <w:fldChar w:fldCharType="begin"/>
        </w:r>
        <w:r w:rsidR="000063B5">
          <w:rPr>
            <w:noProof/>
            <w:webHidden/>
          </w:rPr>
          <w:instrText xml:space="preserve"> PAGEREF _Toc418510152 \h </w:instrText>
        </w:r>
        <w:r w:rsidR="000063B5">
          <w:rPr>
            <w:noProof/>
            <w:webHidden/>
          </w:rPr>
        </w:r>
        <w:r w:rsidR="000063B5">
          <w:rPr>
            <w:noProof/>
            <w:webHidden/>
          </w:rPr>
          <w:fldChar w:fldCharType="separate"/>
        </w:r>
        <w:r w:rsidR="000063B5">
          <w:rPr>
            <w:noProof/>
            <w:webHidden/>
          </w:rPr>
          <w:t>28</w:t>
        </w:r>
        <w:r w:rsidR="000063B5">
          <w:rPr>
            <w:noProof/>
            <w:webHidden/>
          </w:rPr>
          <w:fldChar w:fldCharType="end"/>
        </w:r>
      </w:hyperlink>
    </w:p>
    <w:p w14:paraId="3DF71124" w14:textId="77777777" w:rsidR="000063B5" w:rsidRDefault="0098398E">
      <w:pPr>
        <w:pStyle w:val="TOC3"/>
        <w:rPr>
          <w:rFonts w:asciiTheme="minorHAnsi" w:eastAsiaTheme="minorEastAsia" w:hAnsiTheme="minorHAnsi" w:cstheme="minorBidi"/>
          <w:noProof/>
          <w:sz w:val="22"/>
          <w:szCs w:val="22"/>
        </w:rPr>
      </w:pPr>
      <w:hyperlink w:anchor="_Toc418510153" w:history="1">
        <w:r w:rsidR="000063B5" w:rsidRPr="002B2A4B">
          <w:rPr>
            <w:rStyle w:val="Hyperlink"/>
            <w:noProof/>
          </w:rPr>
          <w:t>2.8.4</w:t>
        </w:r>
        <w:r w:rsidR="000063B5">
          <w:rPr>
            <w:rFonts w:asciiTheme="minorHAnsi" w:eastAsiaTheme="minorEastAsia" w:hAnsiTheme="minorHAnsi" w:cstheme="minorBidi"/>
            <w:noProof/>
            <w:sz w:val="22"/>
            <w:szCs w:val="22"/>
          </w:rPr>
          <w:tab/>
        </w:r>
        <w:r w:rsidR="000063B5" w:rsidRPr="002B2A4B">
          <w:rPr>
            <w:rStyle w:val="Hyperlink"/>
            <w:noProof/>
          </w:rPr>
          <w:t>Class Lexical Reference</w:t>
        </w:r>
        <w:r w:rsidR="000063B5">
          <w:rPr>
            <w:noProof/>
            <w:webHidden/>
          </w:rPr>
          <w:tab/>
        </w:r>
        <w:r w:rsidR="000063B5">
          <w:rPr>
            <w:noProof/>
            <w:webHidden/>
          </w:rPr>
          <w:fldChar w:fldCharType="begin"/>
        </w:r>
        <w:r w:rsidR="000063B5">
          <w:rPr>
            <w:noProof/>
            <w:webHidden/>
          </w:rPr>
          <w:instrText xml:space="preserve"> PAGEREF _Toc418510153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14:paraId="4A5976C8" w14:textId="77777777" w:rsidR="000063B5" w:rsidRDefault="0098398E">
      <w:pPr>
        <w:pStyle w:val="TOC3"/>
        <w:rPr>
          <w:rFonts w:asciiTheme="minorHAnsi" w:eastAsiaTheme="minorEastAsia" w:hAnsiTheme="minorHAnsi" w:cstheme="minorBidi"/>
          <w:noProof/>
          <w:sz w:val="22"/>
          <w:szCs w:val="22"/>
        </w:rPr>
      </w:pPr>
      <w:hyperlink w:anchor="_Toc418510154" w:history="1">
        <w:r w:rsidR="000063B5" w:rsidRPr="002B2A4B">
          <w:rPr>
            <w:rStyle w:val="Hyperlink"/>
            <w:noProof/>
          </w:rPr>
          <w:t>2.8.5</w:t>
        </w:r>
        <w:r w:rsidR="000063B5">
          <w:rPr>
            <w:rFonts w:asciiTheme="minorHAnsi" w:eastAsiaTheme="minorEastAsia" w:hAnsiTheme="minorHAnsi" w:cstheme="minorBidi"/>
            <w:noProof/>
            <w:sz w:val="22"/>
            <w:szCs w:val="22"/>
          </w:rPr>
          <w:tab/>
        </w:r>
        <w:r w:rsidR="000063B5" w:rsidRPr="002B2A4B">
          <w:rPr>
            <w:rStyle w:val="Hyperlink"/>
            <w:noProof/>
          </w:rPr>
          <w:t>Class Lexical Scope</w:t>
        </w:r>
        <w:r w:rsidR="000063B5">
          <w:rPr>
            <w:noProof/>
            <w:webHidden/>
          </w:rPr>
          <w:tab/>
        </w:r>
        <w:r w:rsidR="000063B5">
          <w:rPr>
            <w:noProof/>
            <w:webHidden/>
          </w:rPr>
          <w:fldChar w:fldCharType="begin"/>
        </w:r>
        <w:r w:rsidR="000063B5">
          <w:rPr>
            <w:noProof/>
            <w:webHidden/>
          </w:rPr>
          <w:instrText xml:space="preserve"> PAGEREF _Toc418510154 \h </w:instrText>
        </w:r>
        <w:r w:rsidR="000063B5">
          <w:rPr>
            <w:noProof/>
            <w:webHidden/>
          </w:rPr>
        </w:r>
        <w:r w:rsidR="000063B5">
          <w:rPr>
            <w:noProof/>
            <w:webHidden/>
          </w:rPr>
          <w:fldChar w:fldCharType="separate"/>
        </w:r>
        <w:r w:rsidR="000063B5">
          <w:rPr>
            <w:noProof/>
            <w:webHidden/>
          </w:rPr>
          <w:t>29</w:t>
        </w:r>
        <w:r w:rsidR="000063B5">
          <w:rPr>
            <w:noProof/>
            <w:webHidden/>
          </w:rPr>
          <w:fldChar w:fldCharType="end"/>
        </w:r>
      </w:hyperlink>
    </w:p>
    <w:p w14:paraId="652EB54A" w14:textId="77777777" w:rsidR="000063B5" w:rsidRDefault="0098398E">
      <w:pPr>
        <w:pStyle w:val="TOC3"/>
        <w:rPr>
          <w:rFonts w:asciiTheme="minorHAnsi" w:eastAsiaTheme="minorEastAsia" w:hAnsiTheme="minorHAnsi" w:cstheme="minorBidi"/>
          <w:noProof/>
          <w:sz w:val="22"/>
          <w:szCs w:val="22"/>
        </w:rPr>
      </w:pPr>
      <w:hyperlink w:anchor="_Toc418510155" w:history="1">
        <w:r w:rsidR="000063B5" w:rsidRPr="002B2A4B">
          <w:rPr>
            <w:rStyle w:val="Hyperlink"/>
            <w:noProof/>
          </w:rPr>
          <w:t>2.8.6</w:t>
        </w:r>
        <w:r w:rsidR="000063B5">
          <w:rPr>
            <w:rFonts w:asciiTheme="minorHAnsi" w:eastAsiaTheme="minorEastAsia" w:hAnsiTheme="minorHAnsi" w:cstheme="minorBidi"/>
            <w:noProof/>
            <w:sz w:val="22"/>
            <w:szCs w:val="22"/>
          </w:rPr>
          <w:tab/>
        </w:r>
        <w:r w:rsidR="000063B5" w:rsidRPr="002B2A4B">
          <w:rPr>
            <w:rStyle w:val="Hyperlink"/>
            <w:noProof/>
          </w:rPr>
          <w:t>Class Model</w:t>
        </w:r>
        <w:r w:rsidR="000063B5">
          <w:rPr>
            <w:noProof/>
            <w:webHidden/>
          </w:rPr>
          <w:tab/>
        </w:r>
        <w:r w:rsidR="000063B5">
          <w:rPr>
            <w:noProof/>
            <w:webHidden/>
          </w:rPr>
          <w:fldChar w:fldCharType="begin"/>
        </w:r>
        <w:r w:rsidR="000063B5">
          <w:rPr>
            <w:noProof/>
            <w:webHidden/>
          </w:rPr>
          <w:instrText xml:space="preserve"> PAGEREF _Toc418510155 \h </w:instrText>
        </w:r>
        <w:r w:rsidR="000063B5">
          <w:rPr>
            <w:noProof/>
            <w:webHidden/>
          </w:rPr>
        </w:r>
        <w:r w:rsidR="000063B5">
          <w:rPr>
            <w:noProof/>
            <w:webHidden/>
          </w:rPr>
          <w:fldChar w:fldCharType="separate"/>
        </w:r>
        <w:r w:rsidR="000063B5">
          <w:rPr>
            <w:noProof/>
            <w:webHidden/>
          </w:rPr>
          <w:t>30</w:t>
        </w:r>
        <w:r w:rsidR="000063B5">
          <w:rPr>
            <w:noProof/>
            <w:webHidden/>
          </w:rPr>
          <w:fldChar w:fldCharType="end"/>
        </w:r>
      </w:hyperlink>
    </w:p>
    <w:p w14:paraId="4BEDC188" w14:textId="77777777" w:rsidR="000063B5" w:rsidRDefault="0098398E">
      <w:pPr>
        <w:pStyle w:val="TOC3"/>
        <w:rPr>
          <w:rFonts w:asciiTheme="minorHAnsi" w:eastAsiaTheme="minorEastAsia" w:hAnsiTheme="minorHAnsi" w:cstheme="minorBidi"/>
          <w:noProof/>
          <w:sz w:val="22"/>
          <w:szCs w:val="22"/>
        </w:rPr>
      </w:pPr>
      <w:hyperlink w:anchor="_Toc418510156" w:history="1">
        <w:r w:rsidR="000063B5" w:rsidRPr="002B2A4B">
          <w:rPr>
            <w:rStyle w:val="Hyperlink"/>
            <w:noProof/>
          </w:rPr>
          <w:t>2.8.7</w:t>
        </w:r>
        <w:r w:rsidR="000063B5">
          <w:rPr>
            <w:rFonts w:asciiTheme="minorHAnsi" w:eastAsiaTheme="minorEastAsia" w:hAnsiTheme="minorHAnsi" w:cstheme="minorBidi"/>
            <w:noProof/>
            <w:sz w:val="22"/>
            <w:szCs w:val="22"/>
          </w:rPr>
          <w:tab/>
        </w:r>
        <w:r w:rsidR="000063B5" w:rsidRPr="002B2A4B">
          <w:rPr>
            <w:rStyle w:val="Hyperlink"/>
            <w:noProof/>
          </w:rPr>
          <w:t>Class Model Element</w:t>
        </w:r>
        <w:r w:rsidR="000063B5">
          <w:rPr>
            <w:noProof/>
            <w:webHidden/>
          </w:rPr>
          <w:tab/>
        </w:r>
        <w:r w:rsidR="000063B5">
          <w:rPr>
            <w:noProof/>
            <w:webHidden/>
          </w:rPr>
          <w:fldChar w:fldCharType="begin"/>
        </w:r>
        <w:r w:rsidR="000063B5">
          <w:rPr>
            <w:noProof/>
            <w:webHidden/>
          </w:rPr>
          <w:instrText xml:space="preserve"> PAGEREF _Toc418510156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14:paraId="7B265C96" w14:textId="77777777" w:rsidR="000063B5" w:rsidRDefault="0098398E">
      <w:pPr>
        <w:pStyle w:val="TOC3"/>
        <w:rPr>
          <w:rFonts w:asciiTheme="minorHAnsi" w:eastAsiaTheme="minorEastAsia" w:hAnsiTheme="minorHAnsi" w:cstheme="minorBidi"/>
          <w:noProof/>
          <w:sz w:val="22"/>
          <w:szCs w:val="22"/>
        </w:rPr>
      </w:pPr>
      <w:hyperlink w:anchor="_Toc418510157" w:history="1">
        <w:r w:rsidR="000063B5" w:rsidRPr="002B2A4B">
          <w:rPr>
            <w:rStyle w:val="Hyperlink"/>
            <w:noProof/>
          </w:rPr>
          <w:t>2.8.8</w:t>
        </w:r>
        <w:r w:rsidR="000063B5">
          <w:rPr>
            <w:rFonts w:asciiTheme="minorHAnsi" w:eastAsiaTheme="minorEastAsia" w:hAnsiTheme="minorHAnsi" w:cstheme="minorBidi"/>
            <w:noProof/>
            <w:sz w:val="22"/>
            <w:szCs w:val="22"/>
          </w:rPr>
          <w:tab/>
        </w:r>
        <w:r w:rsidR="000063B5" w:rsidRPr="002B2A4B">
          <w:rPr>
            <w:rStyle w:val="Hyperlink"/>
            <w:noProof/>
          </w:rPr>
          <w:t>Class Package</w:t>
        </w:r>
        <w:r w:rsidR="000063B5">
          <w:rPr>
            <w:noProof/>
            <w:webHidden/>
          </w:rPr>
          <w:tab/>
        </w:r>
        <w:r w:rsidR="000063B5">
          <w:rPr>
            <w:noProof/>
            <w:webHidden/>
          </w:rPr>
          <w:fldChar w:fldCharType="begin"/>
        </w:r>
        <w:r w:rsidR="000063B5">
          <w:rPr>
            <w:noProof/>
            <w:webHidden/>
          </w:rPr>
          <w:instrText xml:space="preserve"> PAGEREF _Toc418510157 \h </w:instrText>
        </w:r>
        <w:r w:rsidR="000063B5">
          <w:rPr>
            <w:noProof/>
            <w:webHidden/>
          </w:rPr>
        </w:r>
        <w:r w:rsidR="000063B5">
          <w:rPr>
            <w:noProof/>
            <w:webHidden/>
          </w:rPr>
          <w:fldChar w:fldCharType="separate"/>
        </w:r>
        <w:r w:rsidR="000063B5">
          <w:rPr>
            <w:noProof/>
            <w:webHidden/>
          </w:rPr>
          <w:t>31</w:t>
        </w:r>
        <w:r w:rsidR="000063B5">
          <w:rPr>
            <w:noProof/>
            <w:webHidden/>
          </w:rPr>
          <w:fldChar w:fldCharType="end"/>
        </w:r>
      </w:hyperlink>
    </w:p>
    <w:p w14:paraId="09BAF310" w14:textId="77777777" w:rsidR="000063B5" w:rsidRDefault="0098398E">
      <w:pPr>
        <w:pStyle w:val="TOC3"/>
        <w:rPr>
          <w:rFonts w:asciiTheme="minorHAnsi" w:eastAsiaTheme="minorEastAsia" w:hAnsiTheme="minorHAnsi" w:cstheme="minorBidi"/>
          <w:noProof/>
          <w:sz w:val="22"/>
          <w:szCs w:val="22"/>
        </w:rPr>
      </w:pPr>
      <w:hyperlink w:anchor="_Toc418510158" w:history="1">
        <w:r w:rsidR="000063B5" w:rsidRPr="002B2A4B">
          <w:rPr>
            <w:rStyle w:val="Hyperlink"/>
            <w:noProof/>
          </w:rPr>
          <w:t>2.8.9</w:t>
        </w:r>
        <w:r w:rsidR="000063B5">
          <w:rPr>
            <w:rFonts w:asciiTheme="minorHAnsi" w:eastAsiaTheme="minorEastAsia" w:hAnsiTheme="minorHAnsi" w:cstheme="minorBidi"/>
            <w:noProof/>
            <w:sz w:val="22"/>
            <w:szCs w:val="22"/>
          </w:rPr>
          <w:tab/>
        </w:r>
        <w:r w:rsidR="000063B5" w:rsidRPr="002B2A4B">
          <w:rPr>
            <w:rStyle w:val="Hyperlink"/>
            <w:noProof/>
          </w:rPr>
          <w:t>Class Perspective</w:t>
        </w:r>
        <w:r w:rsidR="000063B5">
          <w:rPr>
            <w:noProof/>
            <w:webHidden/>
          </w:rPr>
          <w:tab/>
        </w:r>
        <w:r w:rsidR="000063B5">
          <w:rPr>
            <w:noProof/>
            <w:webHidden/>
          </w:rPr>
          <w:fldChar w:fldCharType="begin"/>
        </w:r>
        <w:r w:rsidR="000063B5">
          <w:rPr>
            <w:noProof/>
            <w:webHidden/>
          </w:rPr>
          <w:instrText xml:space="preserve"> PAGEREF _Toc418510158 \h </w:instrText>
        </w:r>
        <w:r w:rsidR="000063B5">
          <w:rPr>
            <w:noProof/>
            <w:webHidden/>
          </w:rPr>
        </w:r>
        <w:r w:rsidR="000063B5">
          <w:rPr>
            <w:noProof/>
            <w:webHidden/>
          </w:rPr>
          <w:fldChar w:fldCharType="separate"/>
        </w:r>
        <w:r w:rsidR="000063B5">
          <w:rPr>
            <w:noProof/>
            <w:webHidden/>
          </w:rPr>
          <w:t>32</w:t>
        </w:r>
        <w:r w:rsidR="000063B5">
          <w:rPr>
            <w:noProof/>
            <w:webHidden/>
          </w:rPr>
          <w:fldChar w:fldCharType="end"/>
        </w:r>
      </w:hyperlink>
    </w:p>
    <w:p w14:paraId="640B56FF" w14:textId="77777777" w:rsidR="000063B5" w:rsidRDefault="0098398E">
      <w:pPr>
        <w:pStyle w:val="TOC2"/>
        <w:rPr>
          <w:rFonts w:asciiTheme="minorHAnsi" w:eastAsiaTheme="minorEastAsia" w:hAnsiTheme="minorHAnsi" w:cstheme="minorBidi"/>
          <w:noProof/>
          <w:sz w:val="22"/>
          <w:szCs w:val="22"/>
        </w:rPr>
      </w:pPr>
      <w:hyperlink w:anchor="_Toc418510159" w:history="1">
        <w:r w:rsidR="000063B5" w:rsidRPr="002B2A4B">
          <w:rPr>
            <w:rStyle w:val="Hyperlink"/>
            <w:noProof/>
          </w:rPr>
          <w:t>2.9</w:t>
        </w:r>
        <w:r w:rsidR="000063B5">
          <w:rPr>
            <w:rFonts w:asciiTheme="minorHAnsi" w:eastAsiaTheme="minorEastAsia" w:hAnsiTheme="minorHAnsi" w:cstheme="minorBidi"/>
            <w:noProof/>
            <w:sz w:val="22"/>
            <w:szCs w:val="22"/>
          </w:rPr>
          <w:tab/>
        </w:r>
        <w:r w:rsidR="000063B5" w:rsidRPr="002B2A4B">
          <w:rPr>
            <w:rStyle w:val="Hyperlink"/>
            <w:noProof/>
          </w:rPr>
          <w:t>SIMF Meta Model::Properties</w:t>
        </w:r>
        <w:r w:rsidR="000063B5">
          <w:rPr>
            <w:noProof/>
            <w:webHidden/>
          </w:rPr>
          <w:tab/>
        </w:r>
        <w:r w:rsidR="000063B5">
          <w:rPr>
            <w:noProof/>
            <w:webHidden/>
          </w:rPr>
          <w:fldChar w:fldCharType="begin"/>
        </w:r>
        <w:r w:rsidR="000063B5">
          <w:rPr>
            <w:noProof/>
            <w:webHidden/>
          </w:rPr>
          <w:instrText xml:space="preserve"> PAGEREF _Toc418510159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22155898" w14:textId="77777777" w:rsidR="000063B5" w:rsidRDefault="0098398E">
      <w:pPr>
        <w:pStyle w:val="TOC3"/>
        <w:rPr>
          <w:rFonts w:asciiTheme="minorHAnsi" w:eastAsiaTheme="minorEastAsia" w:hAnsiTheme="minorHAnsi" w:cstheme="minorBidi"/>
          <w:noProof/>
          <w:sz w:val="22"/>
          <w:szCs w:val="22"/>
        </w:rPr>
      </w:pPr>
      <w:hyperlink w:anchor="_Toc418510160" w:history="1">
        <w:r w:rsidR="000063B5" w:rsidRPr="002B2A4B">
          <w:rPr>
            <w:rStyle w:val="Hyperlink"/>
            <w:noProof/>
          </w:rPr>
          <w:t>2.9.1</w:t>
        </w:r>
        <w:r w:rsidR="000063B5">
          <w:rPr>
            <w:rFonts w:asciiTheme="minorHAnsi" w:eastAsiaTheme="minorEastAsia" w:hAnsiTheme="minorHAnsi" w:cstheme="minorBidi"/>
            <w:noProof/>
            <w:sz w:val="22"/>
            <w:szCs w:val="22"/>
          </w:rPr>
          <w:tab/>
        </w:r>
        <w:r w:rsidR="000063B5" w:rsidRPr="002B2A4B">
          <w:rPr>
            <w:rStyle w:val="Hyperlink"/>
            <w:noProof/>
          </w:rPr>
          <w:t>Diagram: Properties</w:t>
        </w:r>
        <w:r w:rsidR="000063B5">
          <w:rPr>
            <w:noProof/>
            <w:webHidden/>
          </w:rPr>
          <w:tab/>
        </w:r>
        <w:r w:rsidR="000063B5">
          <w:rPr>
            <w:noProof/>
            <w:webHidden/>
          </w:rPr>
          <w:fldChar w:fldCharType="begin"/>
        </w:r>
        <w:r w:rsidR="000063B5">
          <w:rPr>
            <w:noProof/>
            <w:webHidden/>
          </w:rPr>
          <w:instrText xml:space="preserve"> PAGEREF _Toc418510160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27F47E89" w14:textId="77777777" w:rsidR="000063B5" w:rsidRDefault="0098398E">
      <w:pPr>
        <w:pStyle w:val="TOC3"/>
        <w:rPr>
          <w:rFonts w:asciiTheme="minorHAnsi" w:eastAsiaTheme="minorEastAsia" w:hAnsiTheme="minorHAnsi" w:cstheme="minorBidi"/>
          <w:noProof/>
          <w:sz w:val="22"/>
          <w:szCs w:val="22"/>
        </w:rPr>
      </w:pPr>
      <w:hyperlink w:anchor="_Toc418510161" w:history="1">
        <w:r w:rsidR="000063B5" w:rsidRPr="002B2A4B">
          <w:rPr>
            <w:rStyle w:val="Hyperlink"/>
            <w:noProof/>
          </w:rPr>
          <w:t>2.9.2</w:t>
        </w:r>
        <w:r w:rsidR="000063B5">
          <w:rPr>
            <w:rFonts w:asciiTheme="minorHAnsi" w:eastAsiaTheme="minorEastAsia" w:hAnsiTheme="minorHAnsi" w:cstheme="minorBidi"/>
            <w:noProof/>
            <w:sz w:val="22"/>
            <w:szCs w:val="22"/>
          </w:rPr>
          <w:tab/>
        </w:r>
        <w:r w:rsidR="000063B5" w:rsidRPr="002B2A4B">
          <w:rPr>
            <w:rStyle w:val="Hyperlink"/>
            <w:noProof/>
          </w:rPr>
          <w:t>Class Measurement Unit</w:t>
        </w:r>
        <w:r w:rsidR="000063B5">
          <w:rPr>
            <w:noProof/>
            <w:webHidden/>
          </w:rPr>
          <w:tab/>
        </w:r>
        <w:r w:rsidR="000063B5">
          <w:rPr>
            <w:noProof/>
            <w:webHidden/>
          </w:rPr>
          <w:fldChar w:fldCharType="begin"/>
        </w:r>
        <w:r w:rsidR="000063B5">
          <w:rPr>
            <w:noProof/>
            <w:webHidden/>
          </w:rPr>
          <w:instrText xml:space="preserve"> PAGEREF _Toc418510161 \h </w:instrText>
        </w:r>
        <w:r w:rsidR="000063B5">
          <w:rPr>
            <w:noProof/>
            <w:webHidden/>
          </w:rPr>
        </w:r>
        <w:r w:rsidR="000063B5">
          <w:rPr>
            <w:noProof/>
            <w:webHidden/>
          </w:rPr>
          <w:fldChar w:fldCharType="separate"/>
        </w:r>
        <w:r w:rsidR="000063B5">
          <w:rPr>
            <w:noProof/>
            <w:webHidden/>
          </w:rPr>
          <w:t>33</w:t>
        </w:r>
        <w:r w:rsidR="000063B5">
          <w:rPr>
            <w:noProof/>
            <w:webHidden/>
          </w:rPr>
          <w:fldChar w:fldCharType="end"/>
        </w:r>
      </w:hyperlink>
    </w:p>
    <w:p w14:paraId="69A713E6" w14:textId="77777777" w:rsidR="000063B5" w:rsidRDefault="0098398E">
      <w:pPr>
        <w:pStyle w:val="TOC3"/>
        <w:rPr>
          <w:rFonts w:asciiTheme="minorHAnsi" w:eastAsiaTheme="minorEastAsia" w:hAnsiTheme="minorHAnsi" w:cstheme="minorBidi"/>
          <w:noProof/>
          <w:sz w:val="22"/>
          <w:szCs w:val="22"/>
        </w:rPr>
      </w:pPr>
      <w:hyperlink w:anchor="_Toc418510162" w:history="1">
        <w:r w:rsidR="000063B5" w:rsidRPr="002B2A4B">
          <w:rPr>
            <w:rStyle w:val="Hyperlink"/>
            <w:noProof/>
          </w:rPr>
          <w:t>2.9.3</w:t>
        </w:r>
        <w:r w:rsidR="000063B5">
          <w:rPr>
            <w:rFonts w:asciiTheme="minorHAnsi" w:eastAsiaTheme="minorEastAsia" w:hAnsiTheme="minorHAnsi" w:cstheme="minorBidi"/>
            <w:noProof/>
            <w:sz w:val="22"/>
            <w:szCs w:val="22"/>
          </w:rPr>
          <w:tab/>
        </w:r>
        <w:r w:rsidR="000063B5" w:rsidRPr="002B2A4B">
          <w:rPr>
            <w:rStyle w:val="Hyperlink"/>
            <w:noProof/>
          </w:rPr>
          <w:t>Class Number</w:t>
        </w:r>
        <w:r w:rsidR="000063B5">
          <w:rPr>
            <w:noProof/>
            <w:webHidden/>
          </w:rPr>
          <w:tab/>
        </w:r>
        <w:r w:rsidR="000063B5">
          <w:rPr>
            <w:noProof/>
            <w:webHidden/>
          </w:rPr>
          <w:fldChar w:fldCharType="begin"/>
        </w:r>
        <w:r w:rsidR="000063B5">
          <w:rPr>
            <w:noProof/>
            <w:webHidden/>
          </w:rPr>
          <w:instrText xml:space="preserve"> PAGEREF _Toc418510162 \h </w:instrText>
        </w:r>
        <w:r w:rsidR="000063B5">
          <w:rPr>
            <w:noProof/>
            <w:webHidden/>
          </w:rPr>
        </w:r>
        <w:r w:rsidR="000063B5">
          <w:rPr>
            <w:noProof/>
            <w:webHidden/>
          </w:rPr>
          <w:fldChar w:fldCharType="separate"/>
        </w:r>
        <w:r w:rsidR="000063B5">
          <w:rPr>
            <w:noProof/>
            <w:webHidden/>
          </w:rPr>
          <w:t>34</w:t>
        </w:r>
        <w:r w:rsidR="000063B5">
          <w:rPr>
            <w:noProof/>
            <w:webHidden/>
          </w:rPr>
          <w:fldChar w:fldCharType="end"/>
        </w:r>
      </w:hyperlink>
    </w:p>
    <w:p w14:paraId="49B35F5B" w14:textId="77777777" w:rsidR="000063B5" w:rsidRDefault="0098398E">
      <w:pPr>
        <w:pStyle w:val="TOC3"/>
        <w:rPr>
          <w:rFonts w:asciiTheme="minorHAnsi" w:eastAsiaTheme="minorEastAsia" w:hAnsiTheme="minorHAnsi" w:cstheme="minorBidi"/>
          <w:noProof/>
          <w:sz w:val="22"/>
          <w:szCs w:val="22"/>
        </w:rPr>
      </w:pPr>
      <w:hyperlink w:anchor="_Toc418510163" w:history="1">
        <w:r w:rsidR="000063B5" w:rsidRPr="002B2A4B">
          <w:rPr>
            <w:rStyle w:val="Hyperlink"/>
            <w:noProof/>
          </w:rPr>
          <w:t>2.9.4</w:t>
        </w:r>
        <w:r w:rsidR="000063B5">
          <w:rPr>
            <w:rFonts w:asciiTheme="minorHAnsi" w:eastAsiaTheme="minorEastAsia" w:hAnsiTheme="minorHAnsi" w:cstheme="minorBidi"/>
            <w:noProof/>
            <w:sz w:val="22"/>
            <w:szCs w:val="22"/>
          </w:rPr>
          <w:tab/>
        </w:r>
        <w:r w:rsidR="000063B5" w:rsidRPr="002B2A4B">
          <w:rPr>
            <w:rStyle w:val="Hyperlink"/>
            <w:noProof/>
          </w:rPr>
          <w:t>Class Quantity</w:t>
        </w:r>
        <w:r w:rsidR="000063B5">
          <w:rPr>
            <w:noProof/>
            <w:webHidden/>
          </w:rPr>
          <w:tab/>
        </w:r>
        <w:r w:rsidR="000063B5">
          <w:rPr>
            <w:noProof/>
            <w:webHidden/>
          </w:rPr>
          <w:fldChar w:fldCharType="begin"/>
        </w:r>
        <w:r w:rsidR="000063B5">
          <w:rPr>
            <w:noProof/>
            <w:webHidden/>
          </w:rPr>
          <w:instrText xml:space="preserve"> PAGEREF _Toc418510163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14:paraId="015E091E" w14:textId="77777777" w:rsidR="000063B5" w:rsidRDefault="0098398E">
      <w:pPr>
        <w:pStyle w:val="TOC3"/>
        <w:rPr>
          <w:rFonts w:asciiTheme="minorHAnsi" w:eastAsiaTheme="minorEastAsia" w:hAnsiTheme="minorHAnsi" w:cstheme="minorBidi"/>
          <w:noProof/>
          <w:sz w:val="22"/>
          <w:szCs w:val="22"/>
        </w:rPr>
      </w:pPr>
      <w:hyperlink w:anchor="_Toc418510164" w:history="1">
        <w:r w:rsidR="000063B5" w:rsidRPr="002B2A4B">
          <w:rPr>
            <w:rStyle w:val="Hyperlink"/>
            <w:noProof/>
          </w:rPr>
          <w:t>2.9.5</w:t>
        </w:r>
        <w:r w:rsidR="000063B5">
          <w:rPr>
            <w:rFonts w:asciiTheme="minorHAnsi" w:eastAsiaTheme="minorEastAsia" w:hAnsiTheme="minorHAnsi" w:cstheme="minorBidi"/>
            <w:noProof/>
            <w:sz w:val="22"/>
            <w:szCs w:val="22"/>
          </w:rPr>
          <w:tab/>
        </w:r>
        <w:r w:rsidR="000063B5" w:rsidRPr="002B2A4B">
          <w:rPr>
            <w:rStyle w:val="Hyperlink"/>
            <w:noProof/>
          </w:rPr>
          <w:t>Class Quantity kind</w:t>
        </w:r>
        <w:r w:rsidR="000063B5">
          <w:rPr>
            <w:noProof/>
            <w:webHidden/>
          </w:rPr>
          <w:tab/>
        </w:r>
        <w:r w:rsidR="000063B5">
          <w:rPr>
            <w:noProof/>
            <w:webHidden/>
          </w:rPr>
          <w:fldChar w:fldCharType="begin"/>
        </w:r>
        <w:r w:rsidR="000063B5">
          <w:rPr>
            <w:noProof/>
            <w:webHidden/>
          </w:rPr>
          <w:instrText xml:space="preserve"> PAGEREF _Toc418510164 \h </w:instrText>
        </w:r>
        <w:r w:rsidR="000063B5">
          <w:rPr>
            <w:noProof/>
            <w:webHidden/>
          </w:rPr>
        </w:r>
        <w:r w:rsidR="000063B5">
          <w:rPr>
            <w:noProof/>
            <w:webHidden/>
          </w:rPr>
          <w:fldChar w:fldCharType="separate"/>
        </w:r>
        <w:r w:rsidR="000063B5">
          <w:rPr>
            <w:noProof/>
            <w:webHidden/>
          </w:rPr>
          <w:t>35</w:t>
        </w:r>
        <w:r w:rsidR="000063B5">
          <w:rPr>
            <w:noProof/>
            <w:webHidden/>
          </w:rPr>
          <w:fldChar w:fldCharType="end"/>
        </w:r>
      </w:hyperlink>
    </w:p>
    <w:p w14:paraId="0F907C53" w14:textId="77777777" w:rsidR="000063B5" w:rsidRDefault="0098398E">
      <w:pPr>
        <w:pStyle w:val="TOC3"/>
        <w:rPr>
          <w:rFonts w:asciiTheme="minorHAnsi" w:eastAsiaTheme="minorEastAsia" w:hAnsiTheme="minorHAnsi" w:cstheme="minorBidi"/>
          <w:noProof/>
          <w:sz w:val="22"/>
          <w:szCs w:val="22"/>
        </w:rPr>
      </w:pPr>
      <w:hyperlink w:anchor="_Toc418510165" w:history="1">
        <w:r w:rsidR="000063B5" w:rsidRPr="002B2A4B">
          <w:rPr>
            <w:rStyle w:val="Hyperlink"/>
            <w:noProof/>
          </w:rPr>
          <w:t>2.9.6</w:t>
        </w:r>
        <w:r w:rsidR="000063B5">
          <w:rPr>
            <w:rFonts w:asciiTheme="minorHAnsi" w:eastAsiaTheme="minorEastAsia" w:hAnsiTheme="minorHAnsi" w:cstheme="minorBidi"/>
            <w:noProof/>
            <w:sz w:val="22"/>
            <w:szCs w:val="22"/>
          </w:rPr>
          <w:tab/>
        </w:r>
        <w:r w:rsidR="000063B5" w:rsidRPr="002B2A4B">
          <w:rPr>
            <w:rStyle w:val="Hyperlink"/>
            <w:noProof/>
          </w:rPr>
          <w:t>Class Text</w:t>
        </w:r>
        <w:r w:rsidR="000063B5">
          <w:rPr>
            <w:noProof/>
            <w:webHidden/>
          </w:rPr>
          <w:tab/>
        </w:r>
        <w:r w:rsidR="000063B5">
          <w:rPr>
            <w:noProof/>
            <w:webHidden/>
          </w:rPr>
          <w:fldChar w:fldCharType="begin"/>
        </w:r>
        <w:r w:rsidR="000063B5">
          <w:rPr>
            <w:noProof/>
            <w:webHidden/>
          </w:rPr>
          <w:instrText xml:space="preserve"> PAGEREF _Toc418510165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14:paraId="34FE2703" w14:textId="77777777" w:rsidR="000063B5" w:rsidRDefault="0098398E">
      <w:pPr>
        <w:pStyle w:val="TOC3"/>
        <w:rPr>
          <w:rFonts w:asciiTheme="minorHAnsi" w:eastAsiaTheme="minorEastAsia" w:hAnsiTheme="minorHAnsi" w:cstheme="minorBidi"/>
          <w:noProof/>
          <w:sz w:val="22"/>
          <w:szCs w:val="22"/>
        </w:rPr>
      </w:pPr>
      <w:hyperlink w:anchor="_Toc418510166" w:history="1">
        <w:r w:rsidR="000063B5" w:rsidRPr="002B2A4B">
          <w:rPr>
            <w:rStyle w:val="Hyperlink"/>
            <w:noProof/>
          </w:rPr>
          <w:t>2.9.7</w:t>
        </w:r>
        <w:r w:rsidR="000063B5">
          <w:rPr>
            <w:rFonts w:asciiTheme="minorHAnsi" w:eastAsiaTheme="minorEastAsia" w:hAnsiTheme="minorHAnsi" w:cstheme="minorBidi"/>
            <w:noProof/>
            <w:sz w:val="22"/>
            <w:szCs w:val="22"/>
          </w:rPr>
          <w:tab/>
        </w:r>
        <w:r w:rsidR="000063B5" w:rsidRPr="002B2A4B">
          <w:rPr>
            <w:rStyle w:val="Hyperlink"/>
            <w:noProof/>
          </w:rPr>
          <w:t>Class Value</w:t>
        </w:r>
        <w:r w:rsidR="000063B5">
          <w:rPr>
            <w:noProof/>
            <w:webHidden/>
          </w:rPr>
          <w:tab/>
        </w:r>
        <w:r w:rsidR="000063B5">
          <w:rPr>
            <w:noProof/>
            <w:webHidden/>
          </w:rPr>
          <w:fldChar w:fldCharType="begin"/>
        </w:r>
        <w:r w:rsidR="000063B5">
          <w:rPr>
            <w:noProof/>
            <w:webHidden/>
          </w:rPr>
          <w:instrText xml:space="preserve"> PAGEREF _Toc418510166 \h </w:instrText>
        </w:r>
        <w:r w:rsidR="000063B5">
          <w:rPr>
            <w:noProof/>
            <w:webHidden/>
          </w:rPr>
        </w:r>
        <w:r w:rsidR="000063B5">
          <w:rPr>
            <w:noProof/>
            <w:webHidden/>
          </w:rPr>
          <w:fldChar w:fldCharType="separate"/>
        </w:r>
        <w:r w:rsidR="000063B5">
          <w:rPr>
            <w:noProof/>
            <w:webHidden/>
          </w:rPr>
          <w:t>36</w:t>
        </w:r>
        <w:r w:rsidR="000063B5">
          <w:rPr>
            <w:noProof/>
            <w:webHidden/>
          </w:rPr>
          <w:fldChar w:fldCharType="end"/>
        </w:r>
      </w:hyperlink>
    </w:p>
    <w:p w14:paraId="152B7F89" w14:textId="77777777" w:rsidR="000063B5" w:rsidRDefault="0098398E">
      <w:pPr>
        <w:pStyle w:val="TOC2"/>
        <w:rPr>
          <w:rFonts w:asciiTheme="minorHAnsi" w:eastAsiaTheme="minorEastAsia" w:hAnsiTheme="minorHAnsi" w:cstheme="minorBidi"/>
          <w:noProof/>
          <w:sz w:val="22"/>
          <w:szCs w:val="22"/>
        </w:rPr>
      </w:pPr>
      <w:hyperlink w:anchor="_Toc418510167" w:history="1">
        <w:r w:rsidR="000063B5" w:rsidRPr="002B2A4B">
          <w:rPr>
            <w:rStyle w:val="Hyperlink"/>
            <w:noProof/>
          </w:rPr>
          <w:t>2.10</w:t>
        </w:r>
        <w:r w:rsidR="000063B5">
          <w:rPr>
            <w:rFonts w:asciiTheme="minorHAnsi" w:eastAsiaTheme="minorEastAsia" w:hAnsiTheme="minorHAnsi" w:cstheme="minorBidi"/>
            <w:noProof/>
            <w:sz w:val="22"/>
            <w:szCs w:val="22"/>
          </w:rPr>
          <w:tab/>
        </w:r>
        <w:r w:rsidR="000063B5" w:rsidRPr="002B2A4B">
          <w:rPr>
            <w:rStyle w:val="Hyperlink"/>
            <w:noProof/>
          </w:rPr>
          <w:t>SIMF Meta Model::Quantifiers</w:t>
        </w:r>
        <w:r w:rsidR="000063B5">
          <w:rPr>
            <w:noProof/>
            <w:webHidden/>
          </w:rPr>
          <w:tab/>
        </w:r>
        <w:r w:rsidR="000063B5">
          <w:rPr>
            <w:noProof/>
            <w:webHidden/>
          </w:rPr>
          <w:fldChar w:fldCharType="begin"/>
        </w:r>
        <w:r w:rsidR="000063B5">
          <w:rPr>
            <w:noProof/>
            <w:webHidden/>
          </w:rPr>
          <w:instrText xml:space="preserve"> PAGEREF _Toc418510167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14:paraId="40C87A02" w14:textId="77777777" w:rsidR="000063B5" w:rsidRDefault="0098398E">
      <w:pPr>
        <w:pStyle w:val="TOC3"/>
        <w:rPr>
          <w:rFonts w:asciiTheme="minorHAnsi" w:eastAsiaTheme="minorEastAsia" w:hAnsiTheme="minorHAnsi" w:cstheme="minorBidi"/>
          <w:noProof/>
          <w:sz w:val="22"/>
          <w:szCs w:val="22"/>
        </w:rPr>
      </w:pPr>
      <w:hyperlink w:anchor="_Toc418510168" w:history="1">
        <w:r w:rsidR="000063B5" w:rsidRPr="002B2A4B">
          <w:rPr>
            <w:rStyle w:val="Hyperlink"/>
            <w:noProof/>
          </w:rPr>
          <w:t>2.10.1</w:t>
        </w:r>
        <w:r w:rsidR="000063B5">
          <w:rPr>
            <w:rFonts w:asciiTheme="minorHAnsi" w:eastAsiaTheme="minorEastAsia" w:hAnsiTheme="minorHAnsi" w:cstheme="minorBidi"/>
            <w:noProof/>
            <w:sz w:val="22"/>
            <w:szCs w:val="22"/>
          </w:rPr>
          <w:tab/>
        </w:r>
        <w:r w:rsidR="000063B5" w:rsidRPr="002B2A4B">
          <w:rPr>
            <w:rStyle w:val="Hyperlink"/>
            <w:noProof/>
          </w:rPr>
          <w:t>Diagram: Quantifiers</w:t>
        </w:r>
        <w:r w:rsidR="000063B5">
          <w:rPr>
            <w:noProof/>
            <w:webHidden/>
          </w:rPr>
          <w:tab/>
        </w:r>
        <w:r w:rsidR="000063B5">
          <w:rPr>
            <w:noProof/>
            <w:webHidden/>
          </w:rPr>
          <w:fldChar w:fldCharType="begin"/>
        </w:r>
        <w:r w:rsidR="000063B5">
          <w:rPr>
            <w:noProof/>
            <w:webHidden/>
          </w:rPr>
          <w:instrText xml:space="preserve"> PAGEREF _Toc418510168 \h </w:instrText>
        </w:r>
        <w:r w:rsidR="000063B5">
          <w:rPr>
            <w:noProof/>
            <w:webHidden/>
          </w:rPr>
        </w:r>
        <w:r w:rsidR="000063B5">
          <w:rPr>
            <w:noProof/>
            <w:webHidden/>
          </w:rPr>
          <w:fldChar w:fldCharType="separate"/>
        </w:r>
        <w:r w:rsidR="000063B5">
          <w:rPr>
            <w:noProof/>
            <w:webHidden/>
          </w:rPr>
          <w:t>37</w:t>
        </w:r>
        <w:r w:rsidR="000063B5">
          <w:rPr>
            <w:noProof/>
            <w:webHidden/>
          </w:rPr>
          <w:fldChar w:fldCharType="end"/>
        </w:r>
      </w:hyperlink>
    </w:p>
    <w:p w14:paraId="65FD68A4" w14:textId="77777777" w:rsidR="000063B5" w:rsidRDefault="0098398E">
      <w:pPr>
        <w:pStyle w:val="TOC3"/>
        <w:rPr>
          <w:rFonts w:asciiTheme="minorHAnsi" w:eastAsiaTheme="minorEastAsia" w:hAnsiTheme="minorHAnsi" w:cstheme="minorBidi"/>
          <w:noProof/>
          <w:sz w:val="22"/>
          <w:szCs w:val="22"/>
        </w:rPr>
      </w:pPr>
      <w:hyperlink w:anchor="_Toc418510169" w:history="1">
        <w:r w:rsidR="000063B5" w:rsidRPr="002B2A4B">
          <w:rPr>
            <w:rStyle w:val="Hyperlink"/>
            <w:noProof/>
          </w:rPr>
          <w:t>2.10.2</w:t>
        </w:r>
        <w:r w:rsidR="000063B5">
          <w:rPr>
            <w:rFonts w:asciiTheme="minorHAnsi" w:eastAsiaTheme="minorEastAsia" w:hAnsiTheme="minorHAnsi" w:cstheme="minorBidi"/>
            <w:noProof/>
            <w:sz w:val="22"/>
            <w:szCs w:val="22"/>
          </w:rPr>
          <w:tab/>
        </w:r>
        <w:r w:rsidR="000063B5" w:rsidRPr="002B2A4B">
          <w:rPr>
            <w:rStyle w:val="Hyperlink"/>
            <w:noProof/>
          </w:rPr>
          <w:t>Class All</w:t>
        </w:r>
        <w:r w:rsidR="000063B5">
          <w:rPr>
            <w:noProof/>
            <w:webHidden/>
          </w:rPr>
          <w:tab/>
        </w:r>
        <w:r w:rsidR="000063B5">
          <w:rPr>
            <w:noProof/>
            <w:webHidden/>
          </w:rPr>
          <w:fldChar w:fldCharType="begin"/>
        </w:r>
        <w:r w:rsidR="000063B5">
          <w:rPr>
            <w:noProof/>
            <w:webHidden/>
          </w:rPr>
          <w:instrText xml:space="preserve"> PAGEREF _Toc418510169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14:paraId="45A44FDE" w14:textId="77777777" w:rsidR="000063B5" w:rsidRDefault="0098398E">
      <w:pPr>
        <w:pStyle w:val="TOC3"/>
        <w:rPr>
          <w:rFonts w:asciiTheme="minorHAnsi" w:eastAsiaTheme="minorEastAsia" w:hAnsiTheme="minorHAnsi" w:cstheme="minorBidi"/>
          <w:noProof/>
          <w:sz w:val="22"/>
          <w:szCs w:val="22"/>
        </w:rPr>
      </w:pPr>
      <w:hyperlink w:anchor="_Toc418510170" w:history="1">
        <w:r w:rsidR="000063B5" w:rsidRPr="002B2A4B">
          <w:rPr>
            <w:rStyle w:val="Hyperlink"/>
            <w:noProof/>
          </w:rPr>
          <w:t>2.10.3</w:t>
        </w:r>
        <w:r w:rsidR="000063B5">
          <w:rPr>
            <w:rFonts w:asciiTheme="minorHAnsi" w:eastAsiaTheme="minorEastAsia" w:hAnsiTheme="minorHAnsi" w:cstheme="minorBidi"/>
            <w:noProof/>
            <w:sz w:val="22"/>
            <w:szCs w:val="22"/>
          </w:rPr>
          <w:tab/>
        </w:r>
        <w:r w:rsidR="000063B5" w:rsidRPr="002B2A4B">
          <w:rPr>
            <w:rStyle w:val="Hyperlink"/>
            <w:noProof/>
          </w:rPr>
          <w:t>Class Most</w:t>
        </w:r>
        <w:r w:rsidR="000063B5">
          <w:rPr>
            <w:noProof/>
            <w:webHidden/>
          </w:rPr>
          <w:tab/>
        </w:r>
        <w:r w:rsidR="000063B5">
          <w:rPr>
            <w:noProof/>
            <w:webHidden/>
          </w:rPr>
          <w:fldChar w:fldCharType="begin"/>
        </w:r>
        <w:r w:rsidR="000063B5">
          <w:rPr>
            <w:noProof/>
            <w:webHidden/>
          </w:rPr>
          <w:instrText xml:space="preserve"> PAGEREF _Toc418510170 \h </w:instrText>
        </w:r>
        <w:r w:rsidR="000063B5">
          <w:rPr>
            <w:noProof/>
            <w:webHidden/>
          </w:rPr>
        </w:r>
        <w:r w:rsidR="000063B5">
          <w:rPr>
            <w:noProof/>
            <w:webHidden/>
          </w:rPr>
          <w:fldChar w:fldCharType="separate"/>
        </w:r>
        <w:r w:rsidR="000063B5">
          <w:rPr>
            <w:noProof/>
            <w:webHidden/>
          </w:rPr>
          <w:t>38</w:t>
        </w:r>
        <w:r w:rsidR="000063B5">
          <w:rPr>
            <w:noProof/>
            <w:webHidden/>
          </w:rPr>
          <w:fldChar w:fldCharType="end"/>
        </w:r>
      </w:hyperlink>
    </w:p>
    <w:p w14:paraId="4B98CDE4" w14:textId="77777777" w:rsidR="000063B5" w:rsidRDefault="0098398E">
      <w:pPr>
        <w:pStyle w:val="TOC3"/>
        <w:rPr>
          <w:rFonts w:asciiTheme="minorHAnsi" w:eastAsiaTheme="minorEastAsia" w:hAnsiTheme="minorHAnsi" w:cstheme="minorBidi"/>
          <w:noProof/>
          <w:sz w:val="22"/>
          <w:szCs w:val="22"/>
        </w:rPr>
      </w:pPr>
      <w:hyperlink w:anchor="_Toc418510171" w:history="1">
        <w:r w:rsidR="000063B5" w:rsidRPr="002B2A4B">
          <w:rPr>
            <w:rStyle w:val="Hyperlink"/>
            <w:noProof/>
          </w:rPr>
          <w:t>2.10.4</w:t>
        </w:r>
        <w:r w:rsidR="000063B5">
          <w:rPr>
            <w:rFonts w:asciiTheme="minorHAnsi" w:eastAsiaTheme="minorEastAsia" w:hAnsiTheme="minorHAnsi" w:cstheme="minorBidi"/>
            <w:noProof/>
            <w:sz w:val="22"/>
            <w:szCs w:val="22"/>
          </w:rPr>
          <w:tab/>
        </w:r>
        <w:r w:rsidR="000063B5" w:rsidRPr="002B2A4B">
          <w:rPr>
            <w:rStyle w:val="Hyperlink"/>
            <w:noProof/>
          </w:rPr>
          <w:t>Class No</w:t>
        </w:r>
        <w:r w:rsidR="000063B5">
          <w:rPr>
            <w:noProof/>
            <w:webHidden/>
          </w:rPr>
          <w:tab/>
        </w:r>
        <w:r w:rsidR="000063B5">
          <w:rPr>
            <w:noProof/>
            <w:webHidden/>
          </w:rPr>
          <w:fldChar w:fldCharType="begin"/>
        </w:r>
        <w:r w:rsidR="000063B5">
          <w:rPr>
            <w:noProof/>
            <w:webHidden/>
          </w:rPr>
          <w:instrText xml:space="preserve"> PAGEREF _Toc418510171 \h </w:instrText>
        </w:r>
        <w:r w:rsidR="000063B5">
          <w:rPr>
            <w:noProof/>
            <w:webHidden/>
          </w:rPr>
        </w:r>
        <w:r w:rsidR="000063B5">
          <w:rPr>
            <w:noProof/>
            <w:webHidden/>
          </w:rPr>
          <w:fldChar w:fldCharType="separate"/>
        </w:r>
        <w:r w:rsidR="000063B5">
          <w:rPr>
            <w:noProof/>
            <w:webHidden/>
          </w:rPr>
          <w:t>39</w:t>
        </w:r>
        <w:r w:rsidR="000063B5">
          <w:rPr>
            <w:noProof/>
            <w:webHidden/>
          </w:rPr>
          <w:fldChar w:fldCharType="end"/>
        </w:r>
      </w:hyperlink>
    </w:p>
    <w:p w14:paraId="401F804A" w14:textId="77777777" w:rsidR="000063B5" w:rsidRDefault="0098398E">
      <w:pPr>
        <w:pStyle w:val="TOC3"/>
        <w:rPr>
          <w:rFonts w:asciiTheme="minorHAnsi" w:eastAsiaTheme="minorEastAsia" w:hAnsiTheme="minorHAnsi" w:cstheme="minorBidi"/>
          <w:noProof/>
          <w:sz w:val="22"/>
          <w:szCs w:val="22"/>
        </w:rPr>
      </w:pPr>
      <w:hyperlink w:anchor="_Toc418510172" w:history="1">
        <w:r w:rsidR="000063B5" w:rsidRPr="002B2A4B">
          <w:rPr>
            <w:rStyle w:val="Hyperlink"/>
            <w:noProof/>
          </w:rPr>
          <w:t>2.10.5</w:t>
        </w:r>
        <w:r w:rsidR="000063B5">
          <w:rPr>
            <w:rFonts w:asciiTheme="minorHAnsi" w:eastAsiaTheme="minorEastAsia" w:hAnsiTheme="minorHAnsi" w:cstheme="minorBidi"/>
            <w:noProof/>
            <w:sz w:val="22"/>
            <w:szCs w:val="22"/>
          </w:rPr>
          <w:tab/>
        </w:r>
        <w:r w:rsidR="000063B5" w:rsidRPr="002B2A4B">
          <w:rPr>
            <w:rStyle w:val="Hyperlink"/>
            <w:noProof/>
          </w:rPr>
          <w:t>Class One of</w:t>
        </w:r>
        <w:r w:rsidR="000063B5">
          <w:rPr>
            <w:noProof/>
            <w:webHidden/>
          </w:rPr>
          <w:tab/>
        </w:r>
        <w:r w:rsidR="000063B5">
          <w:rPr>
            <w:noProof/>
            <w:webHidden/>
          </w:rPr>
          <w:fldChar w:fldCharType="begin"/>
        </w:r>
        <w:r w:rsidR="000063B5">
          <w:rPr>
            <w:noProof/>
            <w:webHidden/>
          </w:rPr>
          <w:instrText xml:space="preserve"> PAGEREF _Toc418510172 \h </w:instrText>
        </w:r>
        <w:r w:rsidR="000063B5">
          <w:rPr>
            <w:noProof/>
            <w:webHidden/>
          </w:rPr>
        </w:r>
        <w:r w:rsidR="000063B5">
          <w:rPr>
            <w:noProof/>
            <w:webHidden/>
          </w:rPr>
          <w:fldChar w:fldCharType="separate"/>
        </w:r>
        <w:r w:rsidR="000063B5">
          <w:rPr>
            <w:noProof/>
            <w:webHidden/>
          </w:rPr>
          <w:t>40</w:t>
        </w:r>
        <w:r w:rsidR="000063B5">
          <w:rPr>
            <w:noProof/>
            <w:webHidden/>
          </w:rPr>
          <w:fldChar w:fldCharType="end"/>
        </w:r>
      </w:hyperlink>
    </w:p>
    <w:p w14:paraId="13897645" w14:textId="77777777" w:rsidR="000063B5" w:rsidRDefault="0098398E">
      <w:pPr>
        <w:pStyle w:val="TOC3"/>
        <w:rPr>
          <w:rFonts w:asciiTheme="minorHAnsi" w:eastAsiaTheme="minorEastAsia" w:hAnsiTheme="minorHAnsi" w:cstheme="minorBidi"/>
          <w:noProof/>
          <w:sz w:val="22"/>
          <w:szCs w:val="22"/>
        </w:rPr>
      </w:pPr>
      <w:hyperlink w:anchor="_Toc418510173" w:history="1">
        <w:r w:rsidR="000063B5" w:rsidRPr="002B2A4B">
          <w:rPr>
            <w:rStyle w:val="Hyperlink"/>
            <w:noProof/>
          </w:rPr>
          <w:t>2.10.6</w:t>
        </w:r>
        <w:r w:rsidR="000063B5">
          <w:rPr>
            <w:rFonts w:asciiTheme="minorHAnsi" w:eastAsiaTheme="minorEastAsia" w:hAnsiTheme="minorHAnsi" w:cstheme="minorBidi"/>
            <w:noProof/>
            <w:sz w:val="22"/>
            <w:szCs w:val="22"/>
          </w:rPr>
          <w:tab/>
        </w:r>
        <w:r w:rsidR="000063B5" w:rsidRPr="002B2A4B">
          <w:rPr>
            <w:rStyle w:val="Hyperlink"/>
            <w:noProof/>
          </w:rPr>
          <w:t>Class There Exists</w:t>
        </w:r>
        <w:r w:rsidR="000063B5">
          <w:rPr>
            <w:noProof/>
            <w:webHidden/>
          </w:rPr>
          <w:tab/>
        </w:r>
        <w:r w:rsidR="000063B5">
          <w:rPr>
            <w:noProof/>
            <w:webHidden/>
          </w:rPr>
          <w:fldChar w:fldCharType="begin"/>
        </w:r>
        <w:r w:rsidR="000063B5">
          <w:rPr>
            <w:noProof/>
            <w:webHidden/>
          </w:rPr>
          <w:instrText xml:space="preserve"> PAGEREF _Toc418510173 \h </w:instrText>
        </w:r>
        <w:r w:rsidR="000063B5">
          <w:rPr>
            <w:noProof/>
            <w:webHidden/>
          </w:rPr>
        </w:r>
        <w:r w:rsidR="000063B5">
          <w:rPr>
            <w:noProof/>
            <w:webHidden/>
          </w:rPr>
          <w:fldChar w:fldCharType="separate"/>
        </w:r>
        <w:r w:rsidR="000063B5">
          <w:rPr>
            <w:noProof/>
            <w:webHidden/>
          </w:rPr>
          <w:t>41</w:t>
        </w:r>
        <w:r w:rsidR="000063B5">
          <w:rPr>
            <w:noProof/>
            <w:webHidden/>
          </w:rPr>
          <w:fldChar w:fldCharType="end"/>
        </w:r>
      </w:hyperlink>
    </w:p>
    <w:p w14:paraId="1B8AF150" w14:textId="77777777" w:rsidR="000063B5" w:rsidRDefault="0098398E">
      <w:pPr>
        <w:pStyle w:val="TOC2"/>
        <w:rPr>
          <w:rFonts w:asciiTheme="minorHAnsi" w:eastAsiaTheme="minorEastAsia" w:hAnsiTheme="minorHAnsi" w:cstheme="minorBidi"/>
          <w:noProof/>
          <w:sz w:val="22"/>
          <w:szCs w:val="22"/>
        </w:rPr>
      </w:pPr>
      <w:hyperlink w:anchor="_Toc418510174" w:history="1">
        <w:r w:rsidR="000063B5" w:rsidRPr="002B2A4B">
          <w:rPr>
            <w:rStyle w:val="Hyperlink"/>
            <w:noProof/>
          </w:rPr>
          <w:t>2.11</w:t>
        </w:r>
        <w:r w:rsidR="000063B5">
          <w:rPr>
            <w:rFonts w:asciiTheme="minorHAnsi" w:eastAsiaTheme="minorEastAsia" w:hAnsiTheme="minorHAnsi" w:cstheme="minorBidi"/>
            <w:noProof/>
            <w:sz w:val="22"/>
            <w:szCs w:val="22"/>
          </w:rPr>
          <w:tab/>
        </w:r>
        <w:r w:rsidR="000063B5" w:rsidRPr="002B2A4B">
          <w:rPr>
            <w:rStyle w:val="Hyperlink"/>
            <w:noProof/>
          </w:rPr>
          <w:t>SIMF Meta Model::Relations</w:t>
        </w:r>
        <w:r w:rsidR="000063B5">
          <w:rPr>
            <w:noProof/>
            <w:webHidden/>
          </w:rPr>
          <w:tab/>
        </w:r>
        <w:r w:rsidR="000063B5">
          <w:rPr>
            <w:noProof/>
            <w:webHidden/>
          </w:rPr>
          <w:fldChar w:fldCharType="begin"/>
        </w:r>
        <w:r w:rsidR="000063B5">
          <w:rPr>
            <w:noProof/>
            <w:webHidden/>
          </w:rPr>
          <w:instrText xml:space="preserve"> PAGEREF _Toc418510174 \h </w:instrText>
        </w:r>
        <w:r w:rsidR="000063B5">
          <w:rPr>
            <w:noProof/>
            <w:webHidden/>
          </w:rPr>
        </w:r>
        <w:r w:rsidR="000063B5">
          <w:rPr>
            <w:noProof/>
            <w:webHidden/>
          </w:rPr>
          <w:fldChar w:fldCharType="separate"/>
        </w:r>
        <w:r w:rsidR="000063B5">
          <w:rPr>
            <w:noProof/>
            <w:webHidden/>
          </w:rPr>
          <w:t>42</w:t>
        </w:r>
        <w:r w:rsidR="000063B5">
          <w:rPr>
            <w:noProof/>
            <w:webHidden/>
          </w:rPr>
          <w:fldChar w:fldCharType="end"/>
        </w:r>
      </w:hyperlink>
    </w:p>
    <w:p w14:paraId="3C583F0A" w14:textId="77777777" w:rsidR="000063B5" w:rsidRDefault="0098398E">
      <w:pPr>
        <w:pStyle w:val="TOC3"/>
        <w:rPr>
          <w:rFonts w:asciiTheme="minorHAnsi" w:eastAsiaTheme="minorEastAsia" w:hAnsiTheme="minorHAnsi" w:cstheme="minorBidi"/>
          <w:noProof/>
          <w:sz w:val="22"/>
          <w:szCs w:val="22"/>
        </w:rPr>
      </w:pPr>
      <w:hyperlink w:anchor="_Toc418510175" w:history="1">
        <w:r w:rsidR="000063B5" w:rsidRPr="002B2A4B">
          <w:rPr>
            <w:rStyle w:val="Hyperlink"/>
            <w:noProof/>
          </w:rPr>
          <w:t>2.11.1</w:t>
        </w:r>
        <w:r w:rsidR="000063B5">
          <w:rPr>
            <w:rFonts w:asciiTheme="minorHAnsi" w:eastAsiaTheme="minorEastAsia" w:hAnsiTheme="minorHAnsi" w:cstheme="minorBidi"/>
            <w:noProof/>
            <w:sz w:val="22"/>
            <w:szCs w:val="22"/>
          </w:rPr>
          <w:tab/>
        </w:r>
        <w:r w:rsidR="000063B5" w:rsidRPr="002B2A4B">
          <w:rPr>
            <w:rStyle w:val="Hyperlink"/>
            <w:noProof/>
          </w:rPr>
          <w:t>Diagram: Relations</w:t>
        </w:r>
        <w:r w:rsidR="000063B5">
          <w:rPr>
            <w:noProof/>
            <w:webHidden/>
          </w:rPr>
          <w:tab/>
        </w:r>
        <w:r w:rsidR="000063B5">
          <w:rPr>
            <w:noProof/>
            <w:webHidden/>
          </w:rPr>
          <w:fldChar w:fldCharType="begin"/>
        </w:r>
        <w:r w:rsidR="000063B5">
          <w:rPr>
            <w:noProof/>
            <w:webHidden/>
          </w:rPr>
          <w:instrText xml:space="preserve"> PAGEREF _Toc418510175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14:paraId="20772638" w14:textId="77777777" w:rsidR="000063B5" w:rsidRDefault="0098398E">
      <w:pPr>
        <w:pStyle w:val="TOC3"/>
        <w:rPr>
          <w:rFonts w:asciiTheme="minorHAnsi" w:eastAsiaTheme="minorEastAsia" w:hAnsiTheme="minorHAnsi" w:cstheme="minorBidi"/>
          <w:noProof/>
          <w:sz w:val="22"/>
          <w:szCs w:val="22"/>
        </w:rPr>
      </w:pPr>
      <w:hyperlink w:anchor="_Toc418510176" w:history="1">
        <w:r w:rsidR="000063B5" w:rsidRPr="002B2A4B">
          <w:rPr>
            <w:rStyle w:val="Hyperlink"/>
            <w:noProof/>
          </w:rPr>
          <w:t>2.11.2</w:t>
        </w:r>
        <w:r w:rsidR="000063B5">
          <w:rPr>
            <w:rFonts w:asciiTheme="minorHAnsi" w:eastAsiaTheme="minorEastAsia" w:hAnsiTheme="minorHAnsi" w:cstheme="minorBidi"/>
            <w:noProof/>
            <w:sz w:val="22"/>
            <w:szCs w:val="22"/>
          </w:rPr>
          <w:tab/>
        </w:r>
        <w:r w:rsidR="000063B5" w:rsidRPr="002B2A4B">
          <w:rPr>
            <w:rStyle w:val="Hyperlink"/>
            <w:noProof/>
          </w:rPr>
          <w:t>Class Constrained Relation Type</w:t>
        </w:r>
        <w:r w:rsidR="000063B5">
          <w:rPr>
            <w:noProof/>
            <w:webHidden/>
          </w:rPr>
          <w:tab/>
        </w:r>
        <w:r w:rsidR="000063B5">
          <w:rPr>
            <w:noProof/>
            <w:webHidden/>
          </w:rPr>
          <w:fldChar w:fldCharType="begin"/>
        </w:r>
        <w:r w:rsidR="000063B5">
          <w:rPr>
            <w:noProof/>
            <w:webHidden/>
          </w:rPr>
          <w:instrText xml:space="preserve"> PAGEREF _Toc418510176 \h </w:instrText>
        </w:r>
        <w:r w:rsidR="000063B5">
          <w:rPr>
            <w:noProof/>
            <w:webHidden/>
          </w:rPr>
        </w:r>
        <w:r w:rsidR="000063B5">
          <w:rPr>
            <w:noProof/>
            <w:webHidden/>
          </w:rPr>
          <w:fldChar w:fldCharType="separate"/>
        </w:r>
        <w:r w:rsidR="000063B5">
          <w:rPr>
            <w:noProof/>
            <w:webHidden/>
          </w:rPr>
          <w:t>43</w:t>
        </w:r>
        <w:r w:rsidR="000063B5">
          <w:rPr>
            <w:noProof/>
            <w:webHidden/>
          </w:rPr>
          <w:fldChar w:fldCharType="end"/>
        </w:r>
      </w:hyperlink>
    </w:p>
    <w:p w14:paraId="1602060B" w14:textId="77777777" w:rsidR="000063B5" w:rsidRDefault="0098398E">
      <w:pPr>
        <w:pStyle w:val="TOC3"/>
        <w:rPr>
          <w:rFonts w:asciiTheme="minorHAnsi" w:eastAsiaTheme="minorEastAsia" w:hAnsiTheme="minorHAnsi" w:cstheme="minorBidi"/>
          <w:noProof/>
          <w:sz w:val="22"/>
          <w:szCs w:val="22"/>
        </w:rPr>
      </w:pPr>
      <w:hyperlink w:anchor="_Toc418510177" w:history="1">
        <w:r w:rsidR="000063B5" w:rsidRPr="002B2A4B">
          <w:rPr>
            <w:rStyle w:val="Hyperlink"/>
            <w:noProof/>
          </w:rPr>
          <w:t>2.11.3</w:t>
        </w:r>
        <w:r w:rsidR="000063B5">
          <w:rPr>
            <w:rFonts w:asciiTheme="minorHAnsi" w:eastAsiaTheme="minorEastAsia" w:hAnsiTheme="minorHAnsi" w:cstheme="minorBidi"/>
            <w:noProof/>
            <w:sz w:val="22"/>
            <w:szCs w:val="22"/>
          </w:rPr>
          <w:tab/>
        </w:r>
        <w:r w:rsidR="000063B5" w:rsidRPr="002B2A4B">
          <w:rPr>
            <w:rStyle w:val="Hyperlink"/>
            <w:noProof/>
          </w:rPr>
          <w:t>Class Relation</w:t>
        </w:r>
        <w:r w:rsidR="000063B5">
          <w:rPr>
            <w:noProof/>
            <w:webHidden/>
          </w:rPr>
          <w:tab/>
        </w:r>
        <w:r w:rsidR="000063B5">
          <w:rPr>
            <w:noProof/>
            <w:webHidden/>
          </w:rPr>
          <w:fldChar w:fldCharType="begin"/>
        </w:r>
        <w:r w:rsidR="000063B5">
          <w:rPr>
            <w:noProof/>
            <w:webHidden/>
          </w:rPr>
          <w:instrText xml:space="preserve"> PAGEREF _Toc418510177 \h </w:instrText>
        </w:r>
        <w:r w:rsidR="000063B5">
          <w:rPr>
            <w:noProof/>
            <w:webHidden/>
          </w:rPr>
        </w:r>
        <w:r w:rsidR="000063B5">
          <w:rPr>
            <w:noProof/>
            <w:webHidden/>
          </w:rPr>
          <w:fldChar w:fldCharType="separate"/>
        </w:r>
        <w:r w:rsidR="000063B5">
          <w:rPr>
            <w:noProof/>
            <w:webHidden/>
          </w:rPr>
          <w:t>44</w:t>
        </w:r>
        <w:r w:rsidR="000063B5">
          <w:rPr>
            <w:noProof/>
            <w:webHidden/>
          </w:rPr>
          <w:fldChar w:fldCharType="end"/>
        </w:r>
      </w:hyperlink>
    </w:p>
    <w:p w14:paraId="66AE8359" w14:textId="77777777" w:rsidR="000063B5" w:rsidRDefault="0098398E">
      <w:pPr>
        <w:pStyle w:val="TOC3"/>
        <w:rPr>
          <w:rFonts w:asciiTheme="minorHAnsi" w:eastAsiaTheme="minorEastAsia" w:hAnsiTheme="minorHAnsi" w:cstheme="minorBidi"/>
          <w:noProof/>
          <w:sz w:val="22"/>
          <w:szCs w:val="22"/>
        </w:rPr>
      </w:pPr>
      <w:hyperlink w:anchor="_Toc418510178" w:history="1">
        <w:r w:rsidR="000063B5" w:rsidRPr="002B2A4B">
          <w:rPr>
            <w:rStyle w:val="Hyperlink"/>
            <w:noProof/>
          </w:rPr>
          <w:t>2.11.4</w:t>
        </w:r>
        <w:r w:rsidR="000063B5">
          <w:rPr>
            <w:rFonts w:asciiTheme="minorHAnsi" w:eastAsiaTheme="minorEastAsia" w:hAnsiTheme="minorHAnsi" w:cstheme="minorBidi"/>
            <w:noProof/>
            <w:sz w:val="22"/>
            <w:szCs w:val="22"/>
          </w:rPr>
          <w:tab/>
        </w:r>
        <w:r w:rsidR="000063B5" w:rsidRPr="002B2A4B">
          <w:rPr>
            <w:rStyle w:val="Hyperlink"/>
            <w:noProof/>
          </w:rPr>
          <w:t>Class Relation Type</w:t>
        </w:r>
        <w:r w:rsidR="000063B5">
          <w:rPr>
            <w:noProof/>
            <w:webHidden/>
          </w:rPr>
          <w:tab/>
        </w:r>
        <w:r w:rsidR="000063B5">
          <w:rPr>
            <w:noProof/>
            <w:webHidden/>
          </w:rPr>
          <w:fldChar w:fldCharType="begin"/>
        </w:r>
        <w:r w:rsidR="000063B5">
          <w:rPr>
            <w:noProof/>
            <w:webHidden/>
          </w:rPr>
          <w:instrText xml:space="preserve"> PAGEREF _Toc418510178 \h </w:instrText>
        </w:r>
        <w:r w:rsidR="000063B5">
          <w:rPr>
            <w:noProof/>
            <w:webHidden/>
          </w:rPr>
        </w:r>
        <w:r w:rsidR="000063B5">
          <w:rPr>
            <w:noProof/>
            <w:webHidden/>
          </w:rPr>
          <w:fldChar w:fldCharType="separate"/>
        </w:r>
        <w:r w:rsidR="000063B5">
          <w:rPr>
            <w:noProof/>
            <w:webHidden/>
          </w:rPr>
          <w:t>45</w:t>
        </w:r>
        <w:r w:rsidR="000063B5">
          <w:rPr>
            <w:noProof/>
            <w:webHidden/>
          </w:rPr>
          <w:fldChar w:fldCharType="end"/>
        </w:r>
      </w:hyperlink>
    </w:p>
    <w:p w14:paraId="4FF1E5BE" w14:textId="77777777" w:rsidR="000063B5" w:rsidRDefault="0098398E">
      <w:pPr>
        <w:pStyle w:val="TOC2"/>
        <w:rPr>
          <w:rFonts w:asciiTheme="minorHAnsi" w:eastAsiaTheme="minorEastAsia" w:hAnsiTheme="minorHAnsi" w:cstheme="minorBidi"/>
          <w:noProof/>
          <w:sz w:val="22"/>
          <w:szCs w:val="22"/>
        </w:rPr>
      </w:pPr>
      <w:hyperlink w:anchor="_Toc418510179" w:history="1">
        <w:r w:rsidR="000063B5" w:rsidRPr="002B2A4B">
          <w:rPr>
            <w:rStyle w:val="Hyperlink"/>
            <w:noProof/>
          </w:rPr>
          <w:t>2.12</w:t>
        </w:r>
        <w:r w:rsidR="000063B5">
          <w:rPr>
            <w:rFonts w:asciiTheme="minorHAnsi" w:eastAsiaTheme="minorEastAsia" w:hAnsiTheme="minorHAnsi" w:cstheme="minorBidi"/>
            <w:noProof/>
            <w:sz w:val="22"/>
            <w:szCs w:val="22"/>
          </w:rPr>
          <w:tab/>
        </w:r>
        <w:r w:rsidR="000063B5" w:rsidRPr="002B2A4B">
          <w:rPr>
            <w:rStyle w:val="Hyperlink"/>
            <w:noProof/>
          </w:rPr>
          <w:t>SIMF Meta Model::Representation</w:t>
        </w:r>
        <w:r w:rsidR="000063B5">
          <w:rPr>
            <w:noProof/>
            <w:webHidden/>
          </w:rPr>
          <w:tab/>
        </w:r>
        <w:r w:rsidR="000063B5">
          <w:rPr>
            <w:noProof/>
            <w:webHidden/>
          </w:rPr>
          <w:fldChar w:fldCharType="begin"/>
        </w:r>
        <w:r w:rsidR="000063B5">
          <w:rPr>
            <w:noProof/>
            <w:webHidden/>
          </w:rPr>
          <w:instrText xml:space="preserve"> PAGEREF _Toc418510179 \h </w:instrText>
        </w:r>
        <w:r w:rsidR="000063B5">
          <w:rPr>
            <w:noProof/>
            <w:webHidden/>
          </w:rPr>
        </w:r>
        <w:r w:rsidR="000063B5">
          <w:rPr>
            <w:noProof/>
            <w:webHidden/>
          </w:rPr>
          <w:fldChar w:fldCharType="separate"/>
        </w:r>
        <w:r w:rsidR="000063B5">
          <w:rPr>
            <w:noProof/>
            <w:webHidden/>
          </w:rPr>
          <w:t>46</w:t>
        </w:r>
        <w:r w:rsidR="000063B5">
          <w:rPr>
            <w:noProof/>
            <w:webHidden/>
          </w:rPr>
          <w:fldChar w:fldCharType="end"/>
        </w:r>
      </w:hyperlink>
    </w:p>
    <w:p w14:paraId="0E077FE5" w14:textId="77777777" w:rsidR="000063B5" w:rsidRDefault="0098398E">
      <w:pPr>
        <w:pStyle w:val="TOC3"/>
        <w:rPr>
          <w:rFonts w:asciiTheme="minorHAnsi" w:eastAsiaTheme="minorEastAsia" w:hAnsiTheme="minorHAnsi" w:cstheme="minorBidi"/>
          <w:noProof/>
          <w:sz w:val="22"/>
          <w:szCs w:val="22"/>
        </w:rPr>
      </w:pPr>
      <w:hyperlink w:anchor="_Toc418510180" w:history="1">
        <w:r w:rsidR="000063B5" w:rsidRPr="002B2A4B">
          <w:rPr>
            <w:rStyle w:val="Hyperlink"/>
            <w:noProof/>
          </w:rPr>
          <w:t>2.12.1</w:t>
        </w:r>
        <w:r w:rsidR="000063B5">
          <w:rPr>
            <w:rFonts w:asciiTheme="minorHAnsi" w:eastAsiaTheme="minorEastAsia" w:hAnsiTheme="minorHAnsi" w:cstheme="minorBidi"/>
            <w:noProof/>
            <w:sz w:val="22"/>
            <w:szCs w:val="22"/>
          </w:rPr>
          <w:tab/>
        </w:r>
        <w:r w:rsidR="000063B5" w:rsidRPr="002B2A4B">
          <w:rPr>
            <w:rStyle w:val="Hyperlink"/>
            <w:noProof/>
          </w:rPr>
          <w:t>Diagram: Representation</w:t>
        </w:r>
        <w:r w:rsidR="000063B5">
          <w:rPr>
            <w:noProof/>
            <w:webHidden/>
          </w:rPr>
          <w:tab/>
        </w:r>
        <w:r w:rsidR="000063B5">
          <w:rPr>
            <w:noProof/>
            <w:webHidden/>
          </w:rPr>
          <w:fldChar w:fldCharType="begin"/>
        </w:r>
        <w:r w:rsidR="000063B5">
          <w:rPr>
            <w:noProof/>
            <w:webHidden/>
          </w:rPr>
          <w:instrText xml:space="preserve"> PAGEREF _Toc418510180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14:paraId="50C22DD0" w14:textId="77777777" w:rsidR="000063B5" w:rsidRDefault="0098398E">
      <w:pPr>
        <w:pStyle w:val="TOC3"/>
        <w:rPr>
          <w:rFonts w:asciiTheme="minorHAnsi" w:eastAsiaTheme="minorEastAsia" w:hAnsiTheme="minorHAnsi" w:cstheme="minorBidi"/>
          <w:noProof/>
          <w:sz w:val="22"/>
          <w:szCs w:val="22"/>
        </w:rPr>
      </w:pPr>
      <w:hyperlink w:anchor="_Toc418510181" w:history="1">
        <w:r w:rsidR="000063B5" w:rsidRPr="002B2A4B">
          <w:rPr>
            <w:rStyle w:val="Hyperlink"/>
            <w:noProof/>
          </w:rPr>
          <w:t>2.12.2</w:t>
        </w:r>
        <w:r w:rsidR="000063B5">
          <w:rPr>
            <w:rFonts w:asciiTheme="minorHAnsi" w:eastAsiaTheme="minorEastAsia" w:hAnsiTheme="minorHAnsi" w:cstheme="minorBidi"/>
            <w:noProof/>
            <w:sz w:val="22"/>
            <w:szCs w:val="22"/>
          </w:rPr>
          <w:tab/>
        </w:r>
        <w:r w:rsidR="000063B5" w:rsidRPr="002B2A4B">
          <w:rPr>
            <w:rStyle w:val="Hyperlink"/>
            <w:noProof/>
          </w:rPr>
          <w:t>Class Information</w:t>
        </w:r>
        <w:r w:rsidR="000063B5">
          <w:rPr>
            <w:noProof/>
            <w:webHidden/>
          </w:rPr>
          <w:tab/>
        </w:r>
        <w:r w:rsidR="000063B5">
          <w:rPr>
            <w:noProof/>
            <w:webHidden/>
          </w:rPr>
          <w:fldChar w:fldCharType="begin"/>
        </w:r>
        <w:r w:rsidR="000063B5">
          <w:rPr>
            <w:noProof/>
            <w:webHidden/>
          </w:rPr>
          <w:instrText xml:space="preserve"> PAGEREF _Toc418510181 \h </w:instrText>
        </w:r>
        <w:r w:rsidR="000063B5">
          <w:rPr>
            <w:noProof/>
            <w:webHidden/>
          </w:rPr>
        </w:r>
        <w:r w:rsidR="000063B5">
          <w:rPr>
            <w:noProof/>
            <w:webHidden/>
          </w:rPr>
          <w:fldChar w:fldCharType="separate"/>
        </w:r>
        <w:r w:rsidR="000063B5">
          <w:rPr>
            <w:noProof/>
            <w:webHidden/>
          </w:rPr>
          <w:t>47</w:t>
        </w:r>
        <w:r w:rsidR="000063B5">
          <w:rPr>
            <w:noProof/>
            <w:webHidden/>
          </w:rPr>
          <w:fldChar w:fldCharType="end"/>
        </w:r>
      </w:hyperlink>
    </w:p>
    <w:p w14:paraId="44645230" w14:textId="77777777" w:rsidR="000063B5" w:rsidRDefault="0098398E">
      <w:pPr>
        <w:pStyle w:val="TOC3"/>
        <w:rPr>
          <w:rFonts w:asciiTheme="minorHAnsi" w:eastAsiaTheme="minorEastAsia" w:hAnsiTheme="minorHAnsi" w:cstheme="minorBidi"/>
          <w:noProof/>
          <w:sz w:val="22"/>
          <w:szCs w:val="22"/>
        </w:rPr>
      </w:pPr>
      <w:hyperlink w:anchor="_Toc418510182" w:history="1">
        <w:r w:rsidR="000063B5" w:rsidRPr="002B2A4B">
          <w:rPr>
            <w:rStyle w:val="Hyperlink"/>
            <w:noProof/>
          </w:rPr>
          <w:t>2.12.3</w:t>
        </w:r>
        <w:r w:rsidR="000063B5">
          <w:rPr>
            <w:rFonts w:asciiTheme="minorHAnsi" w:eastAsiaTheme="minorEastAsia" w:hAnsiTheme="minorHAnsi" w:cstheme="minorBidi"/>
            <w:noProof/>
            <w:sz w:val="22"/>
            <w:szCs w:val="22"/>
          </w:rPr>
          <w:tab/>
        </w:r>
        <w:r w:rsidR="000063B5" w:rsidRPr="002B2A4B">
          <w:rPr>
            <w:rStyle w:val="Hyperlink"/>
            <w:noProof/>
          </w:rPr>
          <w:t>Association Class Representation</w:t>
        </w:r>
        <w:r w:rsidR="000063B5">
          <w:rPr>
            <w:noProof/>
            <w:webHidden/>
          </w:rPr>
          <w:tab/>
        </w:r>
        <w:r w:rsidR="000063B5">
          <w:rPr>
            <w:noProof/>
            <w:webHidden/>
          </w:rPr>
          <w:fldChar w:fldCharType="begin"/>
        </w:r>
        <w:r w:rsidR="000063B5">
          <w:rPr>
            <w:noProof/>
            <w:webHidden/>
          </w:rPr>
          <w:instrText xml:space="preserve"> PAGEREF _Toc418510182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14:paraId="57B1DC2B" w14:textId="77777777" w:rsidR="000063B5" w:rsidRDefault="0098398E">
      <w:pPr>
        <w:pStyle w:val="TOC3"/>
        <w:rPr>
          <w:rFonts w:asciiTheme="minorHAnsi" w:eastAsiaTheme="minorEastAsia" w:hAnsiTheme="minorHAnsi" w:cstheme="minorBidi"/>
          <w:noProof/>
          <w:sz w:val="22"/>
          <w:szCs w:val="22"/>
        </w:rPr>
      </w:pPr>
      <w:hyperlink w:anchor="_Toc418510183" w:history="1">
        <w:r w:rsidR="000063B5" w:rsidRPr="002B2A4B">
          <w:rPr>
            <w:rStyle w:val="Hyperlink"/>
            <w:noProof/>
          </w:rPr>
          <w:t>2.12.4</w:t>
        </w:r>
        <w:r w:rsidR="000063B5">
          <w:rPr>
            <w:rFonts w:asciiTheme="minorHAnsi" w:eastAsiaTheme="minorEastAsia" w:hAnsiTheme="minorHAnsi" w:cstheme="minorBidi"/>
            <w:noProof/>
            <w:sz w:val="22"/>
            <w:szCs w:val="22"/>
          </w:rPr>
          <w:tab/>
        </w:r>
        <w:r w:rsidR="000063B5" w:rsidRPr="002B2A4B">
          <w:rPr>
            <w:rStyle w:val="Hyperlink"/>
            <w:noProof/>
          </w:rPr>
          <w:t>Class Representation Rule</w:t>
        </w:r>
        <w:r w:rsidR="000063B5">
          <w:rPr>
            <w:noProof/>
            <w:webHidden/>
          </w:rPr>
          <w:tab/>
        </w:r>
        <w:r w:rsidR="000063B5">
          <w:rPr>
            <w:noProof/>
            <w:webHidden/>
          </w:rPr>
          <w:fldChar w:fldCharType="begin"/>
        </w:r>
        <w:r w:rsidR="000063B5">
          <w:rPr>
            <w:noProof/>
            <w:webHidden/>
          </w:rPr>
          <w:instrText xml:space="preserve"> PAGEREF _Toc418510183 \h </w:instrText>
        </w:r>
        <w:r w:rsidR="000063B5">
          <w:rPr>
            <w:noProof/>
            <w:webHidden/>
          </w:rPr>
        </w:r>
        <w:r w:rsidR="000063B5">
          <w:rPr>
            <w:noProof/>
            <w:webHidden/>
          </w:rPr>
          <w:fldChar w:fldCharType="separate"/>
        </w:r>
        <w:r w:rsidR="000063B5">
          <w:rPr>
            <w:noProof/>
            <w:webHidden/>
          </w:rPr>
          <w:t>48</w:t>
        </w:r>
        <w:r w:rsidR="000063B5">
          <w:rPr>
            <w:noProof/>
            <w:webHidden/>
          </w:rPr>
          <w:fldChar w:fldCharType="end"/>
        </w:r>
      </w:hyperlink>
    </w:p>
    <w:p w14:paraId="5D584A91" w14:textId="77777777" w:rsidR="000063B5" w:rsidRDefault="0098398E">
      <w:pPr>
        <w:pStyle w:val="TOC2"/>
        <w:rPr>
          <w:rFonts w:asciiTheme="minorHAnsi" w:eastAsiaTheme="minorEastAsia" w:hAnsiTheme="minorHAnsi" w:cstheme="minorBidi"/>
          <w:noProof/>
          <w:sz w:val="22"/>
          <w:szCs w:val="22"/>
        </w:rPr>
      </w:pPr>
      <w:hyperlink w:anchor="_Toc418510184" w:history="1">
        <w:r w:rsidR="000063B5" w:rsidRPr="002B2A4B">
          <w:rPr>
            <w:rStyle w:val="Hyperlink"/>
            <w:noProof/>
          </w:rPr>
          <w:t>2.13</w:t>
        </w:r>
        <w:r w:rsidR="000063B5">
          <w:rPr>
            <w:rFonts w:asciiTheme="minorHAnsi" w:eastAsiaTheme="minorEastAsia" w:hAnsiTheme="minorHAnsi" w:cstheme="minorBidi"/>
            <w:noProof/>
            <w:sz w:val="22"/>
            <w:szCs w:val="22"/>
          </w:rPr>
          <w:tab/>
        </w:r>
        <w:r w:rsidR="000063B5" w:rsidRPr="002B2A4B">
          <w:rPr>
            <w:rStyle w:val="Hyperlink"/>
            <w:noProof/>
          </w:rPr>
          <w:t>SIMF Meta Model::Rules</w:t>
        </w:r>
        <w:r w:rsidR="000063B5">
          <w:rPr>
            <w:noProof/>
            <w:webHidden/>
          </w:rPr>
          <w:tab/>
        </w:r>
        <w:r w:rsidR="000063B5">
          <w:rPr>
            <w:noProof/>
            <w:webHidden/>
          </w:rPr>
          <w:fldChar w:fldCharType="begin"/>
        </w:r>
        <w:r w:rsidR="000063B5">
          <w:rPr>
            <w:noProof/>
            <w:webHidden/>
          </w:rPr>
          <w:instrText xml:space="preserve"> PAGEREF _Toc418510184 \h </w:instrText>
        </w:r>
        <w:r w:rsidR="000063B5">
          <w:rPr>
            <w:noProof/>
            <w:webHidden/>
          </w:rPr>
        </w:r>
        <w:r w:rsidR="000063B5">
          <w:rPr>
            <w:noProof/>
            <w:webHidden/>
          </w:rPr>
          <w:fldChar w:fldCharType="separate"/>
        </w:r>
        <w:r w:rsidR="000063B5">
          <w:rPr>
            <w:noProof/>
            <w:webHidden/>
          </w:rPr>
          <w:t>49</w:t>
        </w:r>
        <w:r w:rsidR="000063B5">
          <w:rPr>
            <w:noProof/>
            <w:webHidden/>
          </w:rPr>
          <w:fldChar w:fldCharType="end"/>
        </w:r>
      </w:hyperlink>
    </w:p>
    <w:p w14:paraId="1F317A90" w14:textId="77777777" w:rsidR="000063B5" w:rsidRDefault="0098398E">
      <w:pPr>
        <w:pStyle w:val="TOC3"/>
        <w:rPr>
          <w:rFonts w:asciiTheme="minorHAnsi" w:eastAsiaTheme="minorEastAsia" w:hAnsiTheme="minorHAnsi" w:cstheme="minorBidi"/>
          <w:noProof/>
          <w:sz w:val="22"/>
          <w:szCs w:val="22"/>
        </w:rPr>
      </w:pPr>
      <w:hyperlink w:anchor="_Toc418510185" w:history="1">
        <w:r w:rsidR="000063B5" w:rsidRPr="002B2A4B">
          <w:rPr>
            <w:rStyle w:val="Hyperlink"/>
            <w:noProof/>
          </w:rPr>
          <w:t>2.13.1</w:t>
        </w:r>
        <w:r w:rsidR="000063B5">
          <w:rPr>
            <w:rFonts w:asciiTheme="minorHAnsi" w:eastAsiaTheme="minorEastAsia" w:hAnsiTheme="minorHAnsi" w:cstheme="minorBidi"/>
            <w:noProof/>
            <w:sz w:val="22"/>
            <w:szCs w:val="22"/>
          </w:rPr>
          <w:tab/>
        </w:r>
        <w:r w:rsidR="000063B5" w:rsidRPr="002B2A4B">
          <w:rPr>
            <w:rStyle w:val="Hyperlink"/>
            <w:noProof/>
          </w:rPr>
          <w:t>Diagram: Rules</w:t>
        </w:r>
        <w:r w:rsidR="000063B5">
          <w:rPr>
            <w:noProof/>
            <w:webHidden/>
          </w:rPr>
          <w:tab/>
        </w:r>
        <w:r w:rsidR="000063B5">
          <w:rPr>
            <w:noProof/>
            <w:webHidden/>
          </w:rPr>
          <w:fldChar w:fldCharType="begin"/>
        </w:r>
        <w:r w:rsidR="000063B5">
          <w:rPr>
            <w:noProof/>
            <w:webHidden/>
          </w:rPr>
          <w:instrText xml:space="preserve"> PAGEREF _Toc418510185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14:paraId="4837B0A4" w14:textId="77777777" w:rsidR="000063B5" w:rsidRDefault="0098398E">
      <w:pPr>
        <w:pStyle w:val="TOC3"/>
        <w:rPr>
          <w:rFonts w:asciiTheme="minorHAnsi" w:eastAsiaTheme="minorEastAsia" w:hAnsiTheme="minorHAnsi" w:cstheme="minorBidi"/>
          <w:noProof/>
          <w:sz w:val="22"/>
          <w:szCs w:val="22"/>
        </w:rPr>
      </w:pPr>
      <w:hyperlink w:anchor="_Toc418510186" w:history="1">
        <w:r w:rsidR="000063B5" w:rsidRPr="002B2A4B">
          <w:rPr>
            <w:rStyle w:val="Hyperlink"/>
            <w:noProof/>
          </w:rPr>
          <w:t>2.13.2</w:t>
        </w:r>
        <w:r w:rsidR="000063B5">
          <w:rPr>
            <w:rFonts w:asciiTheme="minorHAnsi" w:eastAsiaTheme="minorEastAsia" w:hAnsiTheme="minorHAnsi" w:cstheme="minorBidi"/>
            <w:noProof/>
            <w:sz w:val="22"/>
            <w:szCs w:val="22"/>
          </w:rPr>
          <w:tab/>
        </w:r>
        <w:r w:rsidR="000063B5" w:rsidRPr="002B2A4B">
          <w:rPr>
            <w:rStyle w:val="Hyperlink"/>
            <w:noProof/>
          </w:rPr>
          <w:t>Class As-A Rule</w:t>
        </w:r>
        <w:r w:rsidR="000063B5">
          <w:rPr>
            <w:noProof/>
            <w:webHidden/>
          </w:rPr>
          <w:tab/>
        </w:r>
        <w:r w:rsidR="000063B5">
          <w:rPr>
            <w:noProof/>
            <w:webHidden/>
          </w:rPr>
          <w:fldChar w:fldCharType="begin"/>
        </w:r>
        <w:r w:rsidR="000063B5">
          <w:rPr>
            <w:noProof/>
            <w:webHidden/>
          </w:rPr>
          <w:instrText xml:space="preserve"> PAGEREF _Toc418510186 \h </w:instrText>
        </w:r>
        <w:r w:rsidR="000063B5">
          <w:rPr>
            <w:noProof/>
            <w:webHidden/>
          </w:rPr>
        </w:r>
        <w:r w:rsidR="000063B5">
          <w:rPr>
            <w:noProof/>
            <w:webHidden/>
          </w:rPr>
          <w:fldChar w:fldCharType="separate"/>
        </w:r>
        <w:r w:rsidR="000063B5">
          <w:rPr>
            <w:noProof/>
            <w:webHidden/>
          </w:rPr>
          <w:t>50</w:t>
        </w:r>
        <w:r w:rsidR="000063B5">
          <w:rPr>
            <w:noProof/>
            <w:webHidden/>
          </w:rPr>
          <w:fldChar w:fldCharType="end"/>
        </w:r>
      </w:hyperlink>
    </w:p>
    <w:p w14:paraId="1B80649D" w14:textId="77777777" w:rsidR="000063B5" w:rsidRDefault="0098398E">
      <w:pPr>
        <w:pStyle w:val="TOC3"/>
        <w:rPr>
          <w:rFonts w:asciiTheme="minorHAnsi" w:eastAsiaTheme="minorEastAsia" w:hAnsiTheme="minorHAnsi" w:cstheme="minorBidi"/>
          <w:noProof/>
          <w:sz w:val="22"/>
          <w:szCs w:val="22"/>
        </w:rPr>
      </w:pPr>
      <w:hyperlink w:anchor="_Toc418510187" w:history="1">
        <w:r w:rsidR="000063B5" w:rsidRPr="002B2A4B">
          <w:rPr>
            <w:rStyle w:val="Hyperlink"/>
            <w:noProof/>
          </w:rPr>
          <w:t>2.13.3</w:t>
        </w:r>
        <w:r w:rsidR="000063B5">
          <w:rPr>
            <w:rFonts w:asciiTheme="minorHAnsi" w:eastAsiaTheme="minorEastAsia" w:hAnsiTheme="minorHAnsi" w:cstheme="minorBidi"/>
            <w:noProof/>
            <w:sz w:val="22"/>
            <w:szCs w:val="22"/>
          </w:rPr>
          <w:tab/>
        </w:r>
        <w:r w:rsidR="000063B5" w:rsidRPr="002B2A4B">
          <w:rPr>
            <w:rStyle w:val="Hyperlink"/>
            <w:noProof/>
          </w:rPr>
          <w:t>Class Conditional Rule</w:t>
        </w:r>
        <w:r w:rsidR="000063B5">
          <w:rPr>
            <w:noProof/>
            <w:webHidden/>
          </w:rPr>
          <w:tab/>
        </w:r>
        <w:r w:rsidR="000063B5">
          <w:rPr>
            <w:noProof/>
            <w:webHidden/>
          </w:rPr>
          <w:fldChar w:fldCharType="begin"/>
        </w:r>
        <w:r w:rsidR="000063B5">
          <w:rPr>
            <w:noProof/>
            <w:webHidden/>
          </w:rPr>
          <w:instrText xml:space="preserve"> PAGEREF _Toc418510187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14:paraId="27A09721" w14:textId="77777777" w:rsidR="000063B5" w:rsidRDefault="0098398E">
      <w:pPr>
        <w:pStyle w:val="TOC3"/>
        <w:rPr>
          <w:rFonts w:asciiTheme="minorHAnsi" w:eastAsiaTheme="minorEastAsia" w:hAnsiTheme="minorHAnsi" w:cstheme="minorBidi"/>
          <w:noProof/>
          <w:sz w:val="22"/>
          <w:szCs w:val="22"/>
        </w:rPr>
      </w:pPr>
      <w:hyperlink w:anchor="_Toc418510188" w:history="1">
        <w:r w:rsidR="000063B5" w:rsidRPr="002B2A4B">
          <w:rPr>
            <w:rStyle w:val="Hyperlink"/>
            <w:noProof/>
          </w:rPr>
          <w:t>2.13.4</w:t>
        </w:r>
        <w:r w:rsidR="000063B5">
          <w:rPr>
            <w:rFonts w:asciiTheme="minorHAnsi" w:eastAsiaTheme="minorEastAsia" w:hAnsiTheme="minorHAnsi" w:cstheme="minorBidi"/>
            <w:noProof/>
            <w:sz w:val="22"/>
            <w:szCs w:val="22"/>
          </w:rPr>
          <w:tab/>
        </w:r>
        <w:r w:rsidR="000063B5" w:rsidRPr="002B2A4B">
          <w:rPr>
            <w:rStyle w:val="Hyperlink"/>
            <w:noProof/>
          </w:rPr>
          <w:t>Class Constrant</w:t>
        </w:r>
        <w:r w:rsidR="000063B5">
          <w:rPr>
            <w:noProof/>
            <w:webHidden/>
          </w:rPr>
          <w:tab/>
        </w:r>
        <w:r w:rsidR="000063B5">
          <w:rPr>
            <w:noProof/>
            <w:webHidden/>
          </w:rPr>
          <w:fldChar w:fldCharType="begin"/>
        </w:r>
        <w:r w:rsidR="000063B5">
          <w:rPr>
            <w:noProof/>
            <w:webHidden/>
          </w:rPr>
          <w:instrText xml:space="preserve"> PAGEREF _Toc418510188 \h </w:instrText>
        </w:r>
        <w:r w:rsidR="000063B5">
          <w:rPr>
            <w:noProof/>
            <w:webHidden/>
          </w:rPr>
        </w:r>
        <w:r w:rsidR="000063B5">
          <w:rPr>
            <w:noProof/>
            <w:webHidden/>
          </w:rPr>
          <w:fldChar w:fldCharType="separate"/>
        </w:r>
        <w:r w:rsidR="000063B5">
          <w:rPr>
            <w:noProof/>
            <w:webHidden/>
          </w:rPr>
          <w:t>51</w:t>
        </w:r>
        <w:r w:rsidR="000063B5">
          <w:rPr>
            <w:noProof/>
            <w:webHidden/>
          </w:rPr>
          <w:fldChar w:fldCharType="end"/>
        </w:r>
      </w:hyperlink>
    </w:p>
    <w:p w14:paraId="56D29A63" w14:textId="77777777" w:rsidR="000063B5" w:rsidRDefault="0098398E">
      <w:pPr>
        <w:pStyle w:val="TOC3"/>
        <w:rPr>
          <w:rFonts w:asciiTheme="minorHAnsi" w:eastAsiaTheme="minorEastAsia" w:hAnsiTheme="minorHAnsi" w:cstheme="minorBidi"/>
          <w:noProof/>
          <w:sz w:val="22"/>
          <w:szCs w:val="22"/>
        </w:rPr>
      </w:pPr>
      <w:hyperlink w:anchor="_Toc418510189" w:history="1">
        <w:r w:rsidR="000063B5" w:rsidRPr="002B2A4B">
          <w:rPr>
            <w:rStyle w:val="Hyperlink"/>
            <w:noProof/>
          </w:rPr>
          <w:t>2.13.5</w:t>
        </w:r>
        <w:r w:rsidR="000063B5">
          <w:rPr>
            <w:rFonts w:asciiTheme="minorHAnsi" w:eastAsiaTheme="minorEastAsia" w:hAnsiTheme="minorHAnsi" w:cstheme="minorBidi"/>
            <w:noProof/>
            <w:sz w:val="22"/>
            <w:szCs w:val="22"/>
          </w:rPr>
          <w:tab/>
        </w:r>
        <w:r w:rsidR="000063B5" w:rsidRPr="002B2A4B">
          <w:rPr>
            <w:rStyle w:val="Hyperlink"/>
            <w:noProof/>
          </w:rPr>
          <w:t>Class General Constrant</w:t>
        </w:r>
        <w:r w:rsidR="000063B5">
          <w:rPr>
            <w:noProof/>
            <w:webHidden/>
          </w:rPr>
          <w:tab/>
        </w:r>
        <w:r w:rsidR="000063B5">
          <w:rPr>
            <w:noProof/>
            <w:webHidden/>
          </w:rPr>
          <w:fldChar w:fldCharType="begin"/>
        </w:r>
        <w:r w:rsidR="000063B5">
          <w:rPr>
            <w:noProof/>
            <w:webHidden/>
          </w:rPr>
          <w:instrText xml:space="preserve"> PAGEREF _Toc418510189 \h </w:instrText>
        </w:r>
        <w:r w:rsidR="000063B5">
          <w:rPr>
            <w:noProof/>
            <w:webHidden/>
          </w:rPr>
        </w:r>
        <w:r w:rsidR="000063B5">
          <w:rPr>
            <w:noProof/>
            <w:webHidden/>
          </w:rPr>
          <w:fldChar w:fldCharType="separate"/>
        </w:r>
        <w:r w:rsidR="000063B5">
          <w:rPr>
            <w:noProof/>
            <w:webHidden/>
          </w:rPr>
          <w:t>52</w:t>
        </w:r>
        <w:r w:rsidR="000063B5">
          <w:rPr>
            <w:noProof/>
            <w:webHidden/>
          </w:rPr>
          <w:fldChar w:fldCharType="end"/>
        </w:r>
      </w:hyperlink>
    </w:p>
    <w:p w14:paraId="6879BA27" w14:textId="77777777" w:rsidR="000063B5" w:rsidRDefault="0098398E">
      <w:pPr>
        <w:pStyle w:val="TOC3"/>
        <w:rPr>
          <w:rFonts w:asciiTheme="minorHAnsi" w:eastAsiaTheme="minorEastAsia" w:hAnsiTheme="minorHAnsi" w:cstheme="minorBidi"/>
          <w:noProof/>
          <w:sz w:val="22"/>
          <w:szCs w:val="22"/>
        </w:rPr>
      </w:pPr>
      <w:hyperlink w:anchor="_Toc418510190" w:history="1">
        <w:r w:rsidR="000063B5" w:rsidRPr="002B2A4B">
          <w:rPr>
            <w:rStyle w:val="Hyperlink"/>
            <w:noProof/>
          </w:rPr>
          <w:t>2.13.6</w:t>
        </w:r>
        <w:r w:rsidR="000063B5">
          <w:rPr>
            <w:rFonts w:asciiTheme="minorHAnsi" w:eastAsiaTheme="minorEastAsia" w:hAnsiTheme="minorHAnsi" w:cstheme="minorBidi"/>
            <w:noProof/>
            <w:sz w:val="22"/>
            <w:szCs w:val="22"/>
          </w:rPr>
          <w:tab/>
        </w:r>
        <w:r w:rsidR="000063B5" w:rsidRPr="002B2A4B">
          <w:rPr>
            <w:rStyle w:val="Hyperlink"/>
            <w:noProof/>
          </w:rPr>
          <w:t>Class Implication</w:t>
        </w:r>
        <w:r w:rsidR="000063B5">
          <w:rPr>
            <w:noProof/>
            <w:webHidden/>
          </w:rPr>
          <w:tab/>
        </w:r>
        <w:r w:rsidR="000063B5">
          <w:rPr>
            <w:noProof/>
            <w:webHidden/>
          </w:rPr>
          <w:fldChar w:fldCharType="begin"/>
        </w:r>
        <w:r w:rsidR="000063B5">
          <w:rPr>
            <w:noProof/>
            <w:webHidden/>
          </w:rPr>
          <w:instrText xml:space="preserve"> PAGEREF _Toc418510190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14:paraId="20E7637B" w14:textId="77777777" w:rsidR="000063B5" w:rsidRDefault="0098398E">
      <w:pPr>
        <w:pStyle w:val="TOC3"/>
        <w:rPr>
          <w:rFonts w:asciiTheme="minorHAnsi" w:eastAsiaTheme="minorEastAsia" w:hAnsiTheme="minorHAnsi" w:cstheme="minorBidi"/>
          <w:noProof/>
          <w:sz w:val="22"/>
          <w:szCs w:val="22"/>
        </w:rPr>
      </w:pPr>
      <w:hyperlink w:anchor="_Toc418510191" w:history="1">
        <w:r w:rsidR="000063B5" w:rsidRPr="002B2A4B">
          <w:rPr>
            <w:rStyle w:val="Hyperlink"/>
            <w:noProof/>
          </w:rPr>
          <w:t>2.13.7</w:t>
        </w:r>
        <w:r w:rsidR="000063B5">
          <w:rPr>
            <w:rFonts w:asciiTheme="minorHAnsi" w:eastAsiaTheme="minorEastAsia" w:hAnsiTheme="minorHAnsi" w:cstheme="minorBidi"/>
            <w:noProof/>
            <w:sz w:val="22"/>
            <w:szCs w:val="22"/>
          </w:rPr>
          <w:tab/>
        </w:r>
        <w:r w:rsidR="000063B5" w:rsidRPr="002B2A4B">
          <w:rPr>
            <w:rStyle w:val="Hyperlink"/>
            <w:noProof/>
          </w:rPr>
          <w:t>Class Multiplicity Constraint</w:t>
        </w:r>
        <w:r w:rsidR="000063B5">
          <w:rPr>
            <w:noProof/>
            <w:webHidden/>
          </w:rPr>
          <w:tab/>
        </w:r>
        <w:r w:rsidR="000063B5">
          <w:rPr>
            <w:noProof/>
            <w:webHidden/>
          </w:rPr>
          <w:fldChar w:fldCharType="begin"/>
        </w:r>
        <w:r w:rsidR="000063B5">
          <w:rPr>
            <w:noProof/>
            <w:webHidden/>
          </w:rPr>
          <w:instrText xml:space="preserve"> PAGEREF _Toc418510191 \h </w:instrText>
        </w:r>
        <w:r w:rsidR="000063B5">
          <w:rPr>
            <w:noProof/>
            <w:webHidden/>
          </w:rPr>
        </w:r>
        <w:r w:rsidR="000063B5">
          <w:rPr>
            <w:noProof/>
            <w:webHidden/>
          </w:rPr>
          <w:fldChar w:fldCharType="separate"/>
        </w:r>
        <w:r w:rsidR="000063B5">
          <w:rPr>
            <w:noProof/>
            <w:webHidden/>
          </w:rPr>
          <w:t>53</w:t>
        </w:r>
        <w:r w:rsidR="000063B5">
          <w:rPr>
            <w:noProof/>
            <w:webHidden/>
          </w:rPr>
          <w:fldChar w:fldCharType="end"/>
        </w:r>
      </w:hyperlink>
    </w:p>
    <w:p w14:paraId="67E01C14" w14:textId="77777777" w:rsidR="000063B5" w:rsidRDefault="0098398E">
      <w:pPr>
        <w:pStyle w:val="TOC3"/>
        <w:rPr>
          <w:rFonts w:asciiTheme="minorHAnsi" w:eastAsiaTheme="minorEastAsia" w:hAnsiTheme="minorHAnsi" w:cstheme="minorBidi"/>
          <w:noProof/>
          <w:sz w:val="22"/>
          <w:szCs w:val="22"/>
        </w:rPr>
      </w:pPr>
      <w:hyperlink w:anchor="_Toc418510192" w:history="1">
        <w:r w:rsidR="000063B5" w:rsidRPr="002B2A4B">
          <w:rPr>
            <w:rStyle w:val="Hyperlink"/>
            <w:noProof/>
          </w:rPr>
          <w:t>2.13.8</w:t>
        </w:r>
        <w:r w:rsidR="000063B5">
          <w:rPr>
            <w:rFonts w:asciiTheme="minorHAnsi" w:eastAsiaTheme="minorEastAsia" w:hAnsiTheme="minorHAnsi" w:cstheme="minorBidi"/>
            <w:noProof/>
            <w:sz w:val="22"/>
            <w:szCs w:val="22"/>
          </w:rPr>
          <w:tab/>
        </w:r>
        <w:r w:rsidR="000063B5" w:rsidRPr="002B2A4B">
          <w:rPr>
            <w:rStyle w:val="Hyperlink"/>
            <w:noProof/>
          </w:rPr>
          <w:t>Class Production Rule</w:t>
        </w:r>
        <w:r w:rsidR="000063B5">
          <w:rPr>
            <w:noProof/>
            <w:webHidden/>
          </w:rPr>
          <w:tab/>
        </w:r>
        <w:r w:rsidR="000063B5">
          <w:rPr>
            <w:noProof/>
            <w:webHidden/>
          </w:rPr>
          <w:fldChar w:fldCharType="begin"/>
        </w:r>
        <w:r w:rsidR="000063B5">
          <w:rPr>
            <w:noProof/>
            <w:webHidden/>
          </w:rPr>
          <w:instrText xml:space="preserve"> PAGEREF _Toc418510192 \h </w:instrText>
        </w:r>
        <w:r w:rsidR="000063B5">
          <w:rPr>
            <w:noProof/>
            <w:webHidden/>
          </w:rPr>
        </w:r>
        <w:r w:rsidR="000063B5">
          <w:rPr>
            <w:noProof/>
            <w:webHidden/>
          </w:rPr>
          <w:fldChar w:fldCharType="separate"/>
        </w:r>
        <w:r w:rsidR="000063B5">
          <w:rPr>
            <w:noProof/>
            <w:webHidden/>
          </w:rPr>
          <w:t>54</w:t>
        </w:r>
        <w:r w:rsidR="000063B5">
          <w:rPr>
            <w:noProof/>
            <w:webHidden/>
          </w:rPr>
          <w:fldChar w:fldCharType="end"/>
        </w:r>
      </w:hyperlink>
    </w:p>
    <w:p w14:paraId="1BA22686" w14:textId="77777777" w:rsidR="000063B5" w:rsidRDefault="0098398E">
      <w:pPr>
        <w:pStyle w:val="TOC3"/>
        <w:rPr>
          <w:rFonts w:asciiTheme="minorHAnsi" w:eastAsiaTheme="minorEastAsia" w:hAnsiTheme="minorHAnsi" w:cstheme="minorBidi"/>
          <w:noProof/>
          <w:sz w:val="22"/>
          <w:szCs w:val="22"/>
        </w:rPr>
      </w:pPr>
      <w:hyperlink w:anchor="_Toc418510193" w:history="1">
        <w:r w:rsidR="000063B5" w:rsidRPr="002B2A4B">
          <w:rPr>
            <w:rStyle w:val="Hyperlink"/>
            <w:noProof/>
          </w:rPr>
          <w:t>2.13.9</w:t>
        </w:r>
        <w:r w:rsidR="000063B5">
          <w:rPr>
            <w:rFonts w:asciiTheme="minorHAnsi" w:eastAsiaTheme="minorEastAsia" w:hAnsiTheme="minorHAnsi" w:cstheme="minorBidi"/>
            <w:noProof/>
            <w:sz w:val="22"/>
            <w:szCs w:val="22"/>
          </w:rPr>
          <w:tab/>
        </w:r>
        <w:r w:rsidR="000063B5" w:rsidRPr="002B2A4B">
          <w:rPr>
            <w:rStyle w:val="Hyperlink"/>
            <w:noProof/>
          </w:rPr>
          <w:t>Class Rule</w:t>
        </w:r>
        <w:r w:rsidR="000063B5">
          <w:rPr>
            <w:noProof/>
            <w:webHidden/>
          </w:rPr>
          <w:tab/>
        </w:r>
        <w:r w:rsidR="000063B5">
          <w:rPr>
            <w:noProof/>
            <w:webHidden/>
          </w:rPr>
          <w:fldChar w:fldCharType="begin"/>
        </w:r>
        <w:r w:rsidR="000063B5">
          <w:rPr>
            <w:noProof/>
            <w:webHidden/>
          </w:rPr>
          <w:instrText xml:space="preserve"> PAGEREF _Toc418510193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14:paraId="36ACB4CD" w14:textId="77777777" w:rsidR="000063B5" w:rsidRDefault="0098398E">
      <w:pPr>
        <w:pStyle w:val="TOC3"/>
        <w:rPr>
          <w:rFonts w:asciiTheme="minorHAnsi" w:eastAsiaTheme="minorEastAsia" w:hAnsiTheme="minorHAnsi" w:cstheme="minorBidi"/>
          <w:noProof/>
          <w:sz w:val="22"/>
          <w:szCs w:val="22"/>
        </w:rPr>
      </w:pPr>
      <w:hyperlink w:anchor="_Toc418510194" w:history="1">
        <w:r w:rsidR="000063B5" w:rsidRPr="002B2A4B">
          <w:rPr>
            <w:rStyle w:val="Hyperlink"/>
            <w:noProof/>
          </w:rPr>
          <w:t>2.13.10</w:t>
        </w:r>
        <w:r w:rsidR="000063B5">
          <w:rPr>
            <w:rFonts w:asciiTheme="minorHAnsi" w:eastAsiaTheme="minorEastAsia" w:hAnsiTheme="minorHAnsi" w:cstheme="minorBidi"/>
            <w:noProof/>
            <w:sz w:val="22"/>
            <w:szCs w:val="22"/>
          </w:rPr>
          <w:tab/>
        </w:r>
        <w:r w:rsidR="000063B5" w:rsidRPr="002B2A4B">
          <w:rPr>
            <w:rStyle w:val="Hyperlink"/>
            <w:noProof/>
          </w:rPr>
          <w:t>Class Uniqueness Constrant</w:t>
        </w:r>
        <w:r w:rsidR="000063B5">
          <w:rPr>
            <w:noProof/>
            <w:webHidden/>
          </w:rPr>
          <w:tab/>
        </w:r>
        <w:r w:rsidR="000063B5">
          <w:rPr>
            <w:noProof/>
            <w:webHidden/>
          </w:rPr>
          <w:fldChar w:fldCharType="begin"/>
        </w:r>
        <w:r w:rsidR="000063B5">
          <w:rPr>
            <w:noProof/>
            <w:webHidden/>
          </w:rPr>
          <w:instrText xml:space="preserve"> PAGEREF _Toc418510194 \h </w:instrText>
        </w:r>
        <w:r w:rsidR="000063B5">
          <w:rPr>
            <w:noProof/>
            <w:webHidden/>
          </w:rPr>
        </w:r>
        <w:r w:rsidR="000063B5">
          <w:rPr>
            <w:noProof/>
            <w:webHidden/>
          </w:rPr>
          <w:fldChar w:fldCharType="separate"/>
        </w:r>
        <w:r w:rsidR="000063B5">
          <w:rPr>
            <w:noProof/>
            <w:webHidden/>
          </w:rPr>
          <w:t>55</w:t>
        </w:r>
        <w:r w:rsidR="000063B5">
          <w:rPr>
            <w:noProof/>
            <w:webHidden/>
          </w:rPr>
          <w:fldChar w:fldCharType="end"/>
        </w:r>
      </w:hyperlink>
    </w:p>
    <w:p w14:paraId="1AA0F950" w14:textId="77777777" w:rsidR="000063B5" w:rsidRDefault="0098398E">
      <w:pPr>
        <w:pStyle w:val="TOC2"/>
        <w:rPr>
          <w:rFonts w:asciiTheme="minorHAnsi" w:eastAsiaTheme="minorEastAsia" w:hAnsiTheme="minorHAnsi" w:cstheme="minorBidi"/>
          <w:noProof/>
          <w:sz w:val="22"/>
          <w:szCs w:val="22"/>
        </w:rPr>
      </w:pPr>
      <w:hyperlink w:anchor="_Toc418510195" w:history="1">
        <w:r w:rsidR="000063B5" w:rsidRPr="002B2A4B">
          <w:rPr>
            <w:rStyle w:val="Hyperlink"/>
            <w:noProof/>
          </w:rPr>
          <w:t>2.14</w:t>
        </w:r>
        <w:r w:rsidR="000063B5">
          <w:rPr>
            <w:rFonts w:asciiTheme="minorHAnsi" w:eastAsiaTheme="minorEastAsia" w:hAnsiTheme="minorHAnsi" w:cstheme="minorBidi"/>
            <w:noProof/>
            <w:sz w:val="22"/>
            <w:szCs w:val="22"/>
          </w:rPr>
          <w:tab/>
        </w:r>
        <w:r w:rsidR="000063B5" w:rsidRPr="002B2A4B">
          <w:rPr>
            <w:rStyle w:val="Hyperlink"/>
            <w:noProof/>
          </w:rPr>
          <w:t>SIMF Meta Model::Situations</w:t>
        </w:r>
        <w:r w:rsidR="000063B5">
          <w:rPr>
            <w:noProof/>
            <w:webHidden/>
          </w:rPr>
          <w:tab/>
        </w:r>
        <w:r w:rsidR="000063B5">
          <w:rPr>
            <w:noProof/>
            <w:webHidden/>
          </w:rPr>
          <w:fldChar w:fldCharType="begin"/>
        </w:r>
        <w:r w:rsidR="000063B5">
          <w:rPr>
            <w:noProof/>
            <w:webHidden/>
          </w:rPr>
          <w:instrText xml:space="preserve"> PAGEREF _Toc418510195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2C892790" w14:textId="77777777" w:rsidR="000063B5" w:rsidRDefault="0098398E">
      <w:pPr>
        <w:pStyle w:val="TOC3"/>
        <w:rPr>
          <w:rFonts w:asciiTheme="minorHAnsi" w:eastAsiaTheme="minorEastAsia" w:hAnsiTheme="minorHAnsi" w:cstheme="minorBidi"/>
          <w:noProof/>
          <w:sz w:val="22"/>
          <w:szCs w:val="22"/>
        </w:rPr>
      </w:pPr>
      <w:hyperlink w:anchor="_Toc418510196" w:history="1">
        <w:r w:rsidR="000063B5" w:rsidRPr="002B2A4B">
          <w:rPr>
            <w:rStyle w:val="Hyperlink"/>
            <w:noProof/>
          </w:rPr>
          <w:t>2.14.1</w:t>
        </w:r>
        <w:r w:rsidR="000063B5">
          <w:rPr>
            <w:rFonts w:asciiTheme="minorHAnsi" w:eastAsiaTheme="minorEastAsia" w:hAnsiTheme="minorHAnsi" w:cstheme="minorBidi"/>
            <w:noProof/>
            <w:sz w:val="22"/>
            <w:szCs w:val="22"/>
          </w:rPr>
          <w:tab/>
        </w:r>
        <w:r w:rsidR="000063B5" w:rsidRPr="002B2A4B">
          <w:rPr>
            <w:rStyle w:val="Hyperlink"/>
            <w:noProof/>
          </w:rPr>
          <w:t>Diagram: Situations</w:t>
        </w:r>
        <w:r w:rsidR="000063B5">
          <w:rPr>
            <w:noProof/>
            <w:webHidden/>
          </w:rPr>
          <w:tab/>
        </w:r>
        <w:r w:rsidR="000063B5">
          <w:rPr>
            <w:noProof/>
            <w:webHidden/>
          </w:rPr>
          <w:fldChar w:fldCharType="begin"/>
        </w:r>
        <w:r w:rsidR="000063B5">
          <w:rPr>
            <w:noProof/>
            <w:webHidden/>
          </w:rPr>
          <w:instrText xml:space="preserve"> PAGEREF _Toc418510196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24BF8D51" w14:textId="77777777" w:rsidR="000063B5" w:rsidRDefault="0098398E">
      <w:pPr>
        <w:pStyle w:val="TOC3"/>
        <w:rPr>
          <w:rFonts w:asciiTheme="minorHAnsi" w:eastAsiaTheme="minorEastAsia" w:hAnsiTheme="minorHAnsi" w:cstheme="minorBidi"/>
          <w:noProof/>
          <w:sz w:val="22"/>
          <w:szCs w:val="22"/>
        </w:rPr>
      </w:pPr>
      <w:hyperlink w:anchor="_Toc418510197" w:history="1">
        <w:r w:rsidR="000063B5" w:rsidRPr="002B2A4B">
          <w:rPr>
            <w:rStyle w:val="Hyperlink"/>
            <w:noProof/>
          </w:rPr>
          <w:t>2.14.2</w:t>
        </w:r>
        <w:r w:rsidR="000063B5">
          <w:rPr>
            <w:rFonts w:asciiTheme="minorHAnsi" w:eastAsiaTheme="minorEastAsia" w:hAnsiTheme="minorHAnsi" w:cstheme="minorBidi"/>
            <w:noProof/>
            <w:sz w:val="22"/>
            <w:szCs w:val="22"/>
          </w:rPr>
          <w:tab/>
        </w:r>
        <w:r w:rsidR="000063B5" w:rsidRPr="002B2A4B">
          <w:rPr>
            <w:rStyle w:val="Hyperlink"/>
            <w:noProof/>
          </w:rPr>
          <w:t>Class Actuality</w:t>
        </w:r>
        <w:r w:rsidR="000063B5">
          <w:rPr>
            <w:noProof/>
            <w:webHidden/>
          </w:rPr>
          <w:tab/>
        </w:r>
        <w:r w:rsidR="000063B5">
          <w:rPr>
            <w:noProof/>
            <w:webHidden/>
          </w:rPr>
          <w:fldChar w:fldCharType="begin"/>
        </w:r>
        <w:r w:rsidR="000063B5">
          <w:rPr>
            <w:noProof/>
            <w:webHidden/>
          </w:rPr>
          <w:instrText xml:space="preserve"> PAGEREF _Toc418510197 \h </w:instrText>
        </w:r>
        <w:r w:rsidR="000063B5">
          <w:rPr>
            <w:noProof/>
            <w:webHidden/>
          </w:rPr>
        </w:r>
        <w:r w:rsidR="000063B5">
          <w:rPr>
            <w:noProof/>
            <w:webHidden/>
          </w:rPr>
          <w:fldChar w:fldCharType="separate"/>
        </w:r>
        <w:r w:rsidR="000063B5">
          <w:rPr>
            <w:noProof/>
            <w:webHidden/>
          </w:rPr>
          <w:t>56</w:t>
        </w:r>
        <w:r w:rsidR="000063B5">
          <w:rPr>
            <w:noProof/>
            <w:webHidden/>
          </w:rPr>
          <w:fldChar w:fldCharType="end"/>
        </w:r>
      </w:hyperlink>
    </w:p>
    <w:p w14:paraId="639D1345" w14:textId="77777777" w:rsidR="000063B5" w:rsidRDefault="0098398E">
      <w:pPr>
        <w:pStyle w:val="TOC3"/>
        <w:rPr>
          <w:rFonts w:asciiTheme="minorHAnsi" w:eastAsiaTheme="minorEastAsia" w:hAnsiTheme="minorHAnsi" w:cstheme="minorBidi"/>
          <w:noProof/>
          <w:sz w:val="22"/>
          <w:szCs w:val="22"/>
        </w:rPr>
      </w:pPr>
      <w:hyperlink w:anchor="_Toc418510198" w:history="1">
        <w:r w:rsidR="000063B5" w:rsidRPr="002B2A4B">
          <w:rPr>
            <w:rStyle w:val="Hyperlink"/>
            <w:noProof/>
          </w:rPr>
          <w:t>2.14.3</w:t>
        </w:r>
        <w:r w:rsidR="000063B5">
          <w:rPr>
            <w:rFonts w:asciiTheme="minorHAnsi" w:eastAsiaTheme="minorEastAsia" w:hAnsiTheme="minorHAnsi" w:cstheme="minorBidi"/>
            <w:noProof/>
            <w:sz w:val="22"/>
            <w:szCs w:val="22"/>
          </w:rPr>
          <w:tab/>
        </w:r>
        <w:r w:rsidR="000063B5" w:rsidRPr="002B2A4B">
          <w:rPr>
            <w:rStyle w:val="Hyperlink"/>
            <w:noProof/>
          </w:rPr>
          <w:t>Association Class Binding</w:t>
        </w:r>
        <w:r w:rsidR="000063B5">
          <w:rPr>
            <w:noProof/>
            <w:webHidden/>
          </w:rPr>
          <w:tab/>
        </w:r>
        <w:r w:rsidR="000063B5">
          <w:rPr>
            <w:noProof/>
            <w:webHidden/>
          </w:rPr>
          <w:fldChar w:fldCharType="begin"/>
        </w:r>
        <w:r w:rsidR="000063B5">
          <w:rPr>
            <w:noProof/>
            <w:webHidden/>
          </w:rPr>
          <w:instrText xml:space="preserve"> PAGEREF _Toc418510198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14:paraId="1BF93CC6" w14:textId="77777777" w:rsidR="000063B5" w:rsidRDefault="0098398E">
      <w:pPr>
        <w:pStyle w:val="TOC3"/>
        <w:rPr>
          <w:rFonts w:asciiTheme="minorHAnsi" w:eastAsiaTheme="minorEastAsia" w:hAnsiTheme="minorHAnsi" w:cstheme="minorBidi"/>
          <w:noProof/>
          <w:sz w:val="22"/>
          <w:szCs w:val="22"/>
        </w:rPr>
      </w:pPr>
      <w:hyperlink w:anchor="_Toc418510199" w:history="1">
        <w:r w:rsidR="000063B5" w:rsidRPr="002B2A4B">
          <w:rPr>
            <w:rStyle w:val="Hyperlink"/>
            <w:noProof/>
          </w:rPr>
          <w:t>2.14.4</w:t>
        </w:r>
        <w:r w:rsidR="000063B5">
          <w:rPr>
            <w:rFonts w:asciiTheme="minorHAnsi" w:eastAsiaTheme="minorEastAsia" w:hAnsiTheme="minorHAnsi" w:cstheme="minorBidi"/>
            <w:noProof/>
            <w:sz w:val="22"/>
            <w:szCs w:val="22"/>
          </w:rPr>
          <w:tab/>
        </w:r>
        <w:r w:rsidR="000063B5" w:rsidRPr="002B2A4B">
          <w:rPr>
            <w:rStyle w:val="Hyperlink"/>
            <w:noProof/>
          </w:rPr>
          <w:t>Class Occurance</w:t>
        </w:r>
        <w:r w:rsidR="000063B5">
          <w:rPr>
            <w:noProof/>
            <w:webHidden/>
          </w:rPr>
          <w:tab/>
        </w:r>
        <w:r w:rsidR="000063B5">
          <w:rPr>
            <w:noProof/>
            <w:webHidden/>
          </w:rPr>
          <w:fldChar w:fldCharType="begin"/>
        </w:r>
        <w:r w:rsidR="000063B5">
          <w:rPr>
            <w:noProof/>
            <w:webHidden/>
          </w:rPr>
          <w:instrText xml:space="preserve"> PAGEREF _Toc418510199 \h </w:instrText>
        </w:r>
        <w:r w:rsidR="000063B5">
          <w:rPr>
            <w:noProof/>
            <w:webHidden/>
          </w:rPr>
        </w:r>
        <w:r w:rsidR="000063B5">
          <w:rPr>
            <w:noProof/>
            <w:webHidden/>
          </w:rPr>
          <w:fldChar w:fldCharType="separate"/>
        </w:r>
        <w:r w:rsidR="000063B5">
          <w:rPr>
            <w:noProof/>
            <w:webHidden/>
          </w:rPr>
          <w:t>57</w:t>
        </w:r>
        <w:r w:rsidR="000063B5">
          <w:rPr>
            <w:noProof/>
            <w:webHidden/>
          </w:rPr>
          <w:fldChar w:fldCharType="end"/>
        </w:r>
      </w:hyperlink>
    </w:p>
    <w:p w14:paraId="439D3153" w14:textId="77777777" w:rsidR="000063B5" w:rsidRDefault="0098398E">
      <w:pPr>
        <w:pStyle w:val="TOC3"/>
        <w:rPr>
          <w:rFonts w:asciiTheme="minorHAnsi" w:eastAsiaTheme="minorEastAsia" w:hAnsiTheme="minorHAnsi" w:cstheme="minorBidi"/>
          <w:noProof/>
          <w:sz w:val="22"/>
          <w:szCs w:val="22"/>
        </w:rPr>
      </w:pPr>
      <w:hyperlink w:anchor="_Toc418510200" w:history="1">
        <w:r w:rsidR="000063B5" w:rsidRPr="002B2A4B">
          <w:rPr>
            <w:rStyle w:val="Hyperlink"/>
            <w:noProof/>
          </w:rPr>
          <w:t>2.14.5</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_Toc418510200 \h </w:instrText>
        </w:r>
        <w:r w:rsidR="000063B5">
          <w:rPr>
            <w:noProof/>
            <w:webHidden/>
          </w:rPr>
        </w:r>
        <w:r w:rsidR="000063B5">
          <w:rPr>
            <w:noProof/>
            <w:webHidden/>
          </w:rPr>
          <w:fldChar w:fldCharType="separate"/>
        </w:r>
        <w:r w:rsidR="000063B5">
          <w:rPr>
            <w:noProof/>
            <w:webHidden/>
          </w:rPr>
          <w:t>58</w:t>
        </w:r>
        <w:r w:rsidR="000063B5">
          <w:rPr>
            <w:noProof/>
            <w:webHidden/>
          </w:rPr>
          <w:fldChar w:fldCharType="end"/>
        </w:r>
      </w:hyperlink>
    </w:p>
    <w:p w14:paraId="007A1C3E" w14:textId="77777777" w:rsidR="000063B5" w:rsidRDefault="0098398E">
      <w:pPr>
        <w:pStyle w:val="TOC3"/>
        <w:rPr>
          <w:rFonts w:asciiTheme="minorHAnsi" w:eastAsiaTheme="minorEastAsia" w:hAnsiTheme="minorHAnsi" w:cstheme="minorBidi"/>
          <w:noProof/>
          <w:sz w:val="22"/>
          <w:szCs w:val="22"/>
        </w:rPr>
      </w:pPr>
      <w:hyperlink w:anchor="_Toc418510201" w:history="1">
        <w:r w:rsidR="000063B5" w:rsidRPr="002B2A4B">
          <w:rPr>
            <w:rStyle w:val="Hyperlink"/>
            <w:noProof/>
          </w:rPr>
          <w:t>2.14.6</w:t>
        </w:r>
        <w:r w:rsidR="000063B5">
          <w:rPr>
            <w:rFonts w:asciiTheme="minorHAnsi" w:eastAsiaTheme="minorEastAsia" w:hAnsiTheme="minorHAnsi" w:cstheme="minorBidi"/>
            <w:noProof/>
            <w:sz w:val="22"/>
            <w:szCs w:val="22"/>
          </w:rPr>
          <w:tab/>
        </w:r>
        <w:r w:rsidR="000063B5" w:rsidRPr="002B2A4B">
          <w:rPr>
            <w:rStyle w:val="Hyperlink"/>
            <w:noProof/>
          </w:rPr>
          <w:t>Association Redefinition</w:t>
        </w:r>
        <w:r w:rsidR="000063B5">
          <w:rPr>
            <w:noProof/>
            <w:webHidden/>
          </w:rPr>
          <w:tab/>
        </w:r>
        <w:r w:rsidR="000063B5">
          <w:rPr>
            <w:noProof/>
            <w:webHidden/>
          </w:rPr>
          <w:fldChar w:fldCharType="begin"/>
        </w:r>
        <w:r w:rsidR="000063B5">
          <w:rPr>
            <w:noProof/>
            <w:webHidden/>
          </w:rPr>
          <w:instrText xml:space="preserve"> PAGEREF _Toc418510201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679A16E4" w14:textId="77777777" w:rsidR="000063B5" w:rsidRDefault="0098398E">
      <w:pPr>
        <w:pStyle w:val="TOC3"/>
        <w:rPr>
          <w:rFonts w:asciiTheme="minorHAnsi" w:eastAsiaTheme="minorEastAsia" w:hAnsiTheme="minorHAnsi" w:cstheme="minorBidi"/>
          <w:noProof/>
          <w:sz w:val="22"/>
          <w:szCs w:val="22"/>
        </w:rPr>
      </w:pPr>
      <w:hyperlink w:anchor="_Toc418510202" w:history="1">
        <w:r w:rsidR="000063B5" w:rsidRPr="002B2A4B">
          <w:rPr>
            <w:rStyle w:val="Hyperlink"/>
            <w:noProof/>
          </w:rPr>
          <w:t>2.14.7</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_Toc418510202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1D6D14A7" w14:textId="77777777" w:rsidR="000063B5" w:rsidRDefault="0098398E">
      <w:pPr>
        <w:pStyle w:val="TOC3"/>
        <w:rPr>
          <w:rFonts w:asciiTheme="minorHAnsi" w:eastAsiaTheme="minorEastAsia" w:hAnsiTheme="minorHAnsi" w:cstheme="minorBidi"/>
          <w:noProof/>
          <w:sz w:val="22"/>
          <w:szCs w:val="22"/>
        </w:rPr>
      </w:pPr>
      <w:hyperlink w:anchor="_Toc418510203" w:history="1">
        <w:r w:rsidR="000063B5" w:rsidRPr="002B2A4B">
          <w:rPr>
            <w:rStyle w:val="Hyperlink"/>
            <w:noProof/>
          </w:rPr>
          <w:t>2.14.8</w:t>
        </w:r>
        <w:r w:rsidR="000063B5">
          <w:rPr>
            <w:rFonts w:asciiTheme="minorHAnsi" w:eastAsiaTheme="minorEastAsia" w:hAnsiTheme="minorHAnsi" w:cstheme="minorBidi"/>
            <w:noProof/>
            <w:sz w:val="22"/>
            <w:szCs w:val="22"/>
          </w:rPr>
          <w:tab/>
        </w:r>
        <w:r w:rsidR="000063B5" w:rsidRPr="002B2A4B">
          <w:rPr>
            <w:rStyle w:val="Hyperlink"/>
            <w:noProof/>
          </w:rPr>
          <w:t>Class Role</w:t>
        </w:r>
        <w:r w:rsidR="000063B5">
          <w:rPr>
            <w:noProof/>
            <w:webHidden/>
          </w:rPr>
          <w:tab/>
        </w:r>
        <w:r w:rsidR="000063B5">
          <w:rPr>
            <w:noProof/>
            <w:webHidden/>
          </w:rPr>
          <w:fldChar w:fldCharType="begin"/>
        </w:r>
        <w:r w:rsidR="000063B5">
          <w:rPr>
            <w:noProof/>
            <w:webHidden/>
          </w:rPr>
          <w:instrText xml:space="preserve"> PAGEREF _Toc418510203 \h </w:instrText>
        </w:r>
        <w:r w:rsidR="000063B5">
          <w:rPr>
            <w:noProof/>
            <w:webHidden/>
          </w:rPr>
        </w:r>
        <w:r w:rsidR="000063B5">
          <w:rPr>
            <w:noProof/>
            <w:webHidden/>
          </w:rPr>
          <w:fldChar w:fldCharType="separate"/>
        </w:r>
        <w:r w:rsidR="000063B5">
          <w:rPr>
            <w:noProof/>
            <w:webHidden/>
          </w:rPr>
          <w:t>59</w:t>
        </w:r>
        <w:r w:rsidR="000063B5">
          <w:rPr>
            <w:noProof/>
            <w:webHidden/>
          </w:rPr>
          <w:fldChar w:fldCharType="end"/>
        </w:r>
      </w:hyperlink>
    </w:p>
    <w:p w14:paraId="7CBE1837" w14:textId="77777777" w:rsidR="000063B5" w:rsidRDefault="0098398E">
      <w:pPr>
        <w:pStyle w:val="TOC3"/>
        <w:rPr>
          <w:rFonts w:asciiTheme="minorHAnsi" w:eastAsiaTheme="minorEastAsia" w:hAnsiTheme="minorHAnsi" w:cstheme="minorBidi"/>
          <w:noProof/>
          <w:sz w:val="22"/>
          <w:szCs w:val="22"/>
        </w:rPr>
      </w:pPr>
      <w:hyperlink w:anchor="_Toc418510204" w:history="1">
        <w:r w:rsidR="000063B5" w:rsidRPr="002B2A4B">
          <w:rPr>
            <w:rStyle w:val="Hyperlink"/>
            <w:noProof/>
          </w:rPr>
          <w:t>2.14.9</w:t>
        </w:r>
        <w:r w:rsidR="000063B5">
          <w:rPr>
            <w:rFonts w:asciiTheme="minorHAnsi" w:eastAsiaTheme="minorEastAsia" w:hAnsiTheme="minorHAnsi" w:cstheme="minorBidi"/>
            <w:noProof/>
            <w:sz w:val="22"/>
            <w:szCs w:val="22"/>
          </w:rPr>
          <w:tab/>
        </w:r>
        <w:r w:rsidR="000063B5" w:rsidRPr="002B2A4B">
          <w:rPr>
            <w:rStyle w:val="Hyperlink"/>
            <w:noProof/>
          </w:rPr>
          <w:t>Class Situation</w:t>
        </w:r>
        <w:r w:rsidR="000063B5">
          <w:rPr>
            <w:noProof/>
            <w:webHidden/>
          </w:rPr>
          <w:tab/>
        </w:r>
        <w:r w:rsidR="000063B5">
          <w:rPr>
            <w:noProof/>
            <w:webHidden/>
          </w:rPr>
          <w:fldChar w:fldCharType="begin"/>
        </w:r>
        <w:r w:rsidR="000063B5">
          <w:rPr>
            <w:noProof/>
            <w:webHidden/>
          </w:rPr>
          <w:instrText xml:space="preserve"> PAGEREF _Toc418510204 \h </w:instrText>
        </w:r>
        <w:r w:rsidR="000063B5">
          <w:rPr>
            <w:noProof/>
            <w:webHidden/>
          </w:rPr>
        </w:r>
        <w:r w:rsidR="000063B5">
          <w:rPr>
            <w:noProof/>
            <w:webHidden/>
          </w:rPr>
          <w:fldChar w:fldCharType="separate"/>
        </w:r>
        <w:r w:rsidR="000063B5">
          <w:rPr>
            <w:noProof/>
            <w:webHidden/>
          </w:rPr>
          <w:t>60</w:t>
        </w:r>
        <w:r w:rsidR="000063B5">
          <w:rPr>
            <w:noProof/>
            <w:webHidden/>
          </w:rPr>
          <w:fldChar w:fldCharType="end"/>
        </w:r>
      </w:hyperlink>
    </w:p>
    <w:p w14:paraId="23B3F61C" w14:textId="77777777" w:rsidR="000063B5" w:rsidRDefault="0098398E">
      <w:pPr>
        <w:pStyle w:val="TOC3"/>
        <w:rPr>
          <w:rFonts w:asciiTheme="minorHAnsi" w:eastAsiaTheme="minorEastAsia" w:hAnsiTheme="minorHAnsi" w:cstheme="minorBidi"/>
          <w:noProof/>
          <w:sz w:val="22"/>
          <w:szCs w:val="22"/>
        </w:rPr>
      </w:pPr>
      <w:hyperlink w:anchor="_Toc418510205" w:history="1">
        <w:r w:rsidR="000063B5" w:rsidRPr="002B2A4B">
          <w:rPr>
            <w:rStyle w:val="Hyperlink"/>
            <w:noProof/>
          </w:rPr>
          <w:t>2.14.10</w:t>
        </w:r>
        <w:r w:rsidR="000063B5">
          <w:rPr>
            <w:rFonts w:asciiTheme="minorHAnsi" w:eastAsiaTheme="minorEastAsia" w:hAnsiTheme="minorHAnsi" w:cstheme="minorBidi"/>
            <w:noProof/>
            <w:sz w:val="22"/>
            <w:szCs w:val="22"/>
          </w:rPr>
          <w:tab/>
        </w:r>
        <w:r w:rsidR="000063B5" w:rsidRPr="002B2A4B">
          <w:rPr>
            <w:rStyle w:val="Hyperlink"/>
            <w:noProof/>
          </w:rPr>
          <w:t>Class Situation Type</w:t>
        </w:r>
        <w:r w:rsidR="000063B5">
          <w:rPr>
            <w:noProof/>
            <w:webHidden/>
          </w:rPr>
          <w:tab/>
        </w:r>
        <w:r w:rsidR="000063B5">
          <w:rPr>
            <w:noProof/>
            <w:webHidden/>
          </w:rPr>
          <w:fldChar w:fldCharType="begin"/>
        </w:r>
        <w:r w:rsidR="000063B5">
          <w:rPr>
            <w:noProof/>
            <w:webHidden/>
          </w:rPr>
          <w:instrText xml:space="preserve"> PAGEREF _Toc418510205 \h </w:instrText>
        </w:r>
        <w:r w:rsidR="000063B5">
          <w:rPr>
            <w:noProof/>
            <w:webHidden/>
          </w:rPr>
        </w:r>
        <w:r w:rsidR="000063B5">
          <w:rPr>
            <w:noProof/>
            <w:webHidden/>
          </w:rPr>
          <w:fldChar w:fldCharType="separate"/>
        </w:r>
        <w:r w:rsidR="000063B5">
          <w:rPr>
            <w:noProof/>
            <w:webHidden/>
          </w:rPr>
          <w:t>61</w:t>
        </w:r>
        <w:r w:rsidR="000063B5">
          <w:rPr>
            <w:noProof/>
            <w:webHidden/>
          </w:rPr>
          <w:fldChar w:fldCharType="end"/>
        </w:r>
      </w:hyperlink>
    </w:p>
    <w:p w14:paraId="49F55B06" w14:textId="77777777" w:rsidR="000063B5" w:rsidRDefault="0098398E">
      <w:pPr>
        <w:pStyle w:val="TOC2"/>
        <w:rPr>
          <w:rFonts w:asciiTheme="minorHAnsi" w:eastAsiaTheme="minorEastAsia" w:hAnsiTheme="minorHAnsi" w:cstheme="minorBidi"/>
          <w:noProof/>
          <w:sz w:val="22"/>
          <w:szCs w:val="22"/>
        </w:rPr>
      </w:pPr>
      <w:hyperlink w:anchor="_Toc418510206" w:history="1">
        <w:r w:rsidR="000063B5" w:rsidRPr="002B2A4B">
          <w:rPr>
            <w:rStyle w:val="Hyperlink"/>
            <w:noProof/>
          </w:rPr>
          <w:t>2.15</w:t>
        </w:r>
        <w:r w:rsidR="000063B5">
          <w:rPr>
            <w:rFonts w:asciiTheme="minorHAnsi" w:eastAsiaTheme="minorEastAsia" w:hAnsiTheme="minorHAnsi" w:cstheme="minorBidi"/>
            <w:noProof/>
            <w:sz w:val="22"/>
            <w:szCs w:val="22"/>
          </w:rPr>
          <w:tab/>
        </w:r>
        <w:r w:rsidR="000063B5" w:rsidRPr="002B2A4B">
          <w:rPr>
            <w:rStyle w:val="Hyperlink"/>
            <w:noProof/>
          </w:rPr>
          <w:t>SIMF Meta Model::Templates</w:t>
        </w:r>
        <w:r w:rsidR="000063B5">
          <w:rPr>
            <w:noProof/>
            <w:webHidden/>
          </w:rPr>
          <w:tab/>
        </w:r>
        <w:r w:rsidR="000063B5">
          <w:rPr>
            <w:noProof/>
            <w:webHidden/>
          </w:rPr>
          <w:fldChar w:fldCharType="begin"/>
        </w:r>
        <w:r w:rsidR="000063B5">
          <w:rPr>
            <w:noProof/>
            <w:webHidden/>
          </w:rPr>
          <w:instrText xml:space="preserve"> PAGEREF _Toc418510206 \h </w:instrText>
        </w:r>
        <w:r w:rsidR="000063B5">
          <w:rPr>
            <w:noProof/>
            <w:webHidden/>
          </w:rPr>
        </w:r>
        <w:r w:rsidR="000063B5">
          <w:rPr>
            <w:noProof/>
            <w:webHidden/>
          </w:rPr>
          <w:fldChar w:fldCharType="separate"/>
        </w:r>
        <w:r w:rsidR="000063B5">
          <w:rPr>
            <w:noProof/>
            <w:webHidden/>
          </w:rPr>
          <w:t>62</w:t>
        </w:r>
        <w:r w:rsidR="000063B5">
          <w:rPr>
            <w:noProof/>
            <w:webHidden/>
          </w:rPr>
          <w:fldChar w:fldCharType="end"/>
        </w:r>
      </w:hyperlink>
    </w:p>
    <w:p w14:paraId="64B1E0A0" w14:textId="77777777" w:rsidR="000063B5" w:rsidRDefault="0098398E">
      <w:pPr>
        <w:pStyle w:val="TOC3"/>
        <w:rPr>
          <w:rFonts w:asciiTheme="minorHAnsi" w:eastAsiaTheme="minorEastAsia" w:hAnsiTheme="minorHAnsi" w:cstheme="minorBidi"/>
          <w:noProof/>
          <w:sz w:val="22"/>
          <w:szCs w:val="22"/>
        </w:rPr>
      </w:pPr>
      <w:hyperlink w:anchor="_Toc418510207" w:history="1">
        <w:r w:rsidR="000063B5" w:rsidRPr="002B2A4B">
          <w:rPr>
            <w:rStyle w:val="Hyperlink"/>
            <w:noProof/>
          </w:rPr>
          <w:t>2.15.1</w:t>
        </w:r>
        <w:r w:rsidR="000063B5">
          <w:rPr>
            <w:rFonts w:asciiTheme="minorHAnsi" w:eastAsiaTheme="minorEastAsia" w:hAnsiTheme="minorHAnsi" w:cstheme="minorBidi"/>
            <w:noProof/>
            <w:sz w:val="22"/>
            <w:szCs w:val="22"/>
          </w:rPr>
          <w:tab/>
        </w:r>
        <w:r w:rsidR="000063B5" w:rsidRPr="002B2A4B">
          <w:rPr>
            <w:rStyle w:val="Hyperlink"/>
            <w:noProof/>
          </w:rPr>
          <w:t>Diagram: Templates</w:t>
        </w:r>
        <w:r w:rsidR="000063B5">
          <w:rPr>
            <w:noProof/>
            <w:webHidden/>
          </w:rPr>
          <w:tab/>
        </w:r>
        <w:r w:rsidR="000063B5">
          <w:rPr>
            <w:noProof/>
            <w:webHidden/>
          </w:rPr>
          <w:fldChar w:fldCharType="begin"/>
        </w:r>
        <w:r w:rsidR="000063B5">
          <w:rPr>
            <w:noProof/>
            <w:webHidden/>
          </w:rPr>
          <w:instrText xml:space="preserve"> PAGEREF _Toc418510207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14:paraId="17034619" w14:textId="77777777" w:rsidR="000063B5" w:rsidRDefault="0098398E">
      <w:pPr>
        <w:pStyle w:val="TOC3"/>
        <w:rPr>
          <w:rFonts w:asciiTheme="minorHAnsi" w:eastAsiaTheme="minorEastAsia" w:hAnsiTheme="minorHAnsi" w:cstheme="minorBidi"/>
          <w:noProof/>
          <w:sz w:val="22"/>
          <w:szCs w:val="22"/>
        </w:rPr>
      </w:pPr>
      <w:hyperlink w:anchor="_Toc418510208" w:history="1">
        <w:r w:rsidR="000063B5" w:rsidRPr="002B2A4B">
          <w:rPr>
            <w:rStyle w:val="Hyperlink"/>
            <w:noProof/>
          </w:rPr>
          <w:t>2.15.2</w:t>
        </w:r>
        <w:r w:rsidR="000063B5">
          <w:rPr>
            <w:rFonts w:asciiTheme="minorHAnsi" w:eastAsiaTheme="minorEastAsia" w:hAnsiTheme="minorHAnsi" w:cstheme="minorBidi"/>
            <w:noProof/>
            <w:sz w:val="22"/>
            <w:szCs w:val="22"/>
          </w:rPr>
          <w:tab/>
        </w:r>
        <w:r w:rsidR="000063B5" w:rsidRPr="002B2A4B">
          <w:rPr>
            <w:rStyle w:val="Hyperlink"/>
            <w:noProof/>
          </w:rPr>
          <w:t>Class Template</w:t>
        </w:r>
        <w:r w:rsidR="000063B5">
          <w:rPr>
            <w:noProof/>
            <w:webHidden/>
          </w:rPr>
          <w:tab/>
        </w:r>
        <w:r w:rsidR="000063B5">
          <w:rPr>
            <w:noProof/>
            <w:webHidden/>
          </w:rPr>
          <w:fldChar w:fldCharType="begin"/>
        </w:r>
        <w:r w:rsidR="000063B5">
          <w:rPr>
            <w:noProof/>
            <w:webHidden/>
          </w:rPr>
          <w:instrText xml:space="preserve"> PAGEREF _Toc418510208 \h </w:instrText>
        </w:r>
        <w:r w:rsidR="000063B5">
          <w:rPr>
            <w:noProof/>
            <w:webHidden/>
          </w:rPr>
        </w:r>
        <w:r w:rsidR="000063B5">
          <w:rPr>
            <w:noProof/>
            <w:webHidden/>
          </w:rPr>
          <w:fldChar w:fldCharType="separate"/>
        </w:r>
        <w:r w:rsidR="000063B5">
          <w:rPr>
            <w:noProof/>
            <w:webHidden/>
          </w:rPr>
          <w:t>63</w:t>
        </w:r>
        <w:r w:rsidR="000063B5">
          <w:rPr>
            <w:noProof/>
            <w:webHidden/>
          </w:rPr>
          <w:fldChar w:fldCharType="end"/>
        </w:r>
      </w:hyperlink>
    </w:p>
    <w:p w14:paraId="73A4FD1A" w14:textId="77777777" w:rsidR="000063B5" w:rsidRDefault="0098398E">
      <w:pPr>
        <w:pStyle w:val="TOC2"/>
        <w:rPr>
          <w:rFonts w:asciiTheme="minorHAnsi" w:eastAsiaTheme="minorEastAsia" w:hAnsiTheme="minorHAnsi" w:cstheme="minorBidi"/>
          <w:noProof/>
          <w:sz w:val="22"/>
          <w:szCs w:val="22"/>
        </w:rPr>
      </w:pPr>
      <w:hyperlink w:anchor="_Toc418510209" w:history="1">
        <w:r w:rsidR="000063B5" w:rsidRPr="002B2A4B">
          <w:rPr>
            <w:rStyle w:val="Hyperlink"/>
            <w:noProof/>
          </w:rPr>
          <w:t>2.16</w:t>
        </w:r>
        <w:r w:rsidR="000063B5">
          <w:rPr>
            <w:rFonts w:asciiTheme="minorHAnsi" w:eastAsiaTheme="minorEastAsia" w:hAnsiTheme="minorHAnsi" w:cstheme="minorBidi"/>
            <w:noProof/>
            <w:sz w:val="22"/>
            <w:szCs w:val="22"/>
          </w:rPr>
          <w:tab/>
        </w:r>
        <w:r w:rsidR="000063B5" w:rsidRPr="002B2A4B">
          <w:rPr>
            <w:rStyle w:val="Hyperlink"/>
            <w:noProof/>
          </w:rPr>
          <w:t>SIMF Meta Model::Terms and Identifiers</w:t>
        </w:r>
        <w:r w:rsidR="000063B5">
          <w:rPr>
            <w:noProof/>
            <w:webHidden/>
          </w:rPr>
          <w:tab/>
        </w:r>
        <w:r w:rsidR="000063B5">
          <w:rPr>
            <w:noProof/>
            <w:webHidden/>
          </w:rPr>
          <w:fldChar w:fldCharType="begin"/>
        </w:r>
        <w:r w:rsidR="000063B5">
          <w:rPr>
            <w:noProof/>
            <w:webHidden/>
          </w:rPr>
          <w:instrText xml:space="preserve"> PAGEREF _Toc418510209 \h </w:instrText>
        </w:r>
        <w:r w:rsidR="000063B5">
          <w:rPr>
            <w:noProof/>
            <w:webHidden/>
          </w:rPr>
        </w:r>
        <w:r w:rsidR="000063B5">
          <w:rPr>
            <w:noProof/>
            <w:webHidden/>
          </w:rPr>
          <w:fldChar w:fldCharType="separate"/>
        </w:r>
        <w:r w:rsidR="000063B5">
          <w:rPr>
            <w:noProof/>
            <w:webHidden/>
          </w:rPr>
          <w:t>64</w:t>
        </w:r>
        <w:r w:rsidR="000063B5">
          <w:rPr>
            <w:noProof/>
            <w:webHidden/>
          </w:rPr>
          <w:fldChar w:fldCharType="end"/>
        </w:r>
      </w:hyperlink>
    </w:p>
    <w:p w14:paraId="1B8ECE5A" w14:textId="77777777" w:rsidR="000063B5" w:rsidRDefault="0098398E">
      <w:pPr>
        <w:pStyle w:val="TOC3"/>
        <w:rPr>
          <w:rFonts w:asciiTheme="minorHAnsi" w:eastAsiaTheme="minorEastAsia" w:hAnsiTheme="minorHAnsi" w:cstheme="minorBidi"/>
          <w:noProof/>
          <w:sz w:val="22"/>
          <w:szCs w:val="22"/>
        </w:rPr>
      </w:pPr>
      <w:hyperlink w:anchor="_Toc418510210" w:history="1">
        <w:r w:rsidR="000063B5" w:rsidRPr="002B2A4B">
          <w:rPr>
            <w:rStyle w:val="Hyperlink"/>
            <w:noProof/>
          </w:rPr>
          <w:t>2.16.1</w:t>
        </w:r>
        <w:r w:rsidR="000063B5">
          <w:rPr>
            <w:rFonts w:asciiTheme="minorHAnsi" w:eastAsiaTheme="minorEastAsia" w:hAnsiTheme="minorHAnsi" w:cstheme="minorBidi"/>
            <w:noProof/>
            <w:sz w:val="22"/>
            <w:szCs w:val="22"/>
          </w:rPr>
          <w:tab/>
        </w:r>
        <w:r w:rsidR="000063B5" w:rsidRPr="002B2A4B">
          <w:rPr>
            <w:rStyle w:val="Hyperlink"/>
            <w:noProof/>
          </w:rPr>
          <w:t>Diagram: Terms and identifiers</w:t>
        </w:r>
        <w:r w:rsidR="000063B5">
          <w:rPr>
            <w:noProof/>
            <w:webHidden/>
          </w:rPr>
          <w:tab/>
        </w:r>
        <w:r w:rsidR="000063B5">
          <w:rPr>
            <w:noProof/>
            <w:webHidden/>
          </w:rPr>
          <w:fldChar w:fldCharType="begin"/>
        </w:r>
        <w:r w:rsidR="000063B5">
          <w:rPr>
            <w:noProof/>
            <w:webHidden/>
          </w:rPr>
          <w:instrText xml:space="preserve"> PAGEREF _Toc418510210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508F0891" w14:textId="77777777" w:rsidR="000063B5" w:rsidRDefault="0098398E">
      <w:pPr>
        <w:pStyle w:val="TOC3"/>
        <w:rPr>
          <w:rFonts w:asciiTheme="minorHAnsi" w:eastAsiaTheme="minorEastAsia" w:hAnsiTheme="minorHAnsi" w:cstheme="minorBidi"/>
          <w:noProof/>
          <w:sz w:val="22"/>
          <w:szCs w:val="22"/>
        </w:rPr>
      </w:pPr>
      <w:hyperlink w:anchor="_Toc418510211" w:history="1">
        <w:r w:rsidR="000063B5" w:rsidRPr="002B2A4B">
          <w:rPr>
            <w:rStyle w:val="Hyperlink"/>
            <w:noProof/>
          </w:rPr>
          <w:t>2.16.2</w:t>
        </w:r>
        <w:r w:rsidR="000063B5">
          <w:rPr>
            <w:rFonts w:asciiTheme="minorHAnsi" w:eastAsiaTheme="minorEastAsia" w:hAnsiTheme="minorHAnsi" w:cstheme="minorBidi"/>
            <w:noProof/>
            <w:sz w:val="22"/>
            <w:szCs w:val="22"/>
          </w:rPr>
          <w:tab/>
        </w:r>
        <w:r w:rsidR="000063B5" w:rsidRPr="002B2A4B">
          <w:rPr>
            <w:rStyle w:val="Hyperlink"/>
            <w:noProof/>
          </w:rPr>
          <w:t>Association Identification</w:t>
        </w:r>
        <w:r w:rsidR="000063B5">
          <w:rPr>
            <w:noProof/>
            <w:webHidden/>
          </w:rPr>
          <w:tab/>
        </w:r>
        <w:r w:rsidR="000063B5">
          <w:rPr>
            <w:noProof/>
            <w:webHidden/>
          </w:rPr>
          <w:fldChar w:fldCharType="begin"/>
        </w:r>
        <w:r w:rsidR="000063B5">
          <w:rPr>
            <w:noProof/>
            <w:webHidden/>
          </w:rPr>
          <w:instrText xml:space="preserve"> PAGEREF _Toc418510211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1A489385" w14:textId="77777777" w:rsidR="000063B5" w:rsidRDefault="0098398E">
      <w:pPr>
        <w:pStyle w:val="TOC3"/>
        <w:rPr>
          <w:rFonts w:asciiTheme="minorHAnsi" w:eastAsiaTheme="minorEastAsia" w:hAnsiTheme="minorHAnsi" w:cstheme="minorBidi"/>
          <w:noProof/>
          <w:sz w:val="22"/>
          <w:szCs w:val="22"/>
        </w:rPr>
      </w:pPr>
      <w:hyperlink w:anchor="_Toc418510212" w:history="1">
        <w:r w:rsidR="000063B5" w:rsidRPr="002B2A4B">
          <w:rPr>
            <w:rStyle w:val="Hyperlink"/>
            <w:noProof/>
          </w:rPr>
          <w:t>2.16.3</w:t>
        </w:r>
        <w:r w:rsidR="000063B5">
          <w:rPr>
            <w:rFonts w:asciiTheme="minorHAnsi" w:eastAsiaTheme="minorEastAsia" w:hAnsiTheme="minorHAnsi" w:cstheme="minorBidi"/>
            <w:noProof/>
            <w:sz w:val="22"/>
            <w:szCs w:val="22"/>
          </w:rPr>
          <w:tab/>
        </w:r>
        <w:r w:rsidR="000063B5" w:rsidRPr="002B2A4B">
          <w:rPr>
            <w:rStyle w:val="Hyperlink"/>
            <w:noProof/>
          </w:rPr>
          <w:t>Class Identifier</w:t>
        </w:r>
        <w:r w:rsidR="000063B5">
          <w:rPr>
            <w:noProof/>
            <w:webHidden/>
          </w:rPr>
          <w:tab/>
        </w:r>
        <w:r w:rsidR="000063B5">
          <w:rPr>
            <w:noProof/>
            <w:webHidden/>
          </w:rPr>
          <w:fldChar w:fldCharType="begin"/>
        </w:r>
        <w:r w:rsidR="000063B5">
          <w:rPr>
            <w:noProof/>
            <w:webHidden/>
          </w:rPr>
          <w:instrText xml:space="preserve"> PAGEREF _Toc418510212 \h </w:instrText>
        </w:r>
        <w:r w:rsidR="000063B5">
          <w:rPr>
            <w:noProof/>
            <w:webHidden/>
          </w:rPr>
        </w:r>
        <w:r w:rsidR="000063B5">
          <w:rPr>
            <w:noProof/>
            <w:webHidden/>
          </w:rPr>
          <w:fldChar w:fldCharType="separate"/>
        </w:r>
        <w:r w:rsidR="000063B5">
          <w:rPr>
            <w:noProof/>
            <w:webHidden/>
          </w:rPr>
          <w:t>65</w:t>
        </w:r>
        <w:r w:rsidR="000063B5">
          <w:rPr>
            <w:noProof/>
            <w:webHidden/>
          </w:rPr>
          <w:fldChar w:fldCharType="end"/>
        </w:r>
      </w:hyperlink>
    </w:p>
    <w:p w14:paraId="6D501DEB" w14:textId="77777777" w:rsidR="000063B5" w:rsidRDefault="0098398E">
      <w:pPr>
        <w:pStyle w:val="TOC3"/>
        <w:rPr>
          <w:rFonts w:asciiTheme="minorHAnsi" w:eastAsiaTheme="minorEastAsia" w:hAnsiTheme="minorHAnsi" w:cstheme="minorBidi"/>
          <w:noProof/>
          <w:sz w:val="22"/>
          <w:szCs w:val="22"/>
        </w:rPr>
      </w:pPr>
      <w:hyperlink w:anchor="_Toc418510213" w:history="1">
        <w:r w:rsidR="000063B5" w:rsidRPr="002B2A4B">
          <w:rPr>
            <w:rStyle w:val="Hyperlink"/>
            <w:noProof/>
          </w:rPr>
          <w:t>2.16.4</w:t>
        </w:r>
        <w:r w:rsidR="000063B5">
          <w:rPr>
            <w:rFonts w:asciiTheme="minorHAnsi" w:eastAsiaTheme="minorEastAsia" w:hAnsiTheme="minorHAnsi" w:cstheme="minorBidi"/>
            <w:noProof/>
            <w:sz w:val="22"/>
            <w:szCs w:val="22"/>
          </w:rPr>
          <w:tab/>
        </w:r>
        <w:r w:rsidR="000063B5" w:rsidRPr="002B2A4B">
          <w:rPr>
            <w:rStyle w:val="Hyperlink"/>
            <w:noProof/>
          </w:rPr>
          <w:t>Class Name</w:t>
        </w:r>
        <w:r w:rsidR="000063B5">
          <w:rPr>
            <w:noProof/>
            <w:webHidden/>
          </w:rPr>
          <w:tab/>
        </w:r>
        <w:r w:rsidR="000063B5">
          <w:rPr>
            <w:noProof/>
            <w:webHidden/>
          </w:rPr>
          <w:fldChar w:fldCharType="begin"/>
        </w:r>
        <w:r w:rsidR="000063B5">
          <w:rPr>
            <w:noProof/>
            <w:webHidden/>
          </w:rPr>
          <w:instrText xml:space="preserve"> PAGEREF _Toc418510213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14:paraId="3598C0F3" w14:textId="77777777" w:rsidR="000063B5" w:rsidRDefault="0098398E">
      <w:pPr>
        <w:pStyle w:val="TOC3"/>
        <w:rPr>
          <w:rFonts w:asciiTheme="minorHAnsi" w:eastAsiaTheme="minorEastAsia" w:hAnsiTheme="minorHAnsi" w:cstheme="minorBidi"/>
          <w:noProof/>
          <w:sz w:val="22"/>
          <w:szCs w:val="22"/>
        </w:rPr>
      </w:pPr>
      <w:hyperlink w:anchor="_Toc418510214" w:history="1">
        <w:r w:rsidR="000063B5" w:rsidRPr="002B2A4B">
          <w:rPr>
            <w:rStyle w:val="Hyperlink"/>
            <w:noProof/>
          </w:rPr>
          <w:t>2.16.5</w:t>
        </w:r>
        <w:r w:rsidR="000063B5">
          <w:rPr>
            <w:rFonts w:asciiTheme="minorHAnsi" w:eastAsiaTheme="minorEastAsia" w:hAnsiTheme="minorHAnsi" w:cstheme="minorBidi"/>
            <w:noProof/>
            <w:sz w:val="22"/>
            <w:szCs w:val="22"/>
          </w:rPr>
          <w:tab/>
        </w:r>
        <w:r w:rsidR="000063B5" w:rsidRPr="002B2A4B">
          <w:rPr>
            <w:rStyle w:val="Hyperlink"/>
            <w:noProof/>
          </w:rPr>
          <w:t>Class Name Text</w:t>
        </w:r>
        <w:r w:rsidR="000063B5">
          <w:rPr>
            <w:noProof/>
            <w:webHidden/>
          </w:rPr>
          <w:tab/>
        </w:r>
        <w:r w:rsidR="000063B5">
          <w:rPr>
            <w:noProof/>
            <w:webHidden/>
          </w:rPr>
          <w:fldChar w:fldCharType="begin"/>
        </w:r>
        <w:r w:rsidR="000063B5">
          <w:rPr>
            <w:noProof/>
            <w:webHidden/>
          </w:rPr>
          <w:instrText xml:space="preserve"> PAGEREF _Toc418510214 \h </w:instrText>
        </w:r>
        <w:r w:rsidR="000063B5">
          <w:rPr>
            <w:noProof/>
            <w:webHidden/>
          </w:rPr>
        </w:r>
        <w:r w:rsidR="000063B5">
          <w:rPr>
            <w:noProof/>
            <w:webHidden/>
          </w:rPr>
          <w:fldChar w:fldCharType="separate"/>
        </w:r>
        <w:r w:rsidR="000063B5">
          <w:rPr>
            <w:noProof/>
            <w:webHidden/>
          </w:rPr>
          <w:t>66</w:t>
        </w:r>
        <w:r w:rsidR="000063B5">
          <w:rPr>
            <w:noProof/>
            <w:webHidden/>
          </w:rPr>
          <w:fldChar w:fldCharType="end"/>
        </w:r>
      </w:hyperlink>
    </w:p>
    <w:p w14:paraId="402EF86E" w14:textId="77777777" w:rsidR="000063B5" w:rsidRDefault="0098398E">
      <w:pPr>
        <w:pStyle w:val="TOC3"/>
        <w:rPr>
          <w:rFonts w:asciiTheme="minorHAnsi" w:eastAsiaTheme="minorEastAsia" w:hAnsiTheme="minorHAnsi" w:cstheme="minorBidi"/>
          <w:noProof/>
          <w:sz w:val="22"/>
          <w:szCs w:val="22"/>
        </w:rPr>
      </w:pPr>
      <w:hyperlink w:anchor="_Toc418510215" w:history="1">
        <w:r w:rsidR="000063B5" w:rsidRPr="002B2A4B">
          <w:rPr>
            <w:rStyle w:val="Hyperlink"/>
            <w:noProof/>
          </w:rPr>
          <w:t>2.16.6</w:t>
        </w:r>
        <w:r w:rsidR="000063B5">
          <w:rPr>
            <w:rFonts w:asciiTheme="minorHAnsi" w:eastAsiaTheme="minorEastAsia" w:hAnsiTheme="minorHAnsi" w:cstheme="minorBidi"/>
            <w:noProof/>
            <w:sz w:val="22"/>
            <w:szCs w:val="22"/>
          </w:rPr>
          <w:tab/>
        </w:r>
        <w:r w:rsidR="000063B5" w:rsidRPr="002B2A4B">
          <w:rPr>
            <w:rStyle w:val="Hyperlink"/>
            <w:noProof/>
          </w:rPr>
          <w:t>Class Term</w:t>
        </w:r>
        <w:r w:rsidR="000063B5">
          <w:rPr>
            <w:noProof/>
            <w:webHidden/>
          </w:rPr>
          <w:tab/>
        </w:r>
        <w:r w:rsidR="000063B5">
          <w:rPr>
            <w:noProof/>
            <w:webHidden/>
          </w:rPr>
          <w:fldChar w:fldCharType="begin"/>
        </w:r>
        <w:r w:rsidR="000063B5">
          <w:rPr>
            <w:noProof/>
            <w:webHidden/>
          </w:rPr>
          <w:instrText xml:space="preserve"> PAGEREF _Toc418510215 \h </w:instrText>
        </w:r>
        <w:r w:rsidR="000063B5">
          <w:rPr>
            <w:noProof/>
            <w:webHidden/>
          </w:rPr>
        </w:r>
        <w:r w:rsidR="000063B5">
          <w:rPr>
            <w:noProof/>
            <w:webHidden/>
          </w:rPr>
          <w:fldChar w:fldCharType="separate"/>
        </w:r>
        <w:r w:rsidR="000063B5">
          <w:rPr>
            <w:noProof/>
            <w:webHidden/>
          </w:rPr>
          <w:t>67</w:t>
        </w:r>
        <w:r w:rsidR="000063B5">
          <w:rPr>
            <w:noProof/>
            <w:webHidden/>
          </w:rPr>
          <w:fldChar w:fldCharType="end"/>
        </w:r>
      </w:hyperlink>
    </w:p>
    <w:p w14:paraId="64FD58BE" w14:textId="77777777" w:rsidR="000063B5" w:rsidRDefault="0098398E">
      <w:pPr>
        <w:pStyle w:val="TOC3"/>
        <w:rPr>
          <w:rFonts w:asciiTheme="minorHAnsi" w:eastAsiaTheme="minorEastAsia" w:hAnsiTheme="minorHAnsi" w:cstheme="minorBidi"/>
          <w:noProof/>
          <w:sz w:val="22"/>
          <w:szCs w:val="22"/>
        </w:rPr>
      </w:pPr>
      <w:hyperlink w:anchor="_Toc418510216" w:history="1">
        <w:r w:rsidR="000063B5" w:rsidRPr="002B2A4B">
          <w:rPr>
            <w:rStyle w:val="Hyperlink"/>
            <w:noProof/>
          </w:rPr>
          <w:t>2.16.7</w:t>
        </w:r>
        <w:r w:rsidR="000063B5">
          <w:rPr>
            <w:rFonts w:asciiTheme="minorHAnsi" w:eastAsiaTheme="minorEastAsia" w:hAnsiTheme="minorHAnsi" w:cstheme="minorBidi"/>
            <w:noProof/>
            <w:sz w:val="22"/>
            <w:szCs w:val="22"/>
          </w:rPr>
          <w:tab/>
        </w:r>
        <w:r w:rsidR="000063B5" w:rsidRPr="002B2A4B">
          <w:rPr>
            <w:rStyle w:val="Hyperlink"/>
            <w:noProof/>
          </w:rPr>
          <w:t>Class Term Relation</w:t>
        </w:r>
        <w:r w:rsidR="000063B5">
          <w:rPr>
            <w:noProof/>
            <w:webHidden/>
          </w:rPr>
          <w:tab/>
        </w:r>
        <w:r w:rsidR="000063B5">
          <w:rPr>
            <w:noProof/>
            <w:webHidden/>
          </w:rPr>
          <w:fldChar w:fldCharType="begin"/>
        </w:r>
        <w:r w:rsidR="000063B5">
          <w:rPr>
            <w:noProof/>
            <w:webHidden/>
          </w:rPr>
          <w:instrText xml:space="preserve"> PAGEREF _Toc418510216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14:paraId="6642677C" w14:textId="77777777" w:rsidR="000063B5" w:rsidRDefault="0098398E">
      <w:pPr>
        <w:pStyle w:val="TOC3"/>
        <w:rPr>
          <w:rFonts w:asciiTheme="minorHAnsi" w:eastAsiaTheme="minorEastAsia" w:hAnsiTheme="minorHAnsi" w:cstheme="minorBidi"/>
          <w:noProof/>
          <w:sz w:val="22"/>
          <w:szCs w:val="22"/>
        </w:rPr>
      </w:pPr>
      <w:hyperlink w:anchor="_Toc418510217" w:history="1">
        <w:r w:rsidR="000063B5" w:rsidRPr="002B2A4B">
          <w:rPr>
            <w:rStyle w:val="Hyperlink"/>
            <w:noProof/>
          </w:rPr>
          <w:t>2.16.8</w:t>
        </w:r>
        <w:r w:rsidR="000063B5">
          <w:rPr>
            <w:rFonts w:asciiTheme="minorHAnsi" w:eastAsiaTheme="minorEastAsia" w:hAnsiTheme="minorHAnsi" w:cstheme="minorBidi"/>
            <w:noProof/>
            <w:sz w:val="22"/>
            <w:szCs w:val="22"/>
          </w:rPr>
          <w:tab/>
        </w:r>
        <w:r w:rsidR="000063B5" w:rsidRPr="002B2A4B">
          <w:rPr>
            <w:rStyle w:val="Hyperlink"/>
            <w:noProof/>
          </w:rPr>
          <w:t>Class URIIdentifier</w:t>
        </w:r>
        <w:r w:rsidR="000063B5">
          <w:rPr>
            <w:noProof/>
            <w:webHidden/>
          </w:rPr>
          <w:tab/>
        </w:r>
        <w:r w:rsidR="000063B5">
          <w:rPr>
            <w:noProof/>
            <w:webHidden/>
          </w:rPr>
          <w:fldChar w:fldCharType="begin"/>
        </w:r>
        <w:r w:rsidR="000063B5">
          <w:rPr>
            <w:noProof/>
            <w:webHidden/>
          </w:rPr>
          <w:instrText xml:space="preserve"> PAGEREF _Toc418510217 \h </w:instrText>
        </w:r>
        <w:r w:rsidR="000063B5">
          <w:rPr>
            <w:noProof/>
            <w:webHidden/>
          </w:rPr>
        </w:r>
        <w:r w:rsidR="000063B5">
          <w:rPr>
            <w:noProof/>
            <w:webHidden/>
          </w:rPr>
          <w:fldChar w:fldCharType="separate"/>
        </w:r>
        <w:r w:rsidR="000063B5">
          <w:rPr>
            <w:noProof/>
            <w:webHidden/>
          </w:rPr>
          <w:t>68</w:t>
        </w:r>
        <w:r w:rsidR="000063B5">
          <w:rPr>
            <w:noProof/>
            <w:webHidden/>
          </w:rPr>
          <w:fldChar w:fldCharType="end"/>
        </w:r>
      </w:hyperlink>
    </w:p>
    <w:p w14:paraId="1C88E08F" w14:textId="77777777" w:rsidR="000063B5" w:rsidRDefault="0098398E">
      <w:pPr>
        <w:pStyle w:val="TOC2"/>
        <w:rPr>
          <w:rFonts w:asciiTheme="minorHAnsi" w:eastAsiaTheme="minorEastAsia" w:hAnsiTheme="minorHAnsi" w:cstheme="minorBidi"/>
          <w:noProof/>
          <w:sz w:val="22"/>
          <w:szCs w:val="22"/>
        </w:rPr>
      </w:pPr>
      <w:hyperlink w:anchor="_Toc418510218" w:history="1">
        <w:r w:rsidR="000063B5" w:rsidRPr="002B2A4B">
          <w:rPr>
            <w:rStyle w:val="Hyperlink"/>
            <w:noProof/>
          </w:rPr>
          <w:t>2.17</w:t>
        </w:r>
        <w:r w:rsidR="000063B5">
          <w:rPr>
            <w:rFonts w:asciiTheme="minorHAnsi" w:eastAsiaTheme="minorEastAsia" w:hAnsiTheme="minorHAnsi" w:cstheme="minorBidi"/>
            <w:noProof/>
            <w:sz w:val="22"/>
            <w:szCs w:val="22"/>
          </w:rPr>
          <w:tab/>
        </w:r>
        <w:r w:rsidR="000063B5" w:rsidRPr="002B2A4B">
          <w:rPr>
            <w:rStyle w:val="Hyperlink"/>
            <w:noProof/>
          </w:rPr>
          <w:t>SIMF Meta Model::Top level</w:t>
        </w:r>
        <w:r w:rsidR="000063B5">
          <w:rPr>
            <w:noProof/>
            <w:webHidden/>
          </w:rPr>
          <w:tab/>
        </w:r>
        <w:r w:rsidR="000063B5">
          <w:rPr>
            <w:noProof/>
            <w:webHidden/>
          </w:rPr>
          <w:fldChar w:fldCharType="begin"/>
        </w:r>
        <w:r w:rsidR="000063B5">
          <w:rPr>
            <w:noProof/>
            <w:webHidden/>
          </w:rPr>
          <w:instrText xml:space="preserve"> PAGEREF _Toc418510218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4A1B7FA0" w14:textId="77777777" w:rsidR="000063B5" w:rsidRDefault="0098398E">
      <w:pPr>
        <w:pStyle w:val="TOC3"/>
        <w:rPr>
          <w:rFonts w:asciiTheme="minorHAnsi" w:eastAsiaTheme="minorEastAsia" w:hAnsiTheme="minorHAnsi" w:cstheme="minorBidi"/>
          <w:noProof/>
          <w:sz w:val="22"/>
          <w:szCs w:val="22"/>
        </w:rPr>
      </w:pPr>
      <w:hyperlink w:anchor="_Toc418510219" w:history="1">
        <w:r w:rsidR="000063B5" w:rsidRPr="002B2A4B">
          <w:rPr>
            <w:rStyle w:val="Hyperlink"/>
            <w:noProof/>
          </w:rPr>
          <w:t>2.17.1</w:t>
        </w:r>
        <w:r w:rsidR="000063B5">
          <w:rPr>
            <w:rFonts w:asciiTheme="minorHAnsi" w:eastAsiaTheme="minorEastAsia" w:hAnsiTheme="minorHAnsi" w:cstheme="minorBidi"/>
            <w:noProof/>
            <w:sz w:val="22"/>
            <w:szCs w:val="22"/>
          </w:rPr>
          <w:tab/>
        </w:r>
        <w:r w:rsidR="000063B5" w:rsidRPr="002B2A4B">
          <w:rPr>
            <w:rStyle w:val="Hyperlink"/>
            <w:noProof/>
          </w:rPr>
          <w:t>Diagram: Concept</w:t>
        </w:r>
        <w:r w:rsidR="000063B5">
          <w:rPr>
            <w:noProof/>
            <w:webHidden/>
          </w:rPr>
          <w:tab/>
        </w:r>
        <w:r w:rsidR="000063B5">
          <w:rPr>
            <w:noProof/>
            <w:webHidden/>
          </w:rPr>
          <w:fldChar w:fldCharType="begin"/>
        </w:r>
        <w:r w:rsidR="000063B5">
          <w:rPr>
            <w:noProof/>
            <w:webHidden/>
          </w:rPr>
          <w:instrText xml:space="preserve"> PAGEREF _Toc418510219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1BFC0760" w14:textId="77777777" w:rsidR="000063B5" w:rsidRDefault="0098398E">
      <w:pPr>
        <w:pStyle w:val="TOC3"/>
        <w:rPr>
          <w:rFonts w:asciiTheme="minorHAnsi" w:eastAsiaTheme="minorEastAsia" w:hAnsiTheme="minorHAnsi" w:cstheme="minorBidi"/>
          <w:noProof/>
          <w:sz w:val="22"/>
          <w:szCs w:val="22"/>
        </w:rPr>
      </w:pPr>
      <w:hyperlink w:anchor="_Toc418510220" w:history="1">
        <w:r w:rsidR="000063B5" w:rsidRPr="002B2A4B">
          <w:rPr>
            <w:rStyle w:val="Hyperlink"/>
            <w:noProof/>
          </w:rPr>
          <w:t>2.17.2</w:t>
        </w:r>
        <w:r w:rsidR="000063B5">
          <w:rPr>
            <w:rFonts w:asciiTheme="minorHAnsi" w:eastAsiaTheme="minorEastAsia" w:hAnsiTheme="minorHAnsi" w:cstheme="minorBidi"/>
            <w:noProof/>
            <w:sz w:val="22"/>
            <w:szCs w:val="22"/>
          </w:rPr>
          <w:tab/>
        </w:r>
        <w:r w:rsidR="000063B5" w:rsidRPr="002B2A4B">
          <w:rPr>
            <w:rStyle w:val="Hyperlink"/>
            <w:noProof/>
          </w:rPr>
          <w:t>Class Anything</w:t>
        </w:r>
        <w:r w:rsidR="000063B5">
          <w:rPr>
            <w:noProof/>
            <w:webHidden/>
          </w:rPr>
          <w:tab/>
        </w:r>
        <w:r w:rsidR="000063B5">
          <w:rPr>
            <w:noProof/>
            <w:webHidden/>
          </w:rPr>
          <w:fldChar w:fldCharType="begin"/>
        </w:r>
        <w:r w:rsidR="000063B5">
          <w:rPr>
            <w:noProof/>
            <w:webHidden/>
          </w:rPr>
          <w:instrText xml:space="preserve"> PAGEREF _Toc418510220 \h </w:instrText>
        </w:r>
        <w:r w:rsidR="000063B5">
          <w:rPr>
            <w:noProof/>
            <w:webHidden/>
          </w:rPr>
        </w:r>
        <w:r w:rsidR="000063B5">
          <w:rPr>
            <w:noProof/>
            <w:webHidden/>
          </w:rPr>
          <w:fldChar w:fldCharType="separate"/>
        </w:r>
        <w:r w:rsidR="000063B5">
          <w:rPr>
            <w:noProof/>
            <w:webHidden/>
          </w:rPr>
          <w:t>70</w:t>
        </w:r>
        <w:r w:rsidR="000063B5">
          <w:rPr>
            <w:noProof/>
            <w:webHidden/>
          </w:rPr>
          <w:fldChar w:fldCharType="end"/>
        </w:r>
      </w:hyperlink>
    </w:p>
    <w:p w14:paraId="2EB3B715" w14:textId="77777777" w:rsidR="000063B5" w:rsidRDefault="0098398E">
      <w:pPr>
        <w:pStyle w:val="TOC3"/>
        <w:rPr>
          <w:rFonts w:asciiTheme="minorHAnsi" w:eastAsiaTheme="minorEastAsia" w:hAnsiTheme="minorHAnsi" w:cstheme="minorBidi"/>
          <w:noProof/>
          <w:sz w:val="22"/>
          <w:szCs w:val="22"/>
        </w:rPr>
      </w:pPr>
      <w:hyperlink w:anchor="_Toc418510221" w:history="1">
        <w:r w:rsidR="000063B5" w:rsidRPr="002B2A4B">
          <w:rPr>
            <w:rStyle w:val="Hyperlink"/>
            <w:noProof/>
          </w:rPr>
          <w:t>2.17.3</w:t>
        </w:r>
        <w:r w:rsidR="000063B5">
          <w:rPr>
            <w:rFonts w:asciiTheme="minorHAnsi" w:eastAsiaTheme="minorEastAsia" w:hAnsiTheme="minorHAnsi" w:cstheme="minorBidi"/>
            <w:noProof/>
            <w:sz w:val="22"/>
            <w:szCs w:val="22"/>
          </w:rPr>
          <w:tab/>
        </w:r>
        <w:r w:rsidR="000063B5" w:rsidRPr="002B2A4B">
          <w:rPr>
            <w:rStyle w:val="Hyperlink"/>
            <w:noProof/>
          </w:rPr>
          <w:t>Class Concept</w:t>
        </w:r>
        <w:r w:rsidR="000063B5">
          <w:rPr>
            <w:noProof/>
            <w:webHidden/>
          </w:rPr>
          <w:tab/>
        </w:r>
        <w:r w:rsidR="000063B5">
          <w:rPr>
            <w:noProof/>
            <w:webHidden/>
          </w:rPr>
          <w:fldChar w:fldCharType="begin"/>
        </w:r>
        <w:r w:rsidR="000063B5">
          <w:rPr>
            <w:noProof/>
            <w:webHidden/>
          </w:rPr>
          <w:instrText xml:space="preserve"> PAGEREF _Toc418510221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14:paraId="3F8365DD" w14:textId="77777777" w:rsidR="000063B5" w:rsidRDefault="0098398E">
      <w:pPr>
        <w:pStyle w:val="TOC3"/>
        <w:rPr>
          <w:rFonts w:asciiTheme="minorHAnsi" w:eastAsiaTheme="minorEastAsia" w:hAnsiTheme="minorHAnsi" w:cstheme="minorBidi"/>
          <w:noProof/>
          <w:sz w:val="22"/>
          <w:szCs w:val="22"/>
        </w:rPr>
      </w:pPr>
      <w:hyperlink w:anchor="_Toc418510222" w:history="1">
        <w:r w:rsidR="000063B5" w:rsidRPr="002B2A4B">
          <w:rPr>
            <w:rStyle w:val="Hyperlink"/>
            <w:noProof/>
          </w:rPr>
          <w:t>2.17.4</w:t>
        </w:r>
        <w:r w:rsidR="000063B5">
          <w:rPr>
            <w:rFonts w:asciiTheme="minorHAnsi" w:eastAsiaTheme="minorEastAsia" w:hAnsiTheme="minorHAnsi" w:cstheme="minorBidi"/>
            <w:noProof/>
            <w:sz w:val="22"/>
            <w:szCs w:val="22"/>
          </w:rPr>
          <w:tab/>
        </w:r>
        <w:r w:rsidR="000063B5" w:rsidRPr="002B2A4B">
          <w:rPr>
            <w:rStyle w:val="Hyperlink"/>
            <w:noProof/>
          </w:rPr>
          <w:t>Class Context</w:t>
        </w:r>
        <w:r w:rsidR="000063B5">
          <w:rPr>
            <w:noProof/>
            <w:webHidden/>
          </w:rPr>
          <w:tab/>
        </w:r>
        <w:r w:rsidR="000063B5">
          <w:rPr>
            <w:noProof/>
            <w:webHidden/>
          </w:rPr>
          <w:fldChar w:fldCharType="begin"/>
        </w:r>
        <w:r w:rsidR="000063B5">
          <w:rPr>
            <w:noProof/>
            <w:webHidden/>
          </w:rPr>
          <w:instrText xml:space="preserve"> PAGEREF _Toc418510222 \h </w:instrText>
        </w:r>
        <w:r w:rsidR="000063B5">
          <w:rPr>
            <w:noProof/>
            <w:webHidden/>
          </w:rPr>
        </w:r>
        <w:r w:rsidR="000063B5">
          <w:rPr>
            <w:noProof/>
            <w:webHidden/>
          </w:rPr>
          <w:fldChar w:fldCharType="separate"/>
        </w:r>
        <w:r w:rsidR="000063B5">
          <w:rPr>
            <w:noProof/>
            <w:webHidden/>
          </w:rPr>
          <w:t>71</w:t>
        </w:r>
        <w:r w:rsidR="000063B5">
          <w:rPr>
            <w:noProof/>
            <w:webHidden/>
          </w:rPr>
          <w:fldChar w:fldCharType="end"/>
        </w:r>
      </w:hyperlink>
    </w:p>
    <w:p w14:paraId="2EE7A2D5" w14:textId="77777777" w:rsidR="000063B5" w:rsidRDefault="0098398E">
      <w:pPr>
        <w:pStyle w:val="TOC3"/>
        <w:rPr>
          <w:rFonts w:asciiTheme="minorHAnsi" w:eastAsiaTheme="minorEastAsia" w:hAnsiTheme="minorHAnsi" w:cstheme="minorBidi"/>
          <w:noProof/>
          <w:sz w:val="22"/>
          <w:szCs w:val="22"/>
        </w:rPr>
      </w:pPr>
      <w:hyperlink w:anchor="_Toc418510223" w:history="1">
        <w:r w:rsidR="000063B5" w:rsidRPr="002B2A4B">
          <w:rPr>
            <w:rStyle w:val="Hyperlink"/>
            <w:noProof/>
          </w:rPr>
          <w:t>2.17.5</w:t>
        </w:r>
        <w:r w:rsidR="000063B5">
          <w:rPr>
            <w:rFonts w:asciiTheme="minorHAnsi" w:eastAsiaTheme="minorEastAsia" w:hAnsiTheme="minorHAnsi" w:cstheme="minorBidi"/>
            <w:noProof/>
            <w:sz w:val="22"/>
            <w:szCs w:val="22"/>
          </w:rPr>
          <w:tab/>
        </w:r>
        <w:r w:rsidR="000063B5" w:rsidRPr="002B2A4B">
          <w:rPr>
            <w:rStyle w:val="Hyperlink"/>
            <w:noProof/>
          </w:rPr>
          <w:t>Class Definition</w:t>
        </w:r>
        <w:r w:rsidR="000063B5">
          <w:rPr>
            <w:noProof/>
            <w:webHidden/>
          </w:rPr>
          <w:tab/>
        </w:r>
        <w:r w:rsidR="000063B5">
          <w:rPr>
            <w:noProof/>
            <w:webHidden/>
          </w:rPr>
          <w:fldChar w:fldCharType="begin"/>
        </w:r>
        <w:r w:rsidR="000063B5">
          <w:rPr>
            <w:noProof/>
            <w:webHidden/>
          </w:rPr>
          <w:instrText xml:space="preserve"> PAGEREF _Toc418510223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14:paraId="075E8D2A" w14:textId="77777777" w:rsidR="000063B5" w:rsidRDefault="0098398E">
      <w:pPr>
        <w:pStyle w:val="TOC3"/>
        <w:rPr>
          <w:rFonts w:asciiTheme="minorHAnsi" w:eastAsiaTheme="minorEastAsia" w:hAnsiTheme="minorHAnsi" w:cstheme="minorBidi"/>
          <w:noProof/>
          <w:sz w:val="22"/>
          <w:szCs w:val="22"/>
        </w:rPr>
      </w:pPr>
      <w:hyperlink w:anchor="_Toc418510224" w:history="1">
        <w:r w:rsidR="000063B5" w:rsidRPr="002B2A4B">
          <w:rPr>
            <w:rStyle w:val="Hyperlink"/>
            <w:noProof/>
          </w:rPr>
          <w:t>2.17.6</w:t>
        </w:r>
        <w:r w:rsidR="000063B5">
          <w:rPr>
            <w:rFonts w:asciiTheme="minorHAnsi" w:eastAsiaTheme="minorEastAsia" w:hAnsiTheme="minorHAnsi" w:cstheme="minorBidi"/>
            <w:noProof/>
            <w:sz w:val="22"/>
            <w:szCs w:val="22"/>
          </w:rPr>
          <w:tab/>
        </w:r>
        <w:r w:rsidR="000063B5" w:rsidRPr="002B2A4B">
          <w:rPr>
            <w:rStyle w:val="Hyperlink"/>
            <w:noProof/>
          </w:rPr>
          <w:t>Association Documentation</w:t>
        </w:r>
        <w:r w:rsidR="000063B5">
          <w:rPr>
            <w:noProof/>
            <w:webHidden/>
          </w:rPr>
          <w:tab/>
        </w:r>
        <w:r w:rsidR="000063B5">
          <w:rPr>
            <w:noProof/>
            <w:webHidden/>
          </w:rPr>
          <w:fldChar w:fldCharType="begin"/>
        </w:r>
        <w:r w:rsidR="000063B5">
          <w:rPr>
            <w:noProof/>
            <w:webHidden/>
          </w:rPr>
          <w:instrText xml:space="preserve"> PAGEREF _Toc418510224 \h </w:instrText>
        </w:r>
        <w:r w:rsidR="000063B5">
          <w:rPr>
            <w:noProof/>
            <w:webHidden/>
          </w:rPr>
        </w:r>
        <w:r w:rsidR="000063B5">
          <w:rPr>
            <w:noProof/>
            <w:webHidden/>
          </w:rPr>
          <w:fldChar w:fldCharType="separate"/>
        </w:r>
        <w:r w:rsidR="000063B5">
          <w:rPr>
            <w:noProof/>
            <w:webHidden/>
          </w:rPr>
          <w:t>72</w:t>
        </w:r>
        <w:r w:rsidR="000063B5">
          <w:rPr>
            <w:noProof/>
            <w:webHidden/>
          </w:rPr>
          <w:fldChar w:fldCharType="end"/>
        </w:r>
      </w:hyperlink>
    </w:p>
    <w:p w14:paraId="515A382F" w14:textId="77777777" w:rsidR="000063B5" w:rsidRDefault="0098398E">
      <w:pPr>
        <w:pStyle w:val="TOC3"/>
        <w:rPr>
          <w:rFonts w:asciiTheme="minorHAnsi" w:eastAsiaTheme="minorEastAsia" w:hAnsiTheme="minorHAnsi" w:cstheme="minorBidi"/>
          <w:noProof/>
          <w:sz w:val="22"/>
          <w:szCs w:val="22"/>
        </w:rPr>
      </w:pPr>
      <w:hyperlink w:anchor="_Toc418510225" w:history="1">
        <w:r w:rsidR="000063B5" w:rsidRPr="002B2A4B">
          <w:rPr>
            <w:rStyle w:val="Hyperlink"/>
            <w:noProof/>
          </w:rPr>
          <w:t>2.17.7</w:t>
        </w:r>
        <w:r w:rsidR="000063B5">
          <w:rPr>
            <w:rFonts w:asciiTheme="minorHAnsi" w:eastAsiaTheme="minorEastAsia" w:hAnsiTheme="minorHAnsi" w:cstheme="minorBidi"/>
            <w:noProof/>
            <w:sz w:val="22"/>
            <w:szCs w:val="22"/>
          </w:rPr>
          <w:tab/>
        </w:r>
        <w:r w:rsidR="000063B5" w:rsidRPr="002B2A4B">
          <w:rPr>
            <w:rStyle w:val="Hyperlink"/>
            <w:noProof/>
          </w:rPr>
          <w:t>Association Extent</w:t>
        </w:r>
        <w:r w:rsidR="000063B5">
          <w:rPr>
            <w:noProof/>
            <w:webHidden/>
          </w:rPr>
          <w:tab/>
        </w:r>
        <w:r w:rsidR="000063B5">
          <w:rPr>
            <w:noProof/>
            <w:webHidden/>
          </w:rPr>
          <w:fldChar w:fldCharType="begin"/>
        </w:r>
        <w:r w:rsidR="000063B5">
          <w:rPr>
            <w:noProof/>
            <w:webHidden/>
          </w:rPr>
          <w:instrText xml:space="preserve"> PAGEREF _Toc418510225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0D2A3832" w14:textId="77777777" w:rsidR="000063B5" w:rsidRDefault="0098398E">
      <w:pPr>
        <w:pStyle w:val="TOC3"/>
        <w:rPr>
          <w:rFonts w:asciiTheme="minorHAnsi" w:eastAsiaTheme="minorEastAsia" w:hAnsiTheme="minorHAnsi" w:cstheme="minorBidi"/>
          <w:noProof/>
          <w:sz w:val="22"/>
          <w:szCs w:val="22"/>
        </w:rPr>
      </w:pPr>
      <w:hyperlink w:anchor="_Toc418510226" w:history="1">
        <w:r w:rsidR="000063B5" w:rsidRPr="002B2A4B">
          <w:rPr>
            <w:rStyle w:val="Hyperlink"/>
            <w:noProof/>
          </w:rPr>
          <w:t>2.17.8</w:t>
        </w:r>
        <w:r w:rsidR="000063B5">
          <w:rPr>
            <w:rFonts w:asciiTheme="minorHAnsi" w:eastAsiaTheme="minorEastAsia" w:hAnsiTheme="minorHAnsi" w:cstheme="minorBidi"/>
            <w:noProof/>
            <w:sz w:val="22"/>
            <w:szCs w:val="22"/>
          </w:rPr>
          <w:tab/>
        </w:r>
        <w:r w:rsidR="000063B5" w:rsidRPr="002B2A4B">
          <w:rPr>
            <w:rStyle w:val="Hyperlink"/>
            <w:noProof/>
          </w:rPr>
          <w:t>Association Generalization</w:t>
        </w:r>
        <w:r w:rsidR="000063B5">
          <w:rPr>
            <w:noProof/>
            <w:webHidden/>
          </w:rPr>
          <w:tab/>
        </w:r>
        <w:r w:rsidR="000063B5">
          <w:rPr>
            <w:noProof/>
            <w:webHidden/>
          </w:rPr>
          <w:fldChar w:fldCharType="begin"/>
        </w:r>
        <w:r w:rsidR="000063B5">
          <w:rPr>
            <w:noProof/>
            <w:webHidden/>
          </w:rPr>
          <w:instrText xml:space="preserve"> PAGEREF _Toc418510226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27BA96D4" w14:textId="77777777" w:rsidR="000063B5" w:rsidRDefault="0098398E">
      <w:pPr>
        <w:pStyle w:val="TOC3"/>
        <w:rPr>
          <w:rFonts w:asciiTheme="minorHAnsi" w:eastAsiaTheme="minorEastAsia" w:hAnsiTheme="minorHAnsi" w:cstheme="minorBidi"/>
          <w:noProof/>
          <w:sz w:val="22"/>
          <w:szCs w:val="22"/>
        </w:rPr>
      </w:pPr>
      <w:hyperlink w:anchor="_Toc418510227" w:history="1">
        <w:r w:rsidR="000063B5" w:rsidRPr="002B2A4B">
          <w:rPr>
            <w:rStyle w:val="Hyperlink"/>
            <w:noProof/>
          </w:rPr>
          <w:t>2.17.9</w:t>
        </w:r>
        <w:r w:rsidR="000063B5">
          <w:rPr>
            <w:rFonts w:asciiTheme="minorHAnsi" w:eastAsiaTheme="minorEastAsia" w:hAnsiTheme="minorHAnsi" w:cstheme="minorBidi"/>
            <w:noProof/>
            <w:sz w:val="22"/>
            <w:szCs w:val="22"/>
          </w:rPr>
          <w:tab/>
        </w:r>
        <w:r w:rsidR="000063B5" w:rsidRPr="002B2A4B">
          <w:rPr>
            <w:rStyle w:val="Hyperlink"/>
            <w:noProof/>
          </w:rPr>
          <w:t>Class Individual</w:t>
        </w:r>
        <w:r w:rsidR="000063B5">
          <w:rPr>
            <w:noProof/>
            <w:webHidden/>
          </w:rPr>
          <w:tab/>
        </w:r>
        <w:r w:rsidR="000063B5">
          <w:rPr>
            <w:noProof/>
            <w:webHidden/>
          </w:rPr>
          <w:fldChar w:fldCharType="begin"/>
        </w:r>
        <w:r w:rsidR="000063B5">
          <w:rPr>
            <w:noProof/>
            <w:webHidden/>
          </w:rPr>
          <w:instrText xml:space="preserve"> PAGEREF _Toc418510227 \h </w:instrText>
        </w:r>
        <w:r w:rsidR="000063B5">
          <w:rPr>
            <w:noProof/>
            <w:webHidden/>
          </w:rPr>
        </w:r>
        <w:r w:rsidR="000063B5">
          <w:rPr>
            <w:noProof/>
            <w:webHidden/>
          </w:rPr>
          <w:fldChar w:fldCharType="separate"/>
        </w:r>
        <w:r w:rsidR="000063B5">
          <w:rPr>
            <w:noProof/>
            <w:webHidden/>
          </w:rPr>
          <w:t>73</w:t>
        </w:r>
        <w:r w:rsidR="000063B5">
          <w:rPr>
            <w:noProof/>
            <w:webHidden/>
          </w:rPr>
          <w:fldChar w:fldCharType="end"/>
        </w:r>
      </w:hyperlink>
    </w:p>
    <w:p w14:paraId="3C39137D" w14:textId="77777777" w:rsidR="000063B5" w:rsidRDefault="0098398E">
      <w:pPr>
        <w:pStyle w:val="TOC3"/>
        <w:rPr>
          <w:rFonts w:asciiTheme="minorHAnsi" w:eastAsiaTheme="minorEastAsia" w:hAnsiTheme="minorHAnsi" w:cstheme="minorBidi"/>
          <w:noProof/>
          <w:sz w:val="22"/>
          <w:szCs w:val="22"/>
        </w:rPr>
      </w:pPr>
      <w:hyperlink w:anchor="_Toc418510228" w:history="1">
        <w:r w:rsidR="000063B5" w:rsidRPr="002B2A4B">
          <w:rPr>
            <w:rStyle w:val="Hyperlink"/>
            <w:noProof/>
          </w:rPr>
          <w:t>2.17.10</w:t>
        </w:r>
        <w:r w:rsidR="000063B5">
          <w:rPr>
            <w:rFonts w:asciiTheme="minorHAnsi" w:eastAsiaTheme="minorEastAsia" w:hAnsiTheme="minorHAnsi" w:cstheme="minorBidi"/>
            <w:noProof/>
            <w:sz w:val="22"/>
            <w:szCs w:val="22"/>
          </w:rPr>
          <w:tab/>
        </w:r>
        <w:r w:rsidR="000063B5" w:rsidRPr="002B2A4B">
          <w:rPr>
            <w:rStyle w:val="Hyperlink"/>
            <w:noProof/>
          </w:rPr>
          <w:t>Diagram: Context</w:t>
        </w:r>
        <w:r w:rsidR="000063B5">
          <w:rPr>
            <w:noProof/>
            <w:webHidden/>
          </w:rPr>
          <w:tab/>
        </w:r>
        <w:r w:rsidR="000063B5">
          <w:rPr>
            <w:noProof/>
            <w:webHidden/>
          </w:rPr>
          <w:fldChar w:fldCharType="begin"/>
        </w:r>
        <w:r w:rsidR="000063B5">
          <w:rPr>
            <w:noProof/>
            <w:webHidden/>
          </w:rPr>
          <w:instrText xml:space="preserve"> PAGEREF _Toc418510228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14:paraId="74AD7F65" w14:textId="77777777" w:rsidR="000063B5" w:rsidRDefault="0098398E">
      <w:pPr>
        <w:pStyle w:val="TOC3"/>
        <w:rPr>
          <w:rFonts w:asciiTheme="minorHAnsi" w:eastAsiaTheme="minorEastAsia" w:hAnsiTheme="minorHAnsi" w:cstheme="minorBidi"/>
          <w:noProof/>
          <w:sz w:val="22"/>
          <w:szCs w:val="22"/>
        </w:rPr>
      </w:pPr>
      <w:hyperlink w:anchor="_Toc418510229" w:history="1">
        <w:r w:rsidR="000063B5" w:rsidRPr="002B2A4B">
          <w:rPr>
            <w:rStyle w:val="Hyperlink"/>
            <w:noProof/>
          </w:rPr>
          <w:t>2.17.11</w:t>
        </w:r>
        <w:r w:rsidR="000063B5">
          <w:rPr>
            <w:rFonts w:asciiTheme="minorHAnsi" w:eastAsiaTheme="minorEastAsia" w:hAnsiTheme="minorHAnsi" w:cstheme="minorBidi"/>
            <w:noProof/>
            <w:sz w:val="22"/>
            <w:szCs w:val="22"/>
          </w:rPr>
          <w:tab/>
        </w:r>
        <w:r w:rsidR="000063B5" w:rsidRPr="002B2A4B">
          <w:rPr>
            <w:rStyle w:val="Hyperlink"/>
            <w:noProof/>
          </w:rPr>
          <w:t>Diagram: TopLevel</w:t>
        </w:r>
        <w:r w:rsidR="000063B5">
          <w:rPr>
            <w:noProof/>
            <w:webHidden/>
          </w:rPr>
          <w:tab/>
        </w:r>
        <w:r w:rsidR="000063B5">
          <w:rPr>
            <w:noProof/>
            <w:webHidden/>
          </w:rPr>
          <w:fldChar w:fldCharType="begin"/>
        </w:r>
        <w:r w:rsidR="000063B5">
          <w:rPr>
            <w:noProof/>
            <w:webHidden/>
          </w:rPr>
          <w:instrText xml:space="preserve"> PAGEREF _Toc418510229 \h </w:instrText>
        </w:r>
        <w:r w:rsidR="000063B5">
          <w:rPr>
            <w:noProof/>
            <w:webHidden/>
          </w:rPr>
        </w:r>
        <w:r w:rsidR="000063B5">
          <w:rPr>
            <w:noProof/>
            <w:webHidden/>
          </w:rPr>
          <w:fldChar w:fldCharType="separate"/>
        </w:r>
        <w:r w:rsidR="000063B5">
          <w:rPr>
            <w:noProof/>
            <w:webHidden/>
          </w:rPr>
          <w:t>74</w:t>
        </w:r>
        <w:r w:rsidR="000063B5">
          <w:rPr>
            <w:noProof/>
            <w:webHidden/>
          </w:rPr>
          <w:fldChar w:fldCharType="end"/>
        </w:r>
      </w:hyperlink>
    </w:p>
    <w:p w14:paraId="3EFD2F7E" w14:textId="77777777" w:rsidR="000063B5" w:rsidRDefault="0098398E">
      <w:pPr>
        <w:pStyle w:val="TOC2"/>
        <w:rPr>
          <w:rFonts w:asciiTheme="minorHAnsi" w:eastAsiaTheme="minorEastAsia" w:hAnsiTheme="minorHAnsi" w:cstheme="minorBidi"/>
          <w:noProof/>
          <w:sz w:val="22"/>
          <w:szCs w:val="22"/>
        </w:rPr>
      </w:pPr>
      <w:hyperlink w:anchor="_Toc418510230" w:history="1">
        <w:r w:rsidR="000063B5" w:rsidRPr="002B2A4B">
          <w:rPr>
            <w:rStyle w:val="Hyperlink"/>
            <w:noProof/>
          </w:rPr>
          <w:t>2.18</w:t>
        </w:r>
        <w:r w:rsidR="000063B5">
          <w:rPr>
            <w:rFonts w:asciiTheme="minorHAnsi" w:eastAsiaTheme="minorEastAsia" w:hAnsiTheme="minorHAnsi" w:cstheme="minorBidi"/>
            <w:noProof/>
            <w:sz w:val="22"/>
            <w:szCs w:val="22"/>
          </w:rPr>
          <w:tab/>
        </w:r>
        <w:r w:rsidR="000063B5" w:rsidRPr="002B2A4B">
          <w:rPr>
            <w:rStyle w:val="Hyperlink"/>
            <w:noProof/>
          </w:rPr>
          <w:t>SIMF Meta Model::Transactions</w:t>
        </w:r>
        <w:r w:rsidR="000063B5">
          <w:rPr>
            <w:noProof/>
            <w:webHidden/>
          </w:rPr>
          <w:tab/>
        </w:r>
        <w:r w:rsidR="000063B5">
          <w:rPr>
            <w:noProof/>
            <w:webHidden/>
          </w:rPr>
          <w:fldChar w:fldCharType="begin"/>
        </w:r>
        <w:r w:rsidR="000063B5">
          <w:rPr>
            <w:noProof/>
            <w:webHidden/>
          </w:rPr>
          <w:instrText xml:space="preserve"> PAGEREF _Toc418510230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1213BA89" w14:textId="77777777" w:rsidR="000063B5" w:rsidRDefault="0098398E">
      <w:pPr>
        <w:pStyle w:val="TOC3"/>
        <w:rPr>
          <w:rFonts w:asciiTheme="minorHAnsi" w:eastAsiaTheme="minorEastAsia" w:hAnsiTheme="minorHAnsi" w:cstheme="minorBidi"/>
          <w:noProof/>
          <w:sz w:val="22"/>
          <w:szCs w:val="22"/>
        </w:rPr>
      </w:pPr>
      <w:hyperlink w:anchor="_Toc418510231" w:history="1">
        <w:r w:rsidR="000063B5" w:rsidRPr="002B2A4B">
          <w:rPr>
            <w:rStyle w:val="Hyperlink"/>
            <w:noProof/>
          </w:rPr>
          <w:t>2.18.1</w:t>
        </w:r>
        <w:r w:rsidR="000063B5">
          <w:rPr>
            <w:rFonts w:asciiTheme="minorHAnsi" w:eastAsiaTheme="minorEastAsia" w:hAnsiTheme="minorHAnsi" w:cstheme="minorBidi"/>
            <w:noProof/>
            <w:sz w:val="22"/>
            <w:szCs w:val="22"/>
          </w:rPr>
          <w:tab/>
        </w:r>
        <w:r w:rsidR="000063B5" w:rsidRPr="002B2A4B">
          <w:rPr>
            <w:rStyle w:val="Hyperlink"/>
            <w:noProof/>
          </w:rPr>
          <w:t>Diagram: Transactions</w:t>
        </w:r>
        <w:r w:rsidR="000063B5">
          <w:rPr>
            <w:noProof/>
            <w:webHidden/>
          </w:rPr>
          <w:tab/>
        </w:r>
        <w:r w:rsidR="000063B5">
          <w:rPr>
            <w:noProof/>
            <w:webHidden/>
          </w:rPr>
          <w:fldChar w:fldCharType="begin"/>
        </w:r>
        <w:r w:rsidR="000063B5">
          <w:rPr>
            <w:noProof/>
            <w:webHidden/>
          </w:rPr>
          <w:instrText xml:space="preserve"> PAGEREF _Toc418510231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19E7D15E" w14:textId="77777777" w:rsidR="000063B5" w:rsidRDefault="0098398E">
      <w:pPr>
        <w:pStyle w:val="TOC3"/>
        <w:rPr>
          <w:rFonts w:asciiTheme="minorHAnsi" w:eastAsiaTheme="minorEastAsia" w:hAnsiTheme="minorHAnsi" w:cstheme="minorBidi"/>
          <w:noProof/>
          <w:sz w:val="22"/>
          <w:szCs w:val="22"/>
        </w:rPr>
      </w:pPr>
      <w:hyperlink w:anchor="_Toc418510232" w:history="1">
        <w:r w:rsidR="000063B5" w:rsidRPr="002B2A4B">
          <w:rPr>
            <w:rStyle w:val="Hyperlink"/>
            <w:noProof/>
          </w:rPr>
          <w:t>2.18.2</w:t>
        </w:r>
        <w:r w:rsidR="000063B5">
          <w:rPr>
            <w:rFonts w:asciiTheme="minorHAnsi" w:eastAsiaTheme="minorEastAsia" w:hAnsiTheme="minorHAnsi" w:cstheme="minorBidi"/>
            <w:noProof/>
            <w:sz w:val="22"/>
            <w:szCs w:val="22"/>
          </w:rPr>
          <w:tab/>
        </w:r>
        <w:r w:rsidR="000063B5" w:rsidRPr="002B2A4B">
          <w:rPr>
            <w:rStyle w:val="Hyperlink"/>
            <w:noProof/>
          </w:rPr>
          <w:t>Class External Transaction</w:t>
        </w:r>
        <w:r w:rsidR="000063B5">
          <w:rPr>
            <w:noProof/>
            <w:webHidden/>
          </w:rPr>
          <w:tab/>
        </w:r>
        <w:r w:rsidR="000063B5">
          <w:rPr>
            <w:noProof/>
            <w:webHidden/>
          </w:rPr>
          <w:fldChar w:fldCharType="begin"/>
        </w:r>
        <w:r w:rsidR="000063B5">
          <w:rPr>
            <w:noProof/>
            <w:webHidden/>
          </w:rPr>
          <w:instrText xml:space="preserve"> PAGEREF _Toc418510232 \h </w:instrText>
        </w:r>
        <w:r w:rsidR="000063B5">
          <w:rPr>
            <w:noProof/>
            <w:webHidden/>
          </w:rPr>
        </w:r>
        <w:r w:rsidR="000063B5">
          <w:rPr>
            <w:noProof/>
            <w:webHidden/>
          </w:rPr>
          <w:fldChar w:fldCharType="separate"/>
        </w:r>
        <w:r w:rsidR="000063B5">
          <w:rPr>
            <w:noProof/>
            <w:webHidden/>
          </w:rPr>
          <w:t>75</w:t>
        </w:r>
        <w:r w:rsidR="000063B5">
          <w:rPr>
            <w:noProof/>
            <w:webHidden/>
          </w:rPr>
          <w:fldChar w:fldCharType="end"/>
        </w:r>
      </w:hyperlink>
    </w:p>
    <w:p w14:paraId="6D57D471" w14:textId="77777777" w:rsidR="000063B5" w:rsidRDefault="0098398E">
      <w:pPr>
        <w:pStyle w:val="TOC3"/>
        <w:rPr>
          <w:rFonts w:asciiTheme="minorHAnsi" w:eastAsiaTheme="minorEastAsia" w:hAnsiTheme="minorHAnsi" w:cstheme="minorBidi"/>
          <w:noProof/>
          <w:sz w:val="22"/>
          <w:szCs w:val="22"/>
        </w:rPr>
      </w:pPr>
      <w:hyperlink w:anchor="_Toc418510233" w:history="1">
        <w:r w:rsidR="000063B5" w:rsidRPr="002B2A4B">
          <w:rPr>
            <w:rStyle w:val="Hyperlink"/>
            <w:noProof/>
          </w:rPr>
          <w:t>2.18.3</w:t>
        </w:r>
        <w:r w:rsidR="000063B5">
          <w:rPr>
            <w:rFonts w:asciiTheme="minorHAnsi" w:eastAsiaTheme="minorEastAsia" w:hAnsiTheme="minorHAnsi" w:cstheme="minorBidi"/>
            <w:noProof/>
            <w:sz w:val="22"/>
            <w:szCs w:val="22"/>
          </w:rPr>
          <w:tab/>
        </w:r>
        <w:r w:rsidR="000063B5" w:rsidRPr="002B2A4B">
          <w:rPr>
            <w:rStyle w:val="Hyperlink"/>
            <w:noProof/>
          </w:rPr>
          <w:t>Class Inferred Transaction</w:t>
        </w:r>
        <w:r w:rsidR="000063B5">
          <w:rPr>
            <w:noProof/>
            <w:webHidden/>
          </w:rPr>
          <w:tab/>
        </w:r>
        <w:r w:rsidR="000063B5">
          <w:rPr>
            <w:noProof/>
            <w:webHidden/>
          </w:rPr>
          <w:fldChar w:fldCharType="begin"/>
        </w:r>
        <w:r w:rsidR="000063B5">
          <w:rPr>
            <w:noProof/>
            <w:webHidden/>
          </w:rPr>
          <w:instrText xml:space="preserve"> PAGEREF _Toc418510233 \h </w:instrText>
        </w:r>
        <w:r w:rsidR="000063B5">
          <w:rPr>
            <w:noProof/>
            <w:webHidden/>
          </w:rPr>
        </w:r>
        <w:r w:rsidR="000063B5">
          <w:rPr>
            <w:noProof/>
            <w:webHidden/>
          </w:rPr>
          <w:fldChar w:fldCharType="separate"/>
        </w:r>
        <w:r w:rsidR="000063B5">
          <w:rPr>
            <w:noProof/>
            <w:webHidden/>
          </w:rPr>
          <w:t>76</w:t>
        </w:r>
        <w:r w:rsidR="000063B5">
          <w:rPr>
            <w:noProof/>
            <w:webHidden/>
          </w:rPr>
          <w:fldChar w:fldCharType="end"/>
        </w:r>
      </w:hyperlink>
    </w:p>
    <w:p w14:paraId="5D7DF653" w14:textId="77777777" w:rsidR="000063B5" w:rsidRDefault="0098398E">
      <w:pPr>
        <w:pStyle w:val="TOC3"/>
        <w:rPr>
          <w:rFonts w:asciiTheme="minorHAnsi" w:eastAsiaTheme="minorEastAsia" w:hAnsiTheme="minorHAnsi" w:cstheme="minorBidi"/>
          <w:noProof/>
          <w:sz w:val="22"/>
          <w:szCs w:val="22"/>
        </w:rPr>
      </w:pPr>
      <w:hyperlink w:anchor="_Toc418510234" w:history="1">
        <w:r w:rsidR="000063B5" w:rsidRPr="002B2A4B">
          <w:rPr>
            <w:rStyle w:val="Hyperlink"/>
            <w:noProof/>
          </w:rPr>
          <w:t>2.18.4</w:t>
        </w:r>
        <w:r w:rsidR="000063B5">
          <w:rPr>
            <w:rFonts w:asciiTheme="minorHAnsi" w:eastAsiaTheme="minorEastAsia" w:hAnsiTheme="minorHAnsi" w:cstheme="minorBidi"/>
            <w:noProof/>
            <w:sz w:val="22"/>
            <w:szCs w:val="22"/>
          </w:rPr>
          <w:tab/>
        </w:r>
        <w:r w:rsidR="000063B5" w:rsidRPr="002B2A4B">
          <w:rPr>
            <w:rStyle w:val="Hyperlink"/>
            <w:noProof/>
          </w:rPr>
          <w:t>Class Transaction</w:t>
        </w:r>
        <w:r w:rsidR="000063B5">
          <w:rPr>
            <w:noProof/>
            <w:webHidden/>
          </w:rPr>
          <w:tab/>
        </w:r>
        <w:r w:rsidR="000063B5">
          <w:rPr>
            <w:noProof/>
            <w:webHidden/>
          </w:rPr>
          <w:fldChar w:fldCharType="begin"/>
        </w:r>
        <w:r w:rsidR="000063B5">
          <w:rPr>
            <w:noProof/>
            <w:webHidden/>
          </w:rPr>
          <w:instrText xml:space="preserve"> PAGEREF _Toc418510234 \h </w:instrText>
        </w:r>
        <w:r w:rsidR="000063B5">
          <w:rPr>
            <w:noProof/>
            <w:webHidden/>
          </w:rPr>
        </w:r>
        <w:r w:rsidR="000063B5">
          <w:rPr>
            <w:noProof/>
            <w:webHidden/>
          </w:rPr>
          <w:fldChar w:fldCharType="separate"/>
        </w:r>
        <w:r w:rsidR="000063B5">
          <w:rPr>
            <w:noProof/>
            <w:webHidden/>
          </w:rPr>
          <w:t>77</w:t>
        </w:r>
        <w:r w:rsidR="000063B5">
          <w:rPr>
            <w:noProof/>
            <w:webHidden/>
          </w:rPr>
          <w:fldChar w:fldCharType="end"/>
        </w:r>
      </w:hyperlink>
    </w:p>
    <w:p w14:paraId="445FB0FC" w14:textId="77777777" w:rsidR="000063B5" w:rsidRDefault="0098398E">
      <w:pPr>
        <w:pStyle w:val="TOC2"/>
        <w:rPr>
          <w:rFonts w:asciiTheme="minorHAnsi" w:eastAsiaTheme="minorEastAsia" w:hAnsiTheme="minorHAnsi" w:cstheme="minorBidi"/>
          <w:noProof/>
          <w:sz w:val="22"/>
          <w:szCs w:val="22"/>
        </w:rPr>
      </w:pPr>
      <w:hyperlink w:anchor="_Toc418510235" w:history="1">
        <w:r w:rsidR="000063B5" w:rsidRPr="002B2A4B">
          <w:rPr>
            <w:rStyle w:val="Hyperlink"/>
            <w:noProof/>
          </w:rPr>
          <w:t>2.19</w:t>
        </w:r>
        <w:r w:rsidR="000063B5">
          <w:rPr>
            <w:rFonts w:asciiTheme="minorHAnsi" w:eastAsiaTheme="minorEastAsia" w:hAnsiTheme="minorHAnsi" w:cstheme="minorBidi"/>
            <w:noProof/>
            <w:sz w:val="22"/>
            <w:szCs w:val="22"/>
          </w:rPr>
          <w:tab/>
        </w:r>
        <w:r w:rsidR="000063B5" w:rsidRPr="002B2A4B">
          <w:rPr>
            <w:rStyle w:val="Hyperlink"/>
            <w:noProof/>
          </w:rPr>
          <w:t>SIMF Meta Model::Types</w:t>
        </w:r>
        <w:r w:rsidR="000063B5">
          <w:rPr>
            <w:noProof/>
            <w:webHidden/>
          </w:rPr>
          <w:tab/>
        </w:r>
        <w:r w:rsidR="000063B5">
          <w:rPr>
            <w:noProof/>
            <w:webHidden/>
          </w:rPr>
          <w:fldChar w:fldCharType="begin"/>
        </w:r>
        <w:r w:rsidR="000063B5">
          <w:rPr>
            <w:noProof/>
            <w:webHidden/>
          </w:rPr>
          <w:instrText xml:space="preserve"> PAGEREF _Toc418510235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14:paraId="26157D6E" w14:textId="77777777" w:rsidR="000063B5" w:rsidRDefault="0098398E">
      <w:pPr>
        <w:pStyle w:val="TOC3"/>
        <w:rPr>
          <w:rFonts w:asciiTheme="minorHAnsi" w:eastAsiaTheme="minorEastAsia" w:hAnsiTheme="minorHAnsi" w:cstheme="minorBidi"/>
          <w:noProof/>
          <w:sz w:val="22"/>
          <w:szCs w:val="22"/>
        </w:rPr>
      </w:pPr>
      <w:hyperlink w:anchor="_Toc418510236" w:history="1">
        <w:r w:rsidR="000063B5" w:rsidRPr="002B2A4B">
          <w:rPr>
            <w:rStyle w:val="Hyperlink"/>
            <w:noProof/>
          </w:rPr>
          <w:t>2.19.1</w:t>
        </w:r>
        <w:r w:rsidR="000063B5">
          <w:rPr>
            <w:rFonts w:asciiTheme="minorHAnsi" w:eastAsiaTheme="minorEastAsia" w:hAnsiTheme="minorHAnsi" w:cstheme="minorBidi"/>
            <w:noProof/>
            <w:sz w:val="22"/>
            <w:szCs w:val="22"/>
          </w:rPr>
          <w:tab/>
        </w:r>
        <w:r w:rsidR="000063B5" w:rsidRPr="002B2A4B">
          <w:rPr>
            <w:rStyle w:val="Hyperlink"/>
            <w:noProof/>
          </w:rPr>
          <w:t>Diagram: Types</w:t>
        </w:r>
        <w:r w:rsidR="000063B5">
          <w:rPr>
            <w:noProof/>
            <w:webHidden/>
          </w:rPr>
          <w:tab/>
        </w:r>
        <w:r w:rsidR="000063B5">
          <w:rPr>
            <w:noProof/>
            <w:webHidden/>
          </w:rPr>
          <w:fldChar w:fldCharType="begin"/>
        </w:r>
        <w:r w:rsidR="000063B5">
          <w:rPr>
            <w:noProof/>
            <w:webHidden/>
          </w:rPr>
          <w:instrText xml:space="preserve"> PAGEREF _Toc418510236 \h </w:instrText>
        </w:r>
        <w:r w:rsidR="000063B5">
          <w:rPr>
            <w:noProof/>
            <w:webHidden/>
          </w:rPr>
        </w:r>
        <w:r w:rsidR="000063B5">
          <w:rPr>
            <w:noProof/>
            <w:webHidden/>
          </w:rPr>
          <w:fldChar w:fldCharType="separate"/>
        </w:r>
        <w:r w:rsidR="000063B5">
          <w:rPr>
            <w:noProof/>
            <w:webHidden/>
          </w:rPr>
          <w:t>78</w:t>
        </w:r>
        <w:r w:rsidR="000063B5">
          <w:rPr>
            <w:noProof/>
            <w:webHidden/>
          </w:rPr>
          <w:fldChar w:fldCharType="end"/>
        </w:r>
      </w:hyperlink>
    </w:p>
    <w:p w14:paraId="21799C2F" w14:textId="77777777" w:rsidR="000063B5" w:rsidRDefault="0098398E">
      <w:pPr>
        <w:pStyle w:val="TOC3"/>
        <w:rPr>
          <w:rFonts w:asciiTheme="minorHAnsi" w:eastAsiaTheme="minorEastAsia" w:hAnsiTheme="minorHAnsi" w:cstheme="minorBidi"/>
          <w:noProof/>
          <w:sz w:val="22"/>
          <w:szCs w:val="22"/>
        </w:rPr>
      </w:pPr>
      <w:hyperlink w:anchor="_Toc418510237" w:history="1">
        <w:r w:rsidR="000063B5" w:rsidRPr="002B2A4B">
          <w:rPr>
            <w:rStyle w:val="Hyperlink"/>
            <w:noProof/>
          </w:rPr>
          <w:t>2.19.2</w:t>
        </w:r>
        <w:r w:rsidR="000063B5">
          <w:rPr>
            <w:rFonts w:asciiTheme="minorHAnsi" w:eastAsiaTheme="minorEastAsia" w:hAnsiTheme="minorHAnsi" w:cstheme="minorBidi"/>
            <w:noProof/>
            <w:sz w:val="22"/>
            <w:szCs w:val="22"/>
          </w:rPr>
          <w:tab/>
        </w:r>
        <w:r w:rsidR="000063B5" w:rsidRPr="002B2A4B">
          <w:rPr>
            <w:rStyle w:val="Hyperlink"/>
            <w:noProof/>
          </w:rPr>
          <w:t>Class Classification</w:t>
        </w:r>
        <w:r w:rsidR="000063B5">
          <w:rPr>
            <w:noProof/>
            <w:webHidden/>
          </w:rPr>
          <w:tab/>
        </w:r>
        <w:r w:rsidR="000063B5">
          <w:rPr>
            <w:noProof/>
            <w:webHidden/>
          </w:rPr>
          <w:fldChar w:fldCharType="begin"/>
        </w:r>
        <w:r w:rsidR="000063B5">
          <w:rPr>
            <w:noProof/>
            <w:webHidden/>
          </w:rPr>
          <w:instrText xml:space="preserve"> PAGEREF _Toc418510237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14:paraId="51698BE4" w14:textId="77777777" w:rsidR="000063B5" w:rsidRDefault="0098398E">
      <w:pPr>
        <w:pStyle w:val="TOC3"/>
        <w:rPr>
          <w:rFonts w:asciiTheme="minorHAnsi" w:eastAsiaTheme="minorEastAsia" w:hAnsiTheme="minorHAnsi" w:cstheme="minorBidi"/>
          <w:noProof/>
          <w:sz w:val="22"/>
          <w:szCs w:val="22"/>
        </w:rPr>
      </w:pPr>
      <w:hyperlink w:anchor="_Toc418510238" w:history="1">
        <w:r w:rsidR="000063B5" w:rsidRPr="002B2A4B">
          <w:rPr>
            <w:rStyle w:val="Hyperlink"/>
            <w:noProof/>
          </w:rPr>
          <w:t>2.19.3</w:t>
        </w:r>
        <w:r w:rsidR="000063B5">
          <w:rPr>
            <w:rFonts w:asciiTheme="minorHAnsi" w:eastAsiaTheme="minorEastAsia" w:hAnsiTheme="minorHAnsi" w:cstheme="minorBidi"/>
            <w:noProof/>
            <w:sz w:val="22"/>
            <w:szCs w:val="22"/>
          </w:rPr>
          <w:tab/>
        </w:r>
        <w:r w:rsidR="000063B5" w:rsidRPr="002B2A4B">
          <w:rPr>
            <w:rStyle w:val="Hyperlink"/>
            <w:noProof/>
          </w:rPr>
          <w:t>Class Individual Type</w:t>
        </w:r>
        <w:r w:rsidR="000063B5">
          <w:rPr>
            <w:noProof/>
            <w:webHidden/>
          </w:rPr>
          <w:tab/>
        </w:r>
        <w:r w:rsidR="000063B5">
          <w:rPr>
            <w:noProof/>
            <w:webHidden/>
          </w:rPr>
          <w:fldChar w:fldCharType="begin"/>
        </w:r>
        <w:r w:rsidR="000063B5">
          <w:rPr>
            <w:noProof/>
            <w:webHidden/>
          </w:rPr>
          <w:instrText xml:space="preserve"> PAGEREF _Toc418510238 \h </w:instrText>
        </w:r>
        <w:r w:rsidR="000063B5">
          <w:rPr>
            <w:noProof/>
            <w:webHidden/>
          </w:rPr>
        </w:r>
        <w:r w:rsidR="000063B5">
          <w:rPr>
            <w:noProof/>
            <w:webHidden/>
          </w:rPr>
          <w:fldChar w:fldCharType="separate"/>
        </w:r>
        <w:r w:rsidR="000063B5">
          <w:rPr>
            <w:noProof/>
            <w:webHidden/>
          </w:rPr>
          <w:t>79</w:t>
        </w:r>
        <w:r w:rsidR="000063B5">
          <w:rPr>
            <w:noProof/>
            <w:webHidden/>
          </w:rPr>
          <w:fldChar w:fldCharType="end"/>
        </w:r>
      </w:hyperlink>
    </w:p>
    <w:p w14:paraId="59289B58" w14:textId="77777777" w:rsidR="000063B5" w:rsidRDefault="0098398E">
      <w:pPr>
        <w:pStyle w:val="TOC3"/>
        <w:rPr>
          <w:rFonts w:asciiTheme="minorHAnsi" w:eastAsiaTheme="minorEastAsia" w:hAnsiTheme="minorHAnsi" w:cstheme="minorBidi"/>
          <w:noProof/>
          <w:sz w:val="22"/>
          <w:szCs w:val="22"/>
        </w:rPr>
      </w:pPr>
      <w:hyperlink w:anchor="_Toc418510239" w:history="1">
        <w:r w:rsidR="000063B5" w:rsidRPr="002B2A4B">
          <w:rPr>
            <w:rStyle w:val="Hyperlink"/>
            <w:noProof/>
          </w:rPr>
          <w:t>2.19.4</w:t>
        </w:r>
        <w:r w:rsidR="000063B5">
          <w:rPr>
            <w:rFonts w:asciiTheme="minorHAnsi" w:eastAsiaTheme="minorEastAsia" w:hAnsiTheme="minorHAnsi" w:cstheme="minorBidi"/>
            <w:noProof/>
            <w:sz w:val="22"/>
            <w:szCs w:val="22"/>
          </w:rPr>
          <w:tab/>
        </w:r>
        <w:r w:rsidR="000063B5" w:rsidRPr="002B2A4B">
          <w:rPr>
            <w:rStyle w:val="Hyperlink"/>
            <w:noProof/>
          </w:rPr>
          <w:t>Class Information Type</w:t>
        </w:r>
        <w:r w:rsidR="000063B5">
          <w:rPr>
            <w:noProof/>
            <w:webHidden/>
          </w:rPr>
          <w:tab/>
        </w:r>
        <w:r w:rsidR="000063B5">
          <w:rPr>
            <w:noProof/>
            <w:webHidden/>
          </w:rPr>
          <w:fldChar w:fldCharType="begin"/>
        </w:r>
        <w:r w:rsidR="000063B5">
          <w:rPr>
            <w:noProof/>
            <w:webHidden/>
          </w:rPr>
          <w:instrText xml:space="preserve"> PAGEREF _Toc418510239 \h </w:instrText>
        </w:r>
        <w:r w:rsidR="000063B5">
          <w:rPr>
            <w:noProof/>
            <w:webHidden/>
          </w:rPr>
        </w:r>
        <w:r w:rsidR="000063B5">
          <w:rPr>
            <w:noProof/>
            <w:webHidden/>
          </w:rPr>
          <w:fldChar w:fldCharType="separate"/>
        </w:r>
        <w:r w:rsidR="000063B5">
          <w:rPr>
            <w:noProof/>
            <w:webHidden/>
          </w:rPr>
          <w:t>80</w:t>
        </w:r>
        <w:r w:rsidR="000063B5">
          <w:rPr>
            <w:noProof/>
            <w:webHidden/>
          </w:rPr>
          <w:fldChar w:fldCharType="end"/>
        </w:r>
      </w:hyperlink>
    </w:p>
    <w:p w14:paraId="05DC5FEE" w14:textId="77777777" w:rsidR="000063B5" w:rsidRDefault="0098398E">
      <w:pPr>
        <w:pStyle w:val="TOC3"/>
        <w:rPr>
          <w:rFonts w:asciiTheme="minorHAnsi" w:eastAsiaTheme="minorEastAsia" w:hAnsiTheme="minorHAnsi" w:cstheme="minorBidi"/>
          <w:noProof/>
          <w:sz w:val="22"/>
          <w:szCs w:val="22"/>
        </w:rPr>
      </w:pPr>
      <w:hyperlink w:anchor="_Toc418510240" w:history="1">
        <w:r w:rsidR="000063B5" w:rsidRPr="002B2A4B">
          <w:rPr>
            <w:rStyle w:val="Hyperlink"/>
            <w:noProof/>
          </w:rPr>
          <w:t>2.19.5</w:t>
        </w:r>
        <w:r w:rsidR="000063B5">
          <w:rPr>
            <w:rFonts w:asciiTheme="minorHAnsi" w:eastAsiaTheme="minorEastAsia" w:hAnsiTheme="minorHAnsi" w:cstheme="minorBidi"/>
            <w:noProof/>
            <w:sz w:val="22"/>
            <w:szCs w:val="22"/>
          </w:rPr>
          <w:tab/>
        </w:r>
        <w:r w:rsidR="000063B5" w:rsidRPr="002B2A4B">
          <w:rPr>
            <w:rStyle w:val="Hyperlink"/>
            <w:noProof/>
          </w:rPr>
          <w:t>Association Instance Relation</w:t>
        </w:r>
        <w:r w:rsidR="000063B5">
          <w:rPr>
            <w:noProof/>
            <w:webHidden/>
          </w:rPr>
          <w:tab/>
        </w:r>
        <w:r w:rsidR="000063B5">
          <w:rPr>
            <w:noProof/>
            <w:webHidden/>
          </w:rPr>
          <w:fldChar w:fldCharType="begin"/>
        </w:r>
        <w:r w:rsidR="000063B5">
          <w:rPr>
            <w:noProof/>
            <w:webHidden/>
          </w:rPr>
          <w:instrText xml:space="preserve"> PAGEREF _Toc418510240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7258E295" w14:textId="77777777" w:rsidR="000063B5" w:rsidRDefault="0098398E">
      <w:pPr>
        <w:pStyle w:val="TOC3"/>
        <w:rPr>
          <w:rFonts w:asciiTheme="minorHAnsi" w:eastAsiaTheme="minorEastAsia" w:hAnsiTheme="minorHAnsi" w:cstheme="minorBidi"/>
          <w:noProof/>
          <w:sz w:val="22"/>
          <w:szCs w:val="22"/>
        </w:rPr>
      </w:pPr>
      <w:hyperlink w:anchor="_Toc418510241" w:history="1">
        <w:r w:rsidR="000063B5" w:rsidRPr="002B2A4B">
          <w:rPr>
            <w:rStyle w:val="Hyperlink"/>
            <w:noProof/>
          </w:rPr>
          <w:t>2.19.6</w:t>
        </w:r>
        <w:r w:rsidR="000063B5">
          <w:rPr>
            <w:rFonts w:asciiTheme="minorHAnsi" w:eastAsiaTheme="minorEastAsia" w:hAnsiTheme="minorHAnsi" w:cstheme="minorBidi"/>
            <w:noProof/>
            <w:sz w:val="22"/>
            <w:szCs w:val="22"/>
          </w:rPr>
          <w:tab/>
        </w:r>
        <w:r w:rsidR="000063B5" w:rsidRPr="002B2A4B">
          <w:rPr>
            <w:rStyle w:val="Hyperlink"/>
            <w:noProof/>
          </w:rPr>
          <w:t>Direct Supertypes</w:t>
        </w:r>
        <w:r w:rsidR="000063B5">
          <w:rPr>
            <w:noProof/>
            <w:webHidden/>
          </w:rPr>
          <w:tab/>
        </w:r>
        <w:r w:rsidR="000063B5">
          <w:rPr>
            <w:noProof/>
            <w:webHidden/>
          </w:rPr>
          <w:fldChar w:fldCharType="begin"/>
        </w:r>
        <w:r w:rsidR="000063B5">
          <w:rPr>
            <w:noProof/>
            <w:webHidden/>
          </w:rPr>
          <w:instrText xml:space="preserve"> PAGEREF _Toc418510241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56F96603" w14:textId="77777777" w:rsidR="000063B5" w:rsidRDefault="0098398E">
      <w:pPr>
        <w:pStyle w:val="TOC3"/>
        <w:rPr>
          <w:rFonts w:asciiTheme="minorHAnsi" w:eastAsiaTheme="minorEastAsia" w:hAnsiTheme="minorHAnsi" w:cstheme="minorBidi"/>
          <w:noProof/>
          <w:sz w:val="22"/>
          <w:szCs w:val="22"/>
        </w:rPr>
      </w:pPr>
      <w:hyperlink w:anchor="_Toc418510242" w:history="1">
        <w:r w:rsidR="000063B5" w:rsidRPr="002B2A4B">
          <w:rPr>
            <w:rStyle w:val="Hyperlink"/>
            <w:noProof/>
          </w:rPr>
          <w:t>2.19.7</w:t>
        </w:r>
        <w:r w:rsidR="000063B5">
          <w:rPr>
            <w:rFonts w:asciiTheme="minorHAnsi" w:eastAsiaTheme="minorEastAsia" w:hAnsiTheme="minorHAnsi" w:cstheme="minorBidi"/>
            <w:noProof/>
            <w:sz w:val="22"/>
            <w:szCs w:val="22"/>
          </w:rPr>
          <w:tab/>
        </w:r>
        <w:r w:rsidR="000063B5" w:rsidRPr="002B2A4B">
          <w:rPr>
            <w:rStyle w:val="Hyperlink"/>
            <w:noProof/>
          </w:rPr>
          <w:t>Class Intersection Type</w:t>
        </w:r>
        <w:r w:rsidR="000063B5">
          <w:rPr>
            <w:noProof/>
            <w:webHidden/>
          </w:rPr>
          <w:tab/>
        </w:r>
        <w:r w:rsidR="000063B5">
          <w:rPr>
            <w:noProof/>
            <w:webHidden/>
          </w:rPr>
          <w:fldChar w:fldCharType="begin"/>
        </w:r>
        <w:r w:rsidR="000063B5">
          <w:rPr>
            <w:noProof/>
            <w:webHidden/>
          </w:rPr>
          <w:instrText xml:space="preserve"> PAGEREF _Toc418510242 \h </w:instrText>
        </w:r>
        <w:r w:rsidR="000063B5">
          <w:rPr>
            <w:noProof/>
            <w:webHidden/>
          </w:rPr>
        </w:r>
        <w:r w:rsidR="000063B5">
          <w:rPr>
            <w:noProof/>
            <w:webHidden/>
          </w:rPr>
          <w:fldChar w:fldCharType="separate"/>
        </w:r>
        <w:r w:rsidR="000063B5">
          <w:rPr>
            <w:noProof/>
            <w:webHidden/>
          </w:rPr>
          <w:t>81</w:t>
        </w:r>
        <w:r w:rsidR="000063B5">
          <w:rPr>
            <w:noProof/>
            <w:webHidden/>
          </w:rPr>
          <w:fldChar w:fldCharType="end"/>
        </w:r>
      </w:hyperlink>
    </w:p>
    <w:p w14:paraId="38CB72E8" w14:textId="77777777" w:rsidR="000063B5" w:rsidRDefault="0098398E">
      <w:pPr>
        <w:pStyle w:val="TOC3"/>
        <w:rPr>
          <w:rFonts w:asciiTheme="minorHAnsi" w:eastAsiaTheme="minorEastAsia" w:hAnsiTheme="minorHAnsi" w:cstheme="minorBidi"/>
          <w:noProof/>
          <w:sz w:val="22"/>
          <w:szCs w:val="22"/>
        </w:rPr>
      </w:pPr>
      <w:hyperlink w:anchor="_Toc418510243" w:history="1">
        <w:r w:rsidR="000063B5" w:rsidRPr="002B2A4B">
          <w:rPr>
            <w:rStyle w:val="Hyperlink"/>
            <w:noProof/>
          </w:rPr>
          <w:t>2.19.8</w:t>
        </w:r>
        <w:r w:rsidR="000063B5">
          <w:rPr>
            <w:rFonts w:asciiTheme="minorHAnsi" w:eastAsiaTheme="minorEastAsia" w:hAnsiTheme="minorHAnsi" w:cstheme="minorBidi"/>
            <w:noProof/>
            <w:sz w:val="22"/>
            <w:szCs w:val="22"/>
          </w:rPr>
          <w:tab/>
        </w:r>
        <w:r w:rsidR="000063B5" w:rsidRPr="002B2A4B">
          <w:rPr>
            <w:rStyle w:val="Hyperlink"/>
            <w:noProof/>
          </w:rPr>
          <w:t>Class Key</w:t>
        </w:r>
        <w:r w:rsidR="000063B5">
          <w:rPr>
            <w:noProof/>
            <w:webHidden/>
          </w:rPr>
          <w:tab/>
        </w:r>
        <w:r w:rsidR="000063B5">
          <w:rPr>
            <w:noProof/>
            <w:webHidden/>
          </w:rPr>
          <w:fldChar w:fldCharType="begin"/>
        </w:r>
        <w:r w:rsidR="000063B5">
          <w:rPr>
            <w:noProof/>
            <w:webHidden/>
          </w:rPr>
          <w:instrText xml:space="preserve"> PAGEREF _Toc418510243 \h </w:instrText>
        </w:r>
        <w:r w:rsidR="000063B5">
          <w:rPr>
            <w:noProof/>
            <w:webHidden/>
          </w:rPr>
        </w:r>
        <w:r w:rsidR="000063B5">
          <w:rPr>
            <w:noProof/>
            <w:webHidden/>
          </w:rPr>
          <w:fldChar w:fldCharType="separate"/>
        </w:r>
        <w:r w:rsidR="000063B5">
          <w:rPr>
            <w:noProof/>
            <w:webHidden/>
          </w:rPr>
          <w:t>82</w:t>
        </w:r>
        <w:r w:rsidR="000063B5">
          <w:rPr>
            <w:noProof/>
            <w:webHidden/>
          </w:rPr>
          <w:fldChar w:fldCharType="end"/>
        </w:r>
      </w:hyperlink>
    </w:p>
    <w:p w14:paraId="700404BF" w14:textId="77777777" w:rsidR="000063B5" w:rsidRDefault="0098398E">
      <w:pPr>
        <w:pStyle w:val="TOC3"/>
        <w:rPr>
          <w:rFonts w:asciiTheme="minorHAnsi" w:eastAsiaTheme="minorEastAsia" w:hAnsiTheme="minorHAnsi" w:cstheme="minorBidi"/>
          <w:noProof/>
          <w:sz w:val="22"/>
          <w:szCs w:val="22"/>
        </w:rPr>
      </w:pPr>
      <w:hyperlink w:anchor="_Toc418510244" w:history="1">
        <w:r w:rsidR="000063B5" w:rsidRPr="002B2A4B">
          <w:rPr>
            <w:rStyle w:val="Hyperlink"/>
            <w:noProof/>
          </w:rPr>
          <w:t>2.19.9</w:t>
        </w:r>
        <w:r w:rsidR="000063B5">
          <w:rPr>
            <w:rFonts w:asciiTheme="minorHAnsi" w:eastAsiaTheme="minorEastAsia" w:hAnsiTheme="minorHAnsi" w:cstheme="minorBidi"/>
            <w:noProof/>
            <w:sz w:val="22"/>
            <w:szCs w:val="22"/>
          </w:rPr>
          <w:tab/>
        </w:r>
        <w:r w:rsidR="000063B5" w:rsidRPr="002B2A4B">
          <w:rPr>
            <w:rStyle w:val="Hyperlink"/>
            <w:noProof/>
          </w:rPr>
          <w:t>Class Phase</w:t>
        </w:r>
        <w:r w:rsidR="000063B5">
          <w:rPr>
            <w:noProof/>
            <w:webHidden/>
          </w:rPr>
          <w:tab/>
        </w:r>
        <w:r w:rsidR="000063B5">
          <w:rPr>
            <w:noProof/>
            <w:webHidden/>
          </w:rPr>
          <w:fldChar w:fldCharType="begin"/>
        </w:r>
        <w:r w:rsidR="000063B5">
          <w:rPr>
            <w:noProof/>
            <w:webHidden/>
          </w:rPr>
          <w:instrText xml:space="preserve"> PAGEREF _Toc418510244 \h </w:instrText>
        </w:r>
        <w:r w:rsidR="000063B5">
          <w:rPr>
            <w:noProof/>
            <w:webHidden/>
          </w:rPr>
        </w:r>
        <w:r w:rsidR="000063B5">
          <w:rPr>
            <w:noProof/>
            <w:webHidden/>
          </w:rPr>
          <w:fldChar w:fldCharType="separate"/>
        </w:r>
        <w:r w:rsidR="000063B5">
          <w:rPr>
            <w:noProof/>
            <w:webHidden/>
          </w:rPr>
          <w:t>83</w:t>
        </w:r>
        <w:r w:rsidR="000063B5">
          <w:rPr>
            <w:noProof/>
            <w:webHidden/>
          </w:rPr>
          <w:fldChar w:fldCharType="end"/>
        </w:r>
      </w:hyperlink>
    </w:p>
    <w:p w14:paraId="653704C0" w14:textId="77777777" w:rsidR="000063B5" w:rsidRDefault="0098398E">
      <w:pPr>
        <w:pStyle w:val="TOC3"/>
        <w:rPr>
          <w:rFonts w:asciiTheme="minorHAnsi" w:eastAsiaTheme="minorEastAsia" w:hAnsiTheme="minorHAnsi" w:cstheme="minorBidi"/>
          <w:noProof/>
          <w:sz w:val="22"/>
          <w:szCs w:val="22"/>
        </w:rPr>
      </w:pPr>
      <w:hyperlink w:anchor="_Toc418510245" w:history="1">
        <w:r w:rsidR="000063B5" w:rsidRPr="002B2A4B">
          <w:rPr>
            <w:rStyle w:val="Hyperlink"/>
            <w:noProof/>
          </w:rPr>
          <w:t>2.19.10</w:t>
        </w:r>
        <w:r w:rsidR="000063B5">
          <w:rPr>
            <w:rFonts w:asciiTheme="minorHAnsi" w:eastAsiaTheme="minorEastAsia" w:hAnsiTheme="minorHAnsi" w:cstheme="minorBidi"/>
            <w:noProof/>
            <w:sz w:val="22"/>
            <w:szCs w:val="22"/>
          </w:rPr>
          <w:tab/>
        </w:r>
        <w:r w:rsidR="000063B5" w:rsidRPr="002B2A4B">
          <w:rPr>
            <w:rStyle w:val="Hyperlink"/>
            <w:noProof/>
          </w:rPr>
          <w:t>Class Quantification</w:t>
        </w:r>
        <w:r w:rsidR="000063B5">
          <w:rPr>
            <w:noProof/>
            <w:webHidden/>
          </w:rPr>
          <w:tab/>
        </w:r>
        <w:r w:rsidR="000063B5">
          <w:rPr>
            <w:noProof/>
            <w:webHidden/>
          </w:rPr>
          <w:fldChar w:fldCharType="begin"/>
        </w:r>
        <w:r w:rsidR="000063B5">
          <w:rPr>
            <w:noProof/>
            <w:webHidden/>
          </w:rPr>
          <w:instrText xml:space="preserve"> PAGEREF _Toc418510245 \h </w:instrText>
        </w:r>
        <w:r w:rsidR="000063B5">
          <w:rPr>
            <w:noProof/>
            <w:webHidden/>
          </w:rPr>
        </w:r>
        <w:r w:rsidR="000063B5">
          <w:rPr>
            <w:noProof/>
            <w:webHidden/>
          </w:rPr>
          <w:fldChar w:fldCharType="separate"/>
        </w:r>
        <w:r w:rsidR="000063B5">
          <w:rPr>
            <w:noProof/>
            <w:webHidden/>
          </w:rPr>
          <w:t>84</w:t>
        </w:r>
        <w:r w:rsidR="000063B5">
          <w:rPr>
            <w:noProof/>
            <w:webHidden/>
          </w:rPr>
          <w:fldChar w:fldCharType="end"/>
        </w:r>
      </w:hyperlink>
    </w:p>
    <w:p w14:paraId="0ABE3336" w14:textId="77777777" w:rsidR="000063B5" w:rsidRDefault="0098398E">
      <w:pPr>
        <w:pStyle w:val="TOC3"/>
        <w:rPr>
          <w:rFonts w:asciiTheme="minorHAnsi" w:eastAsiaTheme="minorEastAsia" w:hAnsiTheme="minorHAnsi" w:cstheme="minorBidi"/>
          <w:noProof/>
          <w:sz w:val="22"/>
          <w:szCs w:val="22"/>
        </w:rPr>
      </w:pPr>
      <w:hyperlink w:anchor="_Toc418510246" w:history="1">
        <w:r w:rsidR="000063B5" w:rsidRPr="002B2A4B">
          <w:rPr>
            <w:rStyle w:val="Hyperlink"/>
            <w:noProof/>
          </w:rPr>
          <w:t>2.19.11</w:t>
        </w:r>
        <w:r w:rsidR="000063B5">
          <w:rPr>
            <w:rFonts w:asciiTheme="minorHAnsi" w:eastAsiaTheme="minorEastAsia" w:hAnsiTheme="minorHAnsi" w:cstheme="minorBidi"/>
            <w:noProof/>
            <w:sz w:val="22"/>
            <w:szCs w:val="22"/>
          </w:rPr>
          <w:tab/>
        </w:r>
        <w:r w:rsidR="000063B5" w:rsidRPr="002B2A4B">
          <w:rPr>
            <w:rStyle w:val="Hyperlink"/>
            <w:noProof/>
          </w:rPr>
          <w:t>Class Type</w:t>
        </w:r>
        <w:r w:rsidR="000063B5">
          <w:rPr>
            <w:noProof/>
            <w:webHidden/>
          </w:rPr>
          <w:tab/>
        </w:r>
        <w:r w:rsidR="000063B5">
          <w:rPr>
            <w:noProof/>
            <w:webHidden/>
          </w:rPr>
          <w:fldChar w:fldCharType="begin"/>
        </w:r>
        <w:r w:rsidR="000063B5">
          <w:rPr>
            <w:noProof/>
            <w:webHidden/>
          </w:rPr>
          <w:instrText xml:space="preserve"> PAGEREF _Toc418510246 \h </w:instrText>
        </w:r>
        <w:r w:rsidR="000063B5">
          <w:rPr>
            <w:noProof/>
            <w:webHidden/>
          </w:rPr>
        </w:r>
        <w:r w:rsidR="000063B5">
          <w:rPr>
            <w:noProof/>
            <w:webHidden/>
          </w:rPr>
          <w:fldChar w:fldCharType="separate"/>
        </w:r>
        <w:r w:rsidR="000063B5">
          <w:rPr>
            <w:noProof/>
            <w:webHidden/>
          </w:rPr>
          <w:t>85</w:t>
        </w:r>
        <w:r w:rsidR="000063B5">
          <w:rPr>
            <w:noProof/>
            <w:webHidden/>
          </w:rPr>
          <w:fldChar w:fldCharType="end"/>
        </w:r>
      </w:hyperlink>
    </w:p>
    <w:p w14:paraId="3DBF62F4" w14:textId="77777777" w:rsidR="000063B5" w:rsidRDefault="0098398E">
      <w:pPr>
        <w:pStyle w:val="TOC3"/>
        <w:rPr>
          <w:rFonts w:asciiTheme="minorHAnsi" w:eastAsiaTheme="minorEastAsia" w:hAnsiTheme="minorHAnsi" w:cstheme="minorBidi"/>
          <w:noProof/>
          <w:sz w:val="22"/>
          <w:szCs w:val="22"/>
        </w:rPr>
      </w:pPr>
      <w:hyperlink w:anchor="_Toc418510247" w:history="1">
        <w:r w:rsidR="000063B5" w:rsidRPr="002B2A4B">
          <w:rPr>
            <w:rStyle w:val="Hyperlink"/>
            <w:noProof/>
          </w:rPr>
          <w:t>2.19.12</w:t>
        </w:r>
        <w:r w:rsidR="000063B5">
          <w:rPr>
            <w:rFonts w:asciiTheme="minorHAnsi" w:eastAsiaTheme="minorEastAsia" w:hAnsiTheme="minorHAnsi" w:cstheme="minorBidi"/>
            <w:noProof/>
            <w:sz w:val="22"/>
            <w:szCs w:val="22"/>
          </w:rPr>
          <w:tab/>
        </w:r>
        <w:r w:rsidR="000063B5" w:rsidRPr="002B2A4B">
          <w:rPr>
            <w:rStyle w:val="Hyperlink"/>
            <w:noProof/>
          </w:rPr>
          <w:t>Class Union Type</w:t>
        </w:r>
        <w:r w:rsidR="000063B5">
          <w:rPr>
            <w:noProof/>
            <w:webHidden/>
          </w:rPr>
          <w:tab/>
        </w:r>
        <w:r w:rsidR="000063B5">
          <w:rPr>
            <w:noProof/>
            <w:webHidden/>
          </w:rPr>
          <w:fldChar w:fldCharType="begin"/>
        </w:r>
        <w:r w:rsidR="000063B5">
          <w:rPr>
            <w:noProof/>
            <w:webHidden/>
          </w:rPr>
          <w:instrText xml:space="preserve"> PAGEREF _Toc418510247 \h </w:instrText>
        </w:r>
        <w:r w:rsidR="000063B5">
          <w:rPr>
            <w:noProof/>
            <w:webHidden/>
          </w:rPr>
        </w:r>
        <w:r w:rsidR="000063B5">
          <w:rPr>
            <w:noProof/>
            <w:webHidden/>
          </w:rPr>
          <w:fldChar w:fldCharType="separate"/>
        </w:r>
        <w:r w:rsidR="000063B5">
          <w:rPr>
            <w:noProof/>
            <w:webHidden/>
          </w:rPr>
          <w:t>86</w:t>
        </w:r>
        <w:r w:rsidR="000063B5">
          <w:rPr>
            <w:noProof/>
            <w:webHidden/>
          </w:rPr>
          <w:fldChar w:fldCharType="end"/>
        </w:r>
      </w:hyperlink>
    </w:p>
    <w:p w14:paraId="7243F74A" w14:textId="77777777" w:rsidR="000063B5" w:rsidRDefault="0098398E">
      <w:pPr>
        <w:pStyle w:val="TOC2"/>
        <w:rPr>
          <w:rFonts w:asciiTheme="minorHAnsi" w:eastAsiaTheme="minorEastAsia" w:hAnsiTheme="minorHAnsi" w:cstheme="minorBidi"/>
          <w:noProof/>
          <w:sz w:val="22"/>
          <w:szCs w:val="22"/>
        </w:rPr>
      </w:pPr>
      <w:hyperlink w:anchor="_Toc418510248" w:history="1">
        <w:r w:rsidR="000063B5" w:rsidRPr="002B2A4B">
          <w:rPr>
            <w:rStyle w:val="Hyperlink"/>
            <w:noProof/>
          </w:rPr>
          <w:t>2.21</w:t>
        </w:r>
        <w:r w:rsidR="000063B5">
          <w:rPr>
            <w:rFonts w:asciiTheme="minorHAnsi" w:eastAsiaTheme="minorEastAsia" w:hAnsiTheme="minorHAnsi" w:cstheme="minorBidi"/>
            <w:noProof/>
            <w:sz w:val="22"/>
            <w:szCs w:val="22"/>
          </w:rPr>
          <w:tab/>
        </w:r>
        <w:r w:rsidR="000063B5" w:rsidRPr="002B2A4B">
          <w:rPr>
            <w:rStyle w:val="Hyperlink"/>
            <w:noProof/>
          </w:rPr>
          <w:t>Logical Formalization</w:t>
        </w:r>
        <w:r w:rsidR="000063B5">
          <w:rPr>
            <w:noProof/>
            <w:webHidden/>
          </w:rPr>
          <w:tab/>
        </w:r>
        <w:r w:rsidR="000063B5">
          <w:rPr>
            <w:noProof/>
            <w:webHidden/>
          </w:rPr>
          <w:fldChar w:fldCharType="begin"/>
        </w:r>
        <w:r w:rsidR="000063B5">
          <w:rPr>
            <w:noProof/>
            <w:webHidden/>
          </w:rPr>
          <w:instrText xml:space="preserve"> PAGEREF _Toc418510248 \h </w:instrText>
        </w:r>
        <w:r w:rsidR="000063B5">
          <w:rPr>
            <w:noProof/>
            <w:webHidden/>
          </w:rPr>
        </w:r>
        <w:r w:rsidR="000063B5">
          <w:rPr>
            <w:noProof/>
            <w:webHidden/>
          </w:rPr>
          <w:fldChar w:fldCharType="separate"/>
        </w:r>
        <w:r w:rsidR="000063B5">
          <w:rPr>
            <w:noProof/>
            <w:webHidden/>
          </w:rPr>
          <w:t>88</w:t>
        </w:r>
        <w:r w:rsidR="000063B5">
          <w:rPr>
            <w:noProof/>
            <w:webHidden/>
          </w:rPr>
          <w:fldChar w:fldCharType="end"/>
        </w:r>
      </w:hyperlink>
    </w:p>
    <w:p w14:paraId="3472CB1E"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249" w:history="1">
        <w:r w:rsidR="000063B5" w:rsidRPr="002B2A4B">
          <w:rPr>
            <w:rStyle w:val="Hyperlink"/>
            <w:noProof/>
          </w:rPr>
          <w:t>3</w:t>
        </w:r>
        <w:r w:rsidR="000063B5">
          <w:rPr>
            <w:rFonts w:asciiTheme="minorHAnsi" w:eastAsiaTheme="minorEastAsia" w:hAnsiTheme="minorHAnsi" w:cstheme="minorBidi"/>
            <w:noProof/>
            <w:sz w:val="22"/>
            <w:szCs w:val="22"/>
          </w:rPr>
          <w:tab/>
        </w:r>
        <w:r w:rsidR="000063B5" w:rsidRPr="002B2A4B">
          <w:rPr>
            <w:rStyle w:val="Hyperlink"/>
            <w:noProof/>
          </w:rPr>
          <w:t>Representation of SIMF concepts</w:t>
        </w:r>
        <w:r w:rsidR="000063B5">
          <w:rPr>
            <w:noProof/>
            <w:webHidden/>
          </w:rPr>
          <w:tab/>
        </w:r>
        <w:r w:rsidR="000063B5">
          <w:rPr>
            <w:noProof/>
            <w:webHidden/>
          </w:rPr>
          <w:fldChar w:fldCharType="begin"/>
        </w:r>
        <w:r w:rsidR="000063B5">
          <w:rPr>
            <w:noProof/>
            <w:webHidden/>
          </w:rPr>
          <w:instrText xml:space="preserve"> PAGEREF _Toc418510249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32E713D8" w14:textId="77777777" w:rsidR="000063B5" w:rsidRDefault="0098398E">
      <w:pPr>
        <w:pStyle w:val="TOC2"/>
        <w:rPr>
          <w:rFonts w:asciiTheme="minorHAnsi" w:eastAsiaTheme="minorEastAsia" w:hAnsiTheme="minorHAnsi" w:cstheme="minorBidi"/>
          <w:noProof/>
          <w:sz w:val="22"/>
          <w:szCs w:val="22"/>
        </w:rPr>
      </w:pPr>
      <w:hyperlink w:anchor="_Toc418510250" w:history="1">
        <w:r w:rsidR="000063B5" w:rsidRPr="002B2A4B">
          <w:rPr>
            <w:rStyle w:val="Hyperlink"/>
            <w:noProof/>
          </w:rPr>
          <w:t>3.1</w:t>
        </w:r>
        <w:r w:rsidR="000063B5">
          <w:rPr>
            <w:rFonts w:asciiTheme="minorHAnsi" w:eastAsiaTheme="minorEastAsia" w:hAnsiTheme="minorHAnsi" w:cstheme="minorBidi"/>
            <w:noProof/>
            <w:sz w:val="22"/>
            <w:szCs w:val="22"/>
          </w:rPr>
          <w:tab/>
        </w:r>
        <w:r w:rsidR="000063B5" w:rsidRPr="002B2A4B">
          <w:rPr>
            <w:rStyle w:val="Hyperlink"/>
            <w:noProof/>
          </w:rPr>
          <w:t>Foundational Assumptions</w:t>
        </w:r>
        <w:r w:rsidR="000063B5">
          <w:rPr>
            <w:noProof/>
            <w:webHidden/>
          </w:rPr>
          <w:tab/>
        </w:r>
        <w:r w:rsidR="000063B5">
          <w:rPr>
            <w:noProof/>
            <w:webHidden/>
          </w:rPr>
          <w:fldChar w:fldCharType="begin"/>
        </w:r>
        <w:r w:rsidR="000063B5">
          <w:rPr>
            <w:noProof/>
            <w:webHidden/>
          </w:rPr>
          <w:instrText xml:space="preserve"> PAGEREF _Toc418510250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65F1060E" w14:textId="77777777" w:rsidR="000063B5" w:rsidRDefault="0098398E">
      <w:pPr>
        <w:pStyle w:val="TOC3"/>
        <w:rPr>
          <w:rFonts w:asciiTheme="minorHAnsi" w:eastAsiaTheme="minorEastAsia" w:hAnsiTheme="minorHAnsi" w:cstheme="minorBidi"/>
          <w:noProof/>
          <w:sz w:val="22"/>
          <w:szCs w:val="22"/>
        </w:rPr>
      </w:pPr>
      <w:hyperlink w:anchor="_Toc418510251" w:history="1">
        <w:r w:rsidR="000063B5" w:rsidRPr="002B2A4B">
          <w:rPr>
            <w:rStyle w:val="Hyperlink"/>
            <w:noProof/>
          </w:rPr>
          <w:t>3.1.1</w:t>
        </w:r>
        <w:r w:rsidR="000063B5">
          <w:rPr>
            <w:rFonts w:asciiTheme="minorHAnsi" w:eastAsiaTheme="minorEastAsia" w:hAnsiTheme="minorHAnsi" w:cstheme="minorBidi"/>
            <w:noProof/>
            <w:sz w:val="22"/>
            <w:szCs w:val="22"/>
          </w:rPr>
          <w:tab/>
        </w:r>
        <w:r w:rsidR="000063B5" w:rsidRPr="002B2A4B">
          <w:rPr>
            <w:rStyle w:val="Hyperlink"/>
            <w:noProof/>
          </w:rPr>
          <w:t>Multiple representations of overlapping concepts</w:t>
        </w:r>
        <w:r w:rsidR="000063B5">
          <w:rPr>
            <w:noProof/>
            <w:webHidden/>
          </w:rPr>
          <w:tab/>
        </w:r>
        <w:r w:rsidR="000063B5">
          <w:rPr>
            <w:noProof/>
            <w:webHidden/>
          </w:rPr>
          <w:fldChar w:fldCharType="begin"/>
        </w:r>
        <w:r w:rsidR="000063B5">
          <w:rPr>
            <w:noProof/>
            <w:webHidden/>
          </w:rPr>
          <w:instrText xml:space="preserve"> PAGEREF _Toc418510251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6A8236F4" w14:textId="77777777" w:rsidR="000063B5" w:rsidRDefault="0098398E">
      <w:pPr>
        <w:pStyle w:val="TOC3"/>
        <w:rPr>
          <w:rFonts w:asciiTheme="minorHAnsi" w:eastAsiaTheme="minorEastAsia" w:hAnsiTheme="minorHAnsi" w:cstheme="minorBidi"/>
          <w:noProof/>
          <w:sz w:val="22"/>
          <w:szCs w:val="22"/>
        </w:rPr>
      </w:pPr>
      <w:hyperlink w:anchor="_Toc418510252" w:history="1">
        <w:r w:rsidR="000063B5" w:rsidRPr="002B2A4B">
          <w:rPr>
            <w:rStyle w:val="Hyperlink"/>
            <w:noProof/>
          </w:rPr>
          <w:t>3.1.2</w:t>
        </w:r>
        <w:r w:rsidR="000063B5">
          <w:rPr>
            <w:rFonts w:asciiTheme="minorHAnsi" w:eastAsiaTheme="minorEastAsia" w:hAnsiTheme="minorHAnsi" w:cstheme="minorBidi"/>
            <w:noProof/>
            <w:sz w:val="22"/>
            <w:szCs w:val="22"/>
          </w:rPr>
          <w:tab/>
        </w:r>
        <w:r w:rsidR="000063B5" w:rsidRPr="002B2A4B">
          <w:rPr>
            <w:rStyle w:val="Hyperlink"/>
            <w:noProof/>
          </w:rPr>
          <w:t>Models include data</w:t>
        </w:r>
        <w:r w:rsidR="000063B5">
          <w:rPr>
            <w:noProof/>
            <w:webHidden/>
          </w:rPr>
          <w:tab/>
        </w:r>
        <w:r w:rsidR="000063B5">
          <w:rPr>
            <w:noProof/>
            <w:webHidden/>
          </w:rPr>
          <w:fldChar w:fldCharType="begin"/>
        </w:r>
        <w:r w:rsidR="000063B5">
          <w:rPr>
            <w:noProof/>
            <w:webHidden/>
          </w:rPr>
          <w:instrText xml:space="preserve"> PAGEREF _Toc418510252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20830FC0" w14:textId="77777777" w:rsidR="000063B5" w:rsidRDefault="0098398E">
      <w:pPr>
        <w:pStyle w:val="TOC3"/>
        <w:rPr>
          <w:rFonts w:asciiTheme="minorHAnsi" w:eastAsiaTheme="minorEastAsia" w:hAnsiTheme="minorHAnsi" w:cstheme="minorBidi"/>
          <w:noProof/>
          <w:sz w:val="22"/>
          <w:szCs w:val="22"/>
        </w:rPr>
      </w:pPr>
      <w:hyperlink w:anchor="_Toc418510253" w:history="1">
        <w:r w:rsidR="000063B5" w:rsidRPr="002B2A4B">
          <w:rPr>
            <w:rStyle w:val="Hyperlink"/>
            <w:noProof/>
          </w:rPr>
          <w:t>3.1.3</w:t>
        </w:r>
        <w:r w:rsidR="000063B5">
          <w:rPr>
            <w:rFonts w:asciiTheme="minorHAnsi" w:eastAsiaTheme="minorEastAsia" w:hAnsiTheme="minorHAnsi" w:cstheme="minorBidi"/>
            <w:noProof/>
            <w:sz w:val="22"/>
            <w:szCs w:val="22"/>
          </w:rPr>
          <w:tab/>
        </w:r>
        <w:r w:rsidR="000063B5" w:rsidRPr="002B2A4B">
          <w:rPr>
            <w:rStyle w:val="Hyperlink"/>
            <w:noProof/>
          </w:rPr>
          <w:t>Conceptual Models</w:t>
        </w:r>
        <w:r w:rsidR="000063B5">
          <w:rPr>
            <w:noProof/>
            <w:webHidden/>
          </w:rPr>
          <w:tab/>
        </w:r>
        <w:r w:rsidR="000063B5">
          <w:rPr>
            <w:noProof/>
            <w:webHidden/>
          </w:rPr>
          <w:fldChar w:fldCharType="begin"/>
        </w:r>
        <w:r w:rsidR="000063B5">
          <w:rPr>
            <w:noProof/>
            <w:webHidden/>
          </w:rPr>
          <w:instrText xml:space="preserve"> PAGEREF _Toc418510253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5EFFFBCF" w14:textId="77777777" w:rsidR="000063B5" w:rsidRDefault="0098398E">
      <w:pPr>
        <w:pStyle w:val="TOC3"/>
        <w:rPr>
          <w:rFonts w:asciiTheme="minorHAnsi" w:eastAsiaTheme="minorEastAsia" w:hAnsiTheme="minorHAnsi" w:cstheme="minorBidi"/>
          <w:noProof/>
          <w:sz w:val="22"/>
          <w:szCs w:val="22"/>
        </w:rPr>
      </w:pPr>
      <w:hyperlink w:anchor="_Toc418510254" w:history="1">
        <w:r w:rsidR="000063B5" w:rsidRPr="002B2A4B">
          <w:rPr>
            <w:rStyle w:val="Hyperlink"/>
            <w:noProof/>
          </w:rPr>
          <w:t>3.1.4</w:t>
        </w:r>
        <w:r w:rsidR="000063B5">
          <w:rPr>
            <w:rFonts w:asciiTheme="minorHAnsi" w:eastAsiaTheme="minorEastAsia" w:hAnsiTheme="minorHAnsi" w:cstheme="minorBidi"/>
            <w:noProof/>
            <w:sz w:val="22"/>
            <w:szCs w:val="22"/>
          </w:rPr>
          <w:tab/>
        </w:r>
        <w:r w:rsidR="000063B5" w:rsidRPr="002B2A4B">
          <w:rPr>
            <w:rStyle w:val="Hyperlink"/>
            <w:noProof/>
          </w:rPr>
          <w:t>Identity and identifiers</w:t>
        </w:r>
        <w:r w:rsidR="000063B5">
          <w:rPr>
            <w:noProof/>
            <w:webHidden/>
          </w:rPr>
          <w:tab/>
        </w:r>
        <w:r w:rsidR="000063B5">
          <w:rPr>
            <w:noProof/>
            <w:webHidden/>
          </w:rPr>
          <w:fldChar w:fldCharType="begin"/>
        </w:r>
        <w:r w:rsidR="000063B5">
          <w:rPr>
            <w:noProof/>
            <w:webHidden/>
          </w:rPr>
          <w:instrText xml:space="preserve"> PAGEREF _Toc418510254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1D6C23D8" w14:textId="77777777" w:rsidR="000063B5" w:rsidRDefault="0098398E">
      <w:pPr>
        <w:pStyle w:val="TOC3"/>
        <w:rPr>
          <w:rFonts w:asciiTheme="minorHAnsi" w:eastAsiaTheme="minorEastAsia" w:hAnsiTheme="minorHAnsi" w:cstheme="minorBidi"/>
          <w:noProof/>
          <w:sz w:val="22"/>
          <w:szCs w:val="22"/>
        </w:rPr>
      </w:pPr>
      <w:hyperlink w:anchor="_Toc418510255" w:history="1">
        <w:r w:rsidR="000063B5" w:rsidRPr="002B2A4B">
          <w:rPr>
            <w:rStyle w:val="Hyperlink"/>
            <w:noProof/>
          </w:rPr>
          <w:t>3.1.5</w:t>
        </w:r>
        <w:r w:rsidR="000063B5">
          <w:rPr>
            <w:rFonts w:asciiTheme="minorHAnsi" w:eastAsiaTheme="minorEastAsia" w:hAnsiTheme="minorHAnsi" w:cstheme="minorBidi"/>
            <w:noProof/>
            <w:sz w:val="22"/>
            <w:szCs w:val="22"/>
          </w:rPr>
          <w:tab/>
        </w:r>
        <w:r w:rsidR="000063B5" w:rsidRPr="002B2A4B">
          <w:rPr>
            <w:rStyle w:val="Hyperlink"/>
            <w:noProof/>
          </w:rPr>
          <w:t>Facts</w:t>
        </w:r>
        <w:r w:rsidR="000063B5">
          <w:rPr>
            <w:noProof/>
            <w:webHidden/>
          </w:rPr>
          <w:tab/>
        </w:r>
        <w:r w:rsidR="000063B5">
          <w:rPr>
            <w:noProof/>
            <w:webHidden/>
          </w:rPr>
          <w:fldChar w:fldCharType="begin"/>
        </w:r>
        <w:r w:rsidR="000063B5">
          <w:rPr>
            <w:noProof/>
            <w:webHidden/>
          </w:rPr>
          <w:instrText xml:space="preserve"> PAGEREF _Toc418510255 \h </w:instrText>
        </w:r>
        <w:r w:rsidR="000063B5">
          <w:rPr>
            <w:noProof/>
            <w:webHidden/>
          </w:rPr>
        </w:r>
        <w:r w:rsidR="000063B5">
          <w:rPr>
            <w:noProof/>
            <w:webHidden/>
          </w:rPr>
          <w:fldChar w:fldCharType="separate"/>
        </w:r>
        <w:r w:rsidR="000063B5">
          <w:rPr>
            <w:noProof/>
            <w:webHidden/>
          </w:rPr>
          <w:t>89</w:t>
        </w:r>
        <w:r w:rsidR="000063B5">
          <w:rPr>
            <w:noProof/>
            <w:webHidden/>
          </w:rPr>
          <w:fldChar w:fldCharType="end"/>
        </w:r>
      </w:hyperlink>
    </w:p>
    <w:p w14:paraId="58A7E1AB" w14:textId="77777777" w:rsidR="000063B5" w:rsidRDefault="0098398E">
      <w:pPr>
        <w:pStyle w:val="TOC3"/>
        <w:rPr>
          <w:rFonts w:asciiTheme="minorHAnsi" w:eastAsiaTheme="minorEastAsia" w:hAnsiTheme="minorHAnsi" w:cstheme="minorBidi"/>
          <w:noProof/>
          <w:sz w:val="22"/>
          <w:szCs w:val="22"/>
        </w:rPr>
      </w:pPr>
      <w:hyperlink w:anchor="_Toc418510256" w:history="1">
        <w:r w:rsidR="000063B5" w:rsidRPr="002B2A4B">
          <w:rPr>
            <w:rStyle w:val="Hyperlink"/>
            <w:noProof/>
          </w:rPr>
          <w:t>3.1.6</w:t>
        </w:r>
        <w:r w:rsidR="000063B5">
          <w:rPr>
            <w:rFonts w:asciiTheme="minorHAnsi" w:eastAsiaTheme="minorEastAsia" w:hAnsiTheme="minorHAnsi" w:cstheme="minorBidi"/>
            <w:noProof/>
            <w:sz w:val="22"/>
            <w:szCs w:val="22"/>
          </w:rPr>
          <w:tab/>
        </w:r>
        <w:r w:rsidR="000063B5" w:rsidRPr="002B2A4B">
          <w:rPr>
            <w:rStyle w:val="Hyperlink"/>
            <w:noProof/>
          </w:rPr>
          <w:t>REPRESENTATIONs of a CONCEPT</w:t>
        </w:r>
        <w:r w:rsidR="000063B5">
          <w:rPr>
            <w:noProof/>
            <w:webHidden/>
          </w:rPr>
          <w:tab/>
        </w:r>
        <w:r w:rsidR="000063B5">
          <w:rPr>
            <w:noProof/>
            <w:webHidden/>
          </w:rPr>
          <w:fldChar w:fldCharType="begin"/>
        </w:r>
        <w:r w:rsidR="000063B5">
          <w:rPr>
            <w:noProof/>
            <w:webHidden/>
          </w:rPr>
          <w:instrText xml:space="preserve"> PAGEREF _Toc418510256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14:paraId="3B8952E9" w14:textId="77777777" w:rsidR="000063B5" w:rsidRDefault="0098398E">
      <w:pPr>
        <w:pStyle w:val="TOC3"/>
        <w:rPr>
          <w:rFonts w:asciiTheme="minorHAnsi" w:eastAsiaTheme="minorEastAsia" w:hAnsiTheme="minorHAnsi" w:cstheme="minorBidi"/>
          <w:noProof/>
          <w:sz w:val="22"/>
          <w:szCs w:val="22"/>
        </w:rPr>
      </w:pPr>
      <w:hyperlink w:anchor="_Toc418510257" w:history="1">
        <w:r w:rsidR="000063B5" w:rsidRPr="002B2A4B">
          <w:rPr>
            <w:rStyle w:val="Hyperlink"/>
            <w:noProof/>
          </w:rPr>
          <w:t>3.1.7</w:t>
        </w:r>
        <w:r w:rsidR="000063B5">
          <w:rPr>
            <w:rFonts w:asciiTheme="minorHAnsi" w:eastAsiaTheme="minorEastAsia" w:hAnsiTheme="minorHAnsi" w:cstheme="minorBidi"/>
            <w:noProof/>
            <w:sz w:val="22"/>
            <w:szCs w:val="22"/>
          </w:rPr>
          <w:tab/>
        </w:r>
        <w:r w:rsidR="000063B5" w:rsidRPr="002B2A4B">
          <w:rPr>
            <w:rStyle w:val="Hyperlink"/>
            <w:noProof/>
          </w:rPr>
          <w:t>REPRESENTATION identifiers</w:t>
        </w:r>
        <w:r w:rsidR="000063B5">
          <w:rPr>
            <w:noProof/>
            <w:webHidden/>
          </w:rPr>
          <w:tab/>
        </w:r>
        <w:r w:rsidR="000063B5">
          <w:rPr>
            <w:noProof/>
            <w:webHidden/>
          </w:rPr>
          <w:fldChar w:fldCharType="begin"/>
        </w:r>
        <w:r w:rsidR="000063B5">
          <w:rPr>
            <w:noProof/>
            <w:webHidden/>
          </w:rPr>
          <w:instrText xml:space="preserve"> PAGEREF _Toc418510257 \h </w:instrText>
        </w:r>
        <w:r w:rsidR="000063B5">
          <w:rPr>
            <w:noProof/>
            <w:webHidden/>
          </w:rPr>
        </w:r>
        <w:r w:rsidR="000063B5">
          <w:rPr>
            <w:noProof/>
            <w:webHidden/>
          </w:rPr>
          <w:fldChar w:fldCharType="separate"/>
        </w:r>
        <w:r w:rsidR="000063B5">
          <w:rPr>
            <w:noProof/>
            <w:webHidden/>
          </w:rPr>
          <w:t>90</w:t>
        </w:r>
        <w:r w:rsidR="000063B5">
          <w:rPr>
            <w:noProof/>
            <w:webHidden/>
          </w:rPr>
          <w:fldChar w:fldCharType="end"/>
        </w:r>
      </w:hyperlink>
    </w:p>
    <w:p w14:paraId="1E3E7CCE" w14:textId="77777777" w:rsidR="000063B5" w:rsidRDefault="0098398E">
      <w:pPr>
        <w:pStyle w:val="TOC3"/>
        <w:rPr>
          <w:rFonts w:asciiTheme="minorHAnsi" w:eastAsiaTheme="minorEastAsia" w:hAnsiTheme="minorHAnsi" w:cstheme="minorBidi"/>
          <w:noProof/>
          <w:sz w:val="22"/>
          <w:szCs w:val="22"/>
        </w:rPr>
      </w:pPr>
      <w:hyperlink w:anchor="_Toc418510258" w:history="1">
        <w:r w:rsidR="000063B5" w:rsidRPr="002B2A4B">
          <w:rPr>
            <w:rStyle w:val="Hyperlink"/>
            <w:noProof/>
          </w:rPr>
          <w:t>3.1.8</w:t>
        </w:r>
        <w:r w:rsidR="000063B5">
          <w:rPr>
            <w:rFonts w:asciiTheme="minorHAnsi" w:eastAsiaTheme="minorEastAsia" w:hAnsiTheme="minorHAnsi" w:cstheme="minorBidi"/>
            <w:noProof/>
            <w:sz w:val="22"/>
            <w:szCs w:val="22"/>
          </w:rPr>
          <w:tab/>
        </w:r>
        <w:r w:rsidR="000063B5" w:rsidRPr="002B2A4B">
          <w:rPr>
            <w:rStyle w:val="Hyperlink"/>
            <w:noProof/>
          </w:rPr>
          <w:t>CONCEPT representation identifiers</w:t>
        </w:r>
        <w:r w:rsidR="000063B5">
          <w:rPr>
            <w:noProof/>
            <w:webHidden/>
          </w:rPr>
          <w:tab/>
        </w:r>
        <w:r w:rsidR="000063B5">
          <w:rPr>
            <w:noProof/>
            <w:webHidden/>
          </w:rPr>
          <w:fldChar w:fldCharType="begin"/>
        </w:r>
        <w:r w:rsidR="000063B5">
          <w:rPr>
            <w:noProof/>
            <w:webHidden/>
          </w:rPr>
          <w:instrText xml:space="preserve"> PAGEREF _Toc418510258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5E469B3D" w14:textId="77777777" w:rsidR="000063B5" w:rsidRDefault="0098398E">
      <w:pPr>
        <w:pStyle w:val="TOC3"/>
        <w:rPr>
          <w:rFonts w:asciiTheme="minorHAnsi" w:eastAsiaTheme="minorEastAsia" w:hAnsiTheme="minorHAnsi" w:cstheme="minorBidi"/>
          <w:noProof/>
          <w:sz w:val="22"/>
          <w:szCs w:val="22"/>
        </w:rPr>
      </w:pPr>
      <w:hyperlink w:anchor="_Toc418510259" w:history="1">
        <w:r w:rsidR="000063B5" w:rsidRPr="002B2A4B">
          <w:rPr>
            <w:rStyle w:val="Hyperlink"/>
            <w:noProof/>
          </w:rPr>
          <w:t>3.1.9</w:t>
        </w:r>
        <w:r w:rsidR="000063B5">
          <w:rPr>
            <w:rFonts w:asciiTheme="minorHAnsi" w:eastAsiaTheme="minorEastAsia" w:hAnsiTheme="minorHAnsi" w:cstheme="minorBidi"/>
            <w:noProof/>
            <w:sz w:val="22"/>
            <w:szCs w:val="22"/>
          </w:rPr>
          <w:tab/>
        </w:r>
        <w:r w:rsidR="000063B5" w:rsidRPr="002B2A4B">
          <w:rPr>
            <w:rStyle w:val="Hyperlink"/>
            <w:noProof/>
          </w:rPr>
          <w:t>Sources</w:t>
        </w:r>
        <w:r w:rsidR="000063B5">
          <w:rPr>
            <w:noProof/>
            <w:webHidden/>
          </w:rPr>
          <w:tab/>
        </w:r>
        <w:r w:rsidR="000063B5">
          <w:rPr>
            <w:noProof/>
            <w:webHidden/>
          </w:rPr>
          <w:fldChar w:fldCharType="begin"/>
        </w:r>
        <w:r w:rsidR="000063B5">
          <w:rPr>
            <w:noProof/>
            <w:webHidden/>
          </w:rPr>
          <w:instrText xml:space="preserve"> PAGEREF _Toc418510259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55BE5A09" w14:textId="77777777" w:rsidR="000063B5" w:rsidRDefault="0098398E">
      <w:pPr>
        <w:pStyle w:val="TOC3"/>
        <w:rPr>
          <w:rFonts w:asciiTheme="minorHAnsi" w:eastAsiaTheme="minorEastAsia" w:hAnsiTheme="minorHAnsi" w:cstheme="minorBidi"/>
          <w:noProof/>
          <w:sz w:val="22"/>
          <w:szCs w:val="22"/>
        </w:rPr>
      </w:pPr>
      <w:hyperlink w:anchor="_Toc418510260" w:history="1">
        <w:r w:rsidR="000063B5" w:rsidRPr="002B2A4B">
          <w:rPr>
            <w:rStyle w:val="Hyperlink"/>
            <w:noProof/>
          </w:rPr>
          <w:t>3.1.10</w:t>
        </w:r>
        <w:r w:rsidR="000063B5">
          <w:rPr>
            <w:rFonts w:asciiTheme="minorHAnsi" w:eastAsiaTheme="minorEastAsia" w:hAnsiTheme="minorHAnsi" w:cstheme="minorBidi"/>
            <w:noProof/>
            <w:sz w:val="22"/>
            <w:szCs w:val="22"/>
          </w:rPr>
          <w:tab/>
        </w:r>
        <w:r w:rsidR="000063B5" w:rsidRPr="002B2A4B">
          <w:rPr>
            <w:rStyle w:val="Hyperlink"/>
            <w:noProof/>
          </w:rPr>
          <w:t>Ownership</w:t>
        </w:r>
        <w:r w:rsidR="000063B5">
          <w:rPr>
            <w:noProof/>
            <w:webHidden/>
          </w:rPr>
          <w:tab/>
        </w:r>
        <w:r w:rsidR="000063B5">
          <w:rPr>
            <w:noProof/>
            <w:webHidden/>
          </w:rPr>
          <w:fldChar w:fldCharType="begin"/>
        </w:r>
        <w:r w:rsidR="000063B5">
          <w:rPr>
            <w:noProof/>
            <w:webHidden/>
          </w:rPr>
          <w:instrText xml:space="preserve"> PAGEREF _Toc418510260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0290F42C" w14:textId="77777777" w:rsidR="000063B5" w:rsidRDefault="0098398E">
      <w:pPr>
        <w:pStyle w:val="TOC3"/>
        <w:rPr>
          <w:rFonts w:asciiTheme="minorHAnsi" w:eastAsiaTheme="minorEastAsia" w:hAnsiTheme="minorHAnsi" w:cstheme="minorBidi"/>
          <w:noProof/>
          <w:sz w:val="22"/>
          <w:szCs w:val="22"/>
        </w:rPr>
      </w:pPr>
      <w:hyperlink w:anchor="_Toc418510261" w:history="1">
        <w:r w:rsidR="000063B5" w:rsidRPr="002B2A4B">
          <w:rPr>
            <w:rStyle w:val="Hyperlink"/>
            <w:noProof/>
          </w:rPr>
          <w:t>3.1.11</w:t>
        </w:r>
        <w:r w:rsidR="000063B5">
          <w:rPr>
            <w:rFonts w:asciiTheme="minorHAnsi" w:eastAsiaTheme="minorEastAsia" w:hAnsiTheme="minorHAnsi" w:cstheme="minorBidi"/>
            <w:noProof/>
            <w:sz w:val="22"/>
            <w:szCs w:val="22"/>
          </w:rPr>
          <w:tab/>
        </w:r>
        <w:r w:rsidR="000063B5" w:rsidRPr="002B2A4B">
          <w:rPr>
            <w:rStyle w:val="Hyperlink"/>
            <w:noProof/>
          </w:rPr>
          <w:t>Lifetime and context of facts</w:t>
        </w:r>
        <w:r w:rsidR="000063B5">
          <w:rPr>
            <w:noProof/>
            <w:webHidden/>
          </w:rPr>
          <w:tab/>
        </w:r>
        <w:r w:rsidR="000063B5">
          <w:rPr>
            <w:noProof/>
            <w:webHidden/>
          </w:rPr>
          <w:fldChar w:fldCharType="begin"/>
        </w:r>
        <w:r w:rsidR="000063B5">
          <w:rPr>
            <w:noProof/>
            <w:webHidden/>
          </w:rPr>
          <w:instrText xml:space="preserve"> PAGEREF _Toc418510261 \h </w:instrText>
        </w:r>
        <w:r w:rsidR="000063B5">
          <w:rPr>
            <w:noProof/>
            <w:webHidden/>
          </w:rPr>
        </w:r>
        <w:r w:rsidR="000063B5">
          <w:rPr>
            <w:noProof/>
            <w:webHidden/>
          </w:rPr>
          <w:fldChar w:fldCharType="separate"/>
        </w:r>
        <w:r w:rsidR="000063B5">
          <w:rPr>
            <w:noProof/>
            <w:webHidden/>
          </w:rPr>
          <w:t>91</w:t>
        </w:r>
        <w:r w:rsidR="000063B5">
          <w:rPr>
            <w:noProof/>
            <w:webHidden/>
          </w:rPr>
          <w:fldChar w:fldCharType="end"/>
        </w:r>
      </w:hyperlink>
    </w:p>
    <w:p w14:paraId="0DF3FADA" w14:textId="77777777" w:rsidR="000063B5" w:rsidRDefault="0098398E">
      <w:pPr>
        <w:pStyle w:val="TOC2"/>
        <w:rPr>
          <w:rFonts w:asciiTheme="minorHAnsi" w:eastAsiaTheme="minorEastAsia" w:hAnsiTheme="minorHAnsi" w:cstheme="minorBidi"/>
          <w:noProof/>
          <w:sz w:val="22"/>
          <w:szCs w:val="22"/>
        </w:rPr>
      </w:pPr>
      <w:hyperlink w:anchor="_Toc418510262" w:history="1">
        <w:r w:rsidR="000063B5" w:rsidRPr="002B2A4B">
          <w:rPr>
            <w:rStyle w:val="Hyperlink"/>
            <w:noProof/>
          </w:rPr>
          <w:t>3.2</w:t>
        </w:r>
        <w:r w:rsidR="000063B5">
          <w:rPr>
            <w:rFonts w:asciiTheme="minorHAnsi" w:eastAsiaTheme="minorEastAsia" w:hAnsiTheme="minorHAnsi" w:cstheme="minorBidi"/>
            <w:noProof/>
            <w:sz w:val="22"/>
            <w:szCs w:val="22"/>
          </w:rPr>
          <w:tab/>
        </w:r>
        <w:r w:rsidR="000063B5" w:rsidRPr="002B2A4B">
          <w:rPr>
            <w:rStyle w:val="Hyperlink"/>
            <w:noProof/>
          </w:rPr>
          <w:t>MOF meta model</w:t>
        </w:r>
        <w:r w:rsidR="000063B5">
          <w:rPr>
            <w:noProof/>
            <w:webHidden/>
          </w:rPr>
          <w:tab/>
        </w:r>
        <w:r w:rsidR="000063B5">
          <w:rPr>
            <w:noProof/>
            <w:webHidden/>
          </w:rPr>
          <w:fldChar w:fldCharType="begin"/>
        </w:r>
        <w:r w:rsidR="000063B5">
          <w:rPr>
            <w:noProof/>
            <w:webHidden/>
          </w:rPr>
          <w:instrText xml:space="preserve"> PAGEREF _Toc418510262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63EB3FE2"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263" w:history="1">
        <w:r w:rsidR="000063B5" w:rsidRPr="002B2A4B">
          <w:rPr>
            <w:rStyle w:val="Hyperlink"/>
            <w:noProof/>
          </w:rPr>
          <w:t>4</w:t>
        </w:r>
        <w:r w:rsidR="000063B5">
          <w:rPr>
            <w:rFonts w:asciiTheme="minorHAnsi" w:eastAsiaTheme="minorEastAsia" w:hAnsiTheme="minorHAnsi" w:cstheme="minorBidi"/>
            <w:noProof/>
            <w:sz w:val="22"/>
            <w:szCs w:val="22"/>
          </w:rPr>
          <w:tab/>
        </w:r>
        <w:r w:rsidR="000063B5" w:rsidRPr="002B2A4B">
          <w:rPr>
            <w:rStyle w:val="Hyperlink"/>
            <w:noProof/>
          </w:rPr>
          <w:t>Graphical Notation</w:t>
        </w:r>
        <w:r w:rsidR="000063B5">
          <w:rPr>
            <w:noProof/>
            <w:webHidden/>
          </w:rPr>
          <w:tab/>
        </w:r>
        <w:r w:rsidR="000063B5">
          <w:rPr>
            <w:noProof/>
            <w:webHidden/>
          </w:rPr>
          <w:fldChar w:fldCharType="begin"/>
        </w:r>
        <w:r w:rsidR="000063B5">
          <w:rPr>
            <w:noProof/>
            <w:webHidden/>
          </w:rPr>
          <w:instrText xml:space="preserve"> PAGEREF _Toc418510263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52FEA4E8" w14:textId="77777777" w:rsidR="000063B5" w:rsidRDefault="0098398E">
      <w:pPr>
        <w:pStyle w:val="TOC2"/>
        <w:rPr>
          <w:rFonts w:asciiTheme="minorHAnsi" w:eastAsiaTheme="minorEastAsia" w:hAnsiTheme="minorHAnsi" w:cstheme="minorBidi"/>
          <w:noProof/>
          <w:sz w:val="22"/>
          <w:szCs w:val="22"/>
        </w:rPr>
      </w:pPr>
      <w:hyperlink w:anchor="_Toc418510264" w:history="1">
        <w:r w:rsidR="000063B5" w:rsidRPr="002B2A4B">
          <w:rPr>
            <w:rStyle w:val="Hyperlink"/>
            <w:noProof/>
          </w:rPr>
          <w:t>4.1</w:t>
        </w:r>
        <w:r w:rsidR="000063B5">
          <w:rPr>
            <w:rFonts w:asciiTheme="minorHAnsi" w:eastAsiaTheme="minorEastAsia" w:hAnsiTheme="minorHAnsi" w:cstheme="minorBidi"/>
            <w:noProof/>
            <w:sz w:val="22"/>
            <w:szCs w:val="22"/>
          </w:rPr>
          <w:tab/>
        </w:r>
        <w:r w:rsidR="000063B5" w:rsidRPr="002B2A4B">
          <w:rPr>
            <w:rStyle w:val="Hyperlink"/>
            <w:noProof/>
          </w:rPr>
          <w:t>Context</w:t>
        </w:r>
        <w:r w:rsidR="000063B5">
          <w:rPr>
            <w:noProof/>
            <w:webHidden/>
          </w:rPr>
          <w:tab/>
        </w:r>
        <w:r w:rsidR="000063B5">
          <w:rPr>
            <w:noProof/>
            <w:webHidden/>
          </w:rPr>
          <w:fldChar w:fldCharType="begin"/>
        </w:r>
        <w:r w:rsidR="000063B5">
          <w:rPr>
            <w:noProof/>
            <w:webHidden/>
          </w:rPr>
          <w:instrText xml:space="preserve"> PAGEREF _Toc418510264 \h </w:instrText>
        </w:r>
        <w:r w:rsidR="000063B5">
          <w:rPr>
            <w:noProof/>
            <w:webHidden/>
          </w:rPr>
        </w:r>
        <w:r w:rsidR="000063B5">
          <w:rPr>
            <w:noProof/>
            <w:webHidden/>
          </w:rPr>
          <w:fldChar w:fldCharType="separate"/>
        </w:r>
        <w:r w:rsidR="000063B5">
          <w:rPr>
            <w:noProof/>
            <w:webHidden/>
          </w:rPr>
          <w:t>93</w:t>
        </w:r>
        <w:r w:rsidR="000063B5">
          <w:rPr>
            <w:noProof/>
            <w:webHidden/>
          </w:rPr>
          <w:fldChar w:fldCharType="end"/>
        </w:r>
      </w:hyperlink>
    </w:p>
    <w:p w14:paraId="0E093007" w14:textId="77777777" w:rsidR="000063B5" w:rsidRDefault="0098398E">
      <w:pPr>
        <w:pStyle w:val="TOC2"/>
        <w:rPr>
          <w:rFonts w:asciiTheme="minorHAnsi" w:eastAsiaTheme="minorEastAsia" w:hAnsiTheme="minorHAnsi" w:cstheme="minorBidi"/>
          <w:noProof/>
          <w:sz w:val="22"/>
          <w:szCs w:val="22"/>
        </w:rPr>
      </w:pPr>
      <w:hyperlink w:anchor="_Toc418510265" w:history="1">
        <w:r w:rsidR="000063B5" w:rsidRPr="002B2A4B">
          <w:rPr>
            <w:rStyle w:val="Hyperlink"/>
            <w:noProof/>
          </w:rPr>
          <w:t>4.2</w:t>
        </w:r>
        <w:r w:rsidR="000063B5">
          <w:rPr>
            <w:rFonts w:asciiTheme="minorHAnsi" w:eastAsiaTheme="minorEastAsia" w:hAnsiTheme="minorHAnsi" w:cstheme="minorBidi"/>
            <w:noProof/>
            <w:sz w:val="22"/>
            <w:szCs w:val="22"/>
          </w:rPr>
          <w:tab/>
        </w:r>
        <w:r w:rsidR="000063B5" w:rsidRPr="002B2A4B">
          <w:rPr>
            <w:rStyle w:val="Hyperlink"/>
            <w:noProof/>
          </w:rPr>
          <w:t>Types</w:t>
        </w:r>
        <w:r w:rsidR="000063B5">
          <w:rPr>
            <w:noProof/>
            <w:webHidden/>
          </w:rPr>
          <w:tab/>
        </w:r>
        <w:r w:rsidR="000063B5">
          <w:rPr>
            <w:noProof/>
            <w:webHidden/>
          </w:rPr>
          <w:fldChar w:fldCharType="begin"/>
        </w:r>
        <w:r w:rsidR="000063B5">
          <w:rPr>
            <w:noProof/>
            <w:webHidden/>
          </w:rPr>
          <w:instrText xml:space="preserve"> PAGEREF _Toc418510265 \h </w:instrText>
        </w:r>
        <w:r w:rsidR="000063B5">
          <w:rPr>
            <w:noProof/>
            <w:webHidden/>
          </w:rPr>
        </w:r>
        <w:r w:rsidR="000063B5">
          <w:rPr>
            <w:noProof/>
            <w:webHidden/>
          </w:rPr>
          <w:fldChar w:fldCharType="separate"/>
        </w:r>
        <w:r w:rsidR="000063B5">
          <w:rPr>
            <w:noProof/>
            <w:webHidden/>
          </w:rPr>
          <w:t>94</w:t>
        </w:r>
        <w:r w:rsidR="000063B5">
          <w:rPr>
            <w:noProof/>
            <w:webHidden/>
          </w:rPr>
          <w:fldChar w:fldCharType="end"/>
        </w:r>
      </w:hyperlink>
    </w:p>
    <w:p w14:paraId="1184248F" w14:textId="77777777" w:rsidR="000063B5" w:rsidRDefault="0098398E">
      <w:pPr>
        <w:pStyle w:val="TOC2"/>
        <w:rPr>
          <w:rFonts w:asciiTheme="minorHAnsi" w:eastAsiaTheme="minorEastAsia" w:hAnsiTheme="minorHAnsi" w:cstheme="minorBidi"/>
          <w:noProof/>
          <w:sz w:val="22"/>
          <w:szCs w:val="22"/>
        </w:rPr>
      </w:pPr>
      <w:hyperlink w:anchor="_Toc418510266" w:history="1">
        <w:r w:rsidR="000063B5" w:rsidRPr="002B2A4B">
          <w:rPr>
            <w:rStyle w:val="Hyperlink"/>
            <w:noProof/>
          </w:rPr>
          <w:t>4.3</w:t>
        </w:r>
        <w:r w:rsidR="000063B5">
          <w:rPr>
            <w:rFonts w:asciiTheme="minorHAnsi" w:eastAsiaTheme="minorEastAsia" w:hAnsiTheme="minorHAnsi" w:cstheme="minorBidi"/>
            <w:noProof/>
            <w:sz w:val="22"/>
            <w:szCs w:val="22"/>
          </w:rPr>
          <w:tab/>
        </w:r>
        <w:r w:rsidR="000063B5" w:rsidRPr="002B2A4B">
          <w:rPr>
            <w:rStyle w:val="Hyperlink"/>
            <w:noProof/>
          </w:rPr>
          <w:t>Relation Types</w:t>
        </w:r>
        <w:r w:rsidR="000063B5">
          <w:rPr>
            <w:noProof/>
            <w:webHidden/>
          </w:rPr>
          <w:tab/>
        </w:r>
        <w:r w:rsidR="000063B5">
          <w:rPr>
            <w:noProof/>
            <w:webHidden/>
          </w:rPr>
          <w:fldChar w:fldCharType="begin"/>
        </w:r>
        <w:r w:rsidR="000063B5">
          <w:rPr>
            <w:noProof/>
            <w:webHidden/>
          </w:rPr>
          <w:instrText xml:space="preserve"> PAGEREF _Toc418510266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14:paraId="157B3547" w14:textId="77777777" w:rsidR="000063B5" w:rsidRDefault="0098398E">
      <w:pPr>
        <w:pStyle w:val="TOC2"/>
        <w:rPr>
          <w:rFonts w:asciiTheme="minorHAnsi" w:eastAsiaTheme="minorEastAsia" w:hAnsiTheme="minorHAnsi" w:cstheme="minorBidi"/>
          <w:noProof/>
          <w:sz w:val="22"/>
          <w:szCs w:val="22"/>
        </w:rPr>
      </w:pPr>
      <w:hyperlink w:anchor="_Toc418510267" w:history="1">
        <w:r w:rsidR="000063B5" w:rsidRPr="002B2A4B">
          <w:rPr>
            <w:rStyle w:val="Hyperlink"/>
            <w:noProof/>
          </w:rPr>
          <w:t>4.4</w:t>
        </w:r>
        <w:r w:rsidR="000063B5">
          <w:rPr>
            <w:rFonts w:asciiTheme="minorHAnsi" w:eastAsiaTheme="minorEastAsia" w:hAnsiTheme="minorHAnsi" w:cstheme="minorBidi"/>
            <w:noProof/>
            <w:sz w:val="22"/>
            <w:szCs w:val="22"/>
          </w:rPr>
          <w:tab/>
        </w:r>
        <w:r w:rsidR="000063B5" w:rsidRPr="002B2A4B">
          <w:rPr>
            <w:rStyle w:val="Hyperlink"/>
            <w:noProof/>
          </w:rPr>
          <w:t>Directed Relation Types</w:t>
        </w:r>
        <w:r w:rsidR="000063B5">
          <w:rPr>
            <w:noProof/>
            <w:webHidden/>
          </w:rPr>
          <w:tab/>
        </w:r>
        <w:r w:rsidR="000063B5">
          <w:rPr>
            <w:noProof/>
            <w:webHidden/>
          </w:rPr>
          <w:fldChar w:fldCharType="begin"/>
        </w:r>
        <w:r w:rsidR="000063B5">
          <w:rPr>
            <w:noProof/>
            <w:webHidden/>
          </w:rPr>
          <w:instrText xml:space="preserve"> PAGEREF _Toc418510267 \h </w:instrText>
        </w:r>
        <w:r w:rsidR="000063B5">
          <w:rPr>
            <w:noProof/>
            <w:webHidden/>
          </w:rPr>
        </w:r>
        <w:r w:rsidR="000063B5">
          <w:rPr>
            <w:noProof/>
            <w:webHidden/>
          </w:rPr>
          <w:fldChar w:fldCharType="separate"/>
        </w:r>
        <w:r w:rsidR="000063B5">
          <w:rPr>
            <w:noProof/>
            <w:webHidden/>
          </w:rPr>
          <w:t>95</w:t>
        </w:r>
        <w:r w:rsidR="000063B5">
          <w:rPr>
            <w:noProof/>
            <w:webHidden/>
          </w:rPr>
          <w:fldChar w:fldCharType="end"/>
        </w:r>
      </w:hyperlink>
    </w:p>
    <w:p w14:paraId="32B7A887" w14:textId="77777777" w:rsidR="000063B5" w:rsidRDefault="0098398E">
      <w:pPr>
        <w:pStyle w:val="TOC2"/>
        <w:rPr>
          <w:rFonts w:asciiTheme="minorHAnsi" w:eastAsiaTheme="minorEastAsia" w:hAnsiTheme="minorHAnsi" w:cstheme="minorBidi"/>
          <w:noProof/>
          <w:sz w:val="22"/>
          <w:szCs w:val="22"/>
        </w:rPr>
      </w:pPr>
      <w:hyperlink w:anchor="_Toc418510268" w:history="1">
        <w:r w:rsidR="000063B5" w:rsidRPr="002B2A4B">
          <w:rPr>
            <w:rStyle w:val="Hyperlink"/>
            <w:noProof/>
          </w:rPr>
          <w:t>4.5</w:t>
        </w:r>
        <w:r w:rsidR="000063B5">
          <w:rPr>
            <w:rFonts w:asciiTheme="minorHAnsi" w:eastAsiaTheme="minorEastAsia" w:hAnsiTheme="minorHAnsi" w:cstheme="minorBidi"/>
            <w:noProof/>
            <w:sz w:val="22"/>
            <w:szCs w:val="22"/>
          </w:rPr>
          <w:tab/>
        </w:r>
        <w:r w:rsidR="000063B5" w:rsidRPr="002B2A4B">
          <w:rPr>
            <w:rStyle w:val="Hyperlink"/>
            <w:noProof/>
          </w:rPr>
          <w:t>Instances</w:t>
        </w:r>
        <w:r w:rsidR="000063B5">
          <w:rPr>
            <w:noProof/>
            <w:webHidden/>
          </w:rPr>
          <w:tab/>
        </w:r>
        <w:r w:rsidR="000063B5">
          <w:rPr>
            <w:noProof/>
            <w:webHidden/>
          </w:rPr>
          <w:fldChar w:fldCharType="begin"/>
        </w:r>
        <w:r w:rsidR="000063B5">
          <w:rPr>
            <w:noProof/>
            <w:webHidden/>
          </w:rPr>
          <w:instrText xml:space="preserve"> PAGEREF _Toc418510268 \h </w:instrText>
        </w:r>
        <w:r w:rsidR="000063B5">
          <w:rPr>
            <w:noProof/>
            <w:webHidden/>
          </w:rPr>
        </w:r>
        <w:r w:rsidR="000063B5">
          <w:rPr>
            <w:noProof/>
            <w:webHidden/>
          </w:rPr>
          <w:fldChar w:fldCharType="separate"/>
        </w:r>
        <w:r w:rsidR="000063B5">
          <w:rPr>
            <w:noProof/>
            <w:webHidden/>
          </w:rPr>
          <w:t>96</w:t>
        </w:r>
        <w:r w:rsidR="000063B5">
          <w:rPr>
            <w:noProof/>
            <w:webHidden/>
          </w:rPr>
          <w:fldChar w:fldCharType="end"/>
        </w:r>
      </w:hyperlink>
    </w:p>
    <w:p w14:paraId="4AC924AD" w14:textId="77777777" w:rsidR="000063B5" w:rsidRDefault="0098398E">
      <w:pPr>
        <w:pStyle w:val="TOC2"/>
        <w:rPr>
          <w:rFonts w:asciiTheme="minorHAnsi" w:eastAsiaTheme="minorEastAsia" w:hAnsiTheme="minorHAnsi" w:cstheme="minorBidi"/>
          <w:noProof/>
          <w:sz w:val="22"/>
          <w:szCs w:val="22"/>
        </w:rPr>
      </w:pPr>
      <w:hyperlink w:anchor="_Toc418510269" w:history="1">
        <w:r w:rsidR="000063B5" w:rsidRPr="002B2A4B">
          <w:rPr>
            <w:rStyle w:val="Hyperlink"/>
            <w:noProof/>
          </w:rPr>
          <w:t>4.6</w:t>
        </w:r>
        <w:r w:rsidR="000063B5">
          <w:rPr>
            <w:rFonts w:asciiTheme="minorHAnsi" w:eastAsiaTheme="minorEastAsia" w:hAnsiTheme="minorHAnsi" w:cstheme="minorBidi"/>
            <w:noProof/>
            <w:sz w:val="22"/>
            <w:szCs w:val="22"/>
          </w:rPr>
          <w:tab/>
        </w:r>
        <w:r w:rsidR="000063B5" w:rsidRPr="002B2A4B">
          <w:rPr>
            <w:rStyle w:val="Hyperlink"/>
            <w:noProof/>
          </w:rPr>
          <w:t>Quantifications</w:t>
        </w:r>
        <w:r w:rsidR="000063B5">
          <w:rPr>
            <w:noProof/>
            <w:webHidden/>
          </w:rPr>
          <w:tab/>
        </w:r>
        <w:r w:rsidR="000063B5">
          <w:rPr>
            <w:noProof/>
            <w:webHidden/>
          </w:rPr>
          <w:fldChar w:fldCharType="begin"/>
        </w:r>
        <w:r w:rsidR="000063B5">
          <w:rPr>
            <w:noProof/>
            <w:webHidden/>
          </w:rPr>
          <w:instrText xml:space="preserve"> PAGEREF _Toc418510269 \h </w:instrText>
        </w:r>
        <w:r w:rsidR="000063B5">
          <w:rPr>
            <w:noProof/>
            <w:webHidden/>
          </w:rPr>
        </w:r>
        <w:r w:rsidR="000063B5">
          <w:rPr>
            <w:noProof/>
            <w:webHidden/>
          </w:rPr>
          <w:fldChar w:fldCharType="separate"/>
        </w:r>
        <w:r w:rsidR="000063B5">
          <w:rPr>
            <w:noProof/>
            <w:webHidden/>
          </w:rPr>
          <w:t>97</w:t>
        </w:r>
        <w:r w:rsidR="000063B5">
          <w:rPr>
            <w:noProof/>
            <w:webHidden/>
          </w:rPr>
          <w:fldChar w:fldCharType="end"/>
        </w:r>
      </w:hyperlink>
    </w:p>
    <w:p w14:paraId="2190CE53" w14:textId="77777777" w:rsidR="000063B5" w:rsidRDefault="0098398E">
      <w:pPr>
        <w:pStyle w:val="TOC2"/>
        <w:rPr>
          <w:rFonts w:asciiTheme="minorHAnsi" w:eastAsiaTheme="minorEastAsia" w:hAnsiTheme="minorHAnsi" w:cstheme="minorBidi"/>
          <w:noProof/>
          <w:sz w:val="22"/>
          <w:szCs w:val="22"/>
        </w:rPr>
      </w:pPr>
      <w:hyperlink w:anchor="_Toc418510270" w:history="1">
        <w:r w:rsidR="000063B5" w:rsidRPr="002B2A4B">
          <w:rPr>
            <w:rStyle w:val="Hyperlink"/>
            <w:noProof/>
          </w:rPr>
          <w:t>4.7</w:t>
        </w:r>
        <w:r w:rsidR="000063B5">
          <w:rPr>
            <w:rFonts w:asciiTheme="minorHAnsi" w:eastAsiaTheme="minorEastAsia" w:hAnsiTheme="minorHAnsi" w:cstheme="minorBidi"/>
            <w:noProof/>
            <w:sz w:val="22"/>
            <w:szCs w:val="22"/>
          </w:rPr>
          <w:tab/>
        </w:r>
        <w:r w:rsidR="000063B5" w:rsidRPr="002B2A4B">
          <w:rPr>
            <w:rStyle w:val="Hyperlink"/>
            <w:noProof/>
          </w:rPr>
          <w:t>LIM Structure</w:t>
        </w:r>
        <w:r w:rsidR="000063B5">
          <w:rPr>
            <w:noProof/>
            <w:webHidden/>
          </w:rPr>
          <w:tab/>
        </w:r>
        <w:r w:rsidR="000063B5">
          <w:rPr>
            <w:noProof/>
            <w:webHidden/>
          </w:rPr>
          <w:fldChar w:fldCharType="begin"/>
        </w:r>
        <w:r w:rsidR="000063B5">
          <w:rPr>
            <w:noProof/>
            <w:webHidden/>
          </w:rPr>
          <w:instrText xml:space="preserve"> PAGEREF _Toc418510270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4B4818F3" w14:textId="77777777" w:rsidR="000063B5" w:rsidRDefault="0098398E">
      <w:pPr>
        <w:pStyle w:val="TOC2"/>
        <w:rPr>
          <w:rFonts w:asciiTheme="minorHAnsi" w:eastAsiaTheme="minorEastAsia" w:hAnsiTheme="minorHAnsi" w:cstheme="minorBidi"/>
          <w:noProof/>
          <w:sz w:val="22"/>
          <w:szCs w:val="22"/>
        </w:rPr>
      </w:pPr>
      <w:hyperlink w:anchor="_Toc418510271" w:history="1">
        <w:r w:rsidR="000063B5" w:rsidRPr="002B2A4B">
          <w:rPr>
            <w:rStyle w:val="Hyperlink"/>
            <w:noProof/>
          </w:rPr>
          <w:t>4.8</w:t>
        </w:r>
        <w:r w:rsidR="000063B5">
          <w:rPr>
            <w:rFonts w:asciiTheme="minorHAnsi" w:eastAsiaTheme="minorEastAsia" w:hAnsiTheme="minorHAnsi" w:cstheme="minorBidi"/>
            <w:noProof/>
            <w:sz w:val="22"/>
            <w:szCs w:val="22"/>
          </w:rPr>
          <w:tab/>
        </w:r>
        <w:r w:rsidR="000063B5" w:rsidRPr="002B2A4B">
          <w:rPr>
            <w:rStyle w:val="Hyperlink"/>
            <w:noProof/>
          </w:rPr>
          <w:t>Important Relations</w:t>
        </w:r>
        <w:r w:rsidR="000063B5">
          <w:rPr>
            <w:noProof/>
            <w:webHidden/>
          </w:rPr>
          <w:tab/>
        </w:r>
        <w:r w:rsidR="000063B5">
          <w:rPr>
            <w:noProof/>
            <w:webHidden/>
          </w:rPr>
          <w:fldChar w:fldCharType="begin"/>
        </w:r>
        <w:r w:rsidR="000063B5">
          <w:rPr>
            <w:noProof/>
            <w:webHidden/>
          </w:rPr>
          <w:instrText xml:space="preserve"> PAGEREF _Toc418510271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27F1F11B"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272" w:history="1">
        <w:r w:rsidR="000063B5" w:rsidRPr="002B2A4B">
          <w:rPr>
            <w:rStyle w:val="Hyperlink"/>
            <w:noProof/>
          </w:rPr>
          <w:t>5</w:t>
        </w:r>
        <w:r w:rsidR="000063B5">
          <w:rPr>
            <w:rFonts w:asciiTheme="minorHAnsi" w:eastAsiaTheme="minorEastAsia" w:hAnsiTheme="minorHAnsi" w:cstheme="minorBidi"/>
            <w:noProof/>
            <w:sz w:val="22"/>
            <w:szCs w:val="22"/>
          </w:rPr>
          <w:tab/>
        </w:r>
        <w:r w:rsidR="000063B5" w:rsidRPr="002B2A4B">
          <w:rPr>
            <w:rStyle w:val="Hyperlink"/>
            <w:noProof/>
          </w:rPr>
          <w:t>Textual Notation</w:t>
        </w:r>
        <w:r w:rsidR="000063B5">
          <w:rPr>
            <w:noProof/>
            <w:webHidden/>
          </w:rPr>
          <w:tab/>
        </w:r>
        <w:r w:rsidR="000063B5">
          <w:rPr>
            <w:noProof/>
            <w:webHidden/>
          </w:rPr>
          <w:fldChar w:fldCharType="begin"/>
        </w:r>
        <w:r w:rsidR="000063B5">
          <w:rPr>
            <w:noProof/>
            <w:webHidden/>
          </w:rPr>
          <w:instrText xml:space="preserve"> PAGEREF _Toc418510272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07BB4F96"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273" w:history="1">
        <w:r w:rsidR="000063B5" w:rsidRPr="002B2A4B">
          <w:rPr>
            <w:rStyle w:val="Hyperlink"/>
            <w:noProof/>
          </w:rPr>
          <w:t>6</w:t>
        </w:r>
        <w:r w:rsidR="000063B5">
          <w:rPr>
            <w:rFonts w:asciiTheme="minorHAnsi" w:eastAsiaTheme="minorEastAsia" w:hAnsiTheme="minorHAnsi" w:cstheme="minorBidi"/>
            <w:noProof/>
            <w:sz w:val="22"/>
            <w:szCs w:val="22"/>
          </w:rPr>
          <w:tab/>
        </w:r>
        <w:r w:rsidR="000063B5" w:rsidRPr="002B2A4B">
          <w:rPr>
            <w:rStyle w:val="Hyperlink"/>
            <w:noProof/>
          </w:rPr>
          <w:t>SIMF Architectural Layers</w:t>
        </w:r>
        <w:r w:rsidR="000063B5">
          <w:rPr>
            <w:noProof/>
            <w:webHidden/>
          </w:rPr>
          <w:tab/>
        </w:r>
        <w:r w:rsidR="000063B5">
          <w:rPr>
            <w:noProof/>
            <w:webHidden/>
          </w:rPr>
          <w:fldChar w:fldCharType="begin"/>
        </w:r>
        <w:r w:rsidR="000063B5">
          <w:rPr>
            <w:noProof/>
            <w:webHidden/>
          </w:rPr>
          <w:instrText xml:space="preserve"> PAGEREF _Toc418510273 \h </w:instrText>
        </w:r>
        <w:r w:rsidR="000063B5">
          <w:rPr>
            <w:noProof/>
            <w:webHidden/>
          </w:rPr>
        </w:r>
        <w:r w:rsidR="000063B5">
          <w:rPr>
            <w:noProof/>
            <w:webHidden/>
          </w:rPr>
          <w:fldChar w:fldCharType="separate"/>
        </w:r>
        <w:r w:rsidR="000063B5">
          <w:rPr>
            <w:noProof/>
            <w:webHidden/>
          </w:rPr>
          <w:t>98</w:t>
        </w:r>
        <w:r w:rsidR="000063B5">
          <w:rPr>
            <w:noProof/>
            <w:webHidden/>
          </w:rPr>
          <w:fldChar w:fldCharType="end"/>
        </w:r>
      </w:hyperlink>
    </w:p>
    <w:p w14:paraId="37E8D880" w14:textId="77777777" w:rsidR="000063B5" w:rsidRDefault="0098398E">
      <w:pPr>
        <w:pStyle w:val="TOC1"/>
        <w:tabs>
          <w:tab w:val="left" w:pos="1512"/>
        </w:tabs>
        <w:rPr>
          <w:rFonts w:asciiTheme="minorHAnsi" w:eastAsiaTheme="minorEastAsia" w:hAnsiTheme="minorHAnsi" w:cstheme="minorBidi"/>
          <w:noProof/>
          <w:sz w:val="22"/>
          <w:szCs w:val="22"/>
        </w:rPr>
      </w:pPr>
      <w:hyperlink w:anchor="_Toc418510274" w:history="1">
        <w:r w:rsidR="000063B5" w:rsidRPr="002B2A4B">
          <w:rPr>
            <w:rStyle w:val="Hyperlink"/>
            <w:noProof/>
          </w:rPr>
          <w:t>7</w:t>
        </w:r>
        <w:r w:rsidR="000063B5">
          <w:rPr>
            <w:rFonts w:asciiTheme="minorHAnsi" w:eastAsiaTheme="minorEastAsia" w:hAnsiTheme="minorHAnsi" w:cstheme="minorBidi"/>
            <w:noProof/>
            <w:sz w:val="22"/>
            <w:szCs w:val="22"/>
          </w:rPr>
          <w:tab/>
        </w:r>
        <w:r w:rsidR="000063B5" w:rsidRPr="002B2A4B">
          <w:rPr>
            <w:rStyle w:val="Hyperlink"/>
            <w:noProof/>
          </w:rPr>
          <w:t>Standard MBR Models</w:t>
        </w:r>
        <w:r w:rsidR="000063B5">
          <w:rPr>
            <w:noProof/>
            <w:webHidden/>
          </w:rPr>
          <w:tab/>
        </w:r>
        <w:r w:rsidR="000063B5">
          <w:rPr>
            <w:noProof/>
            <w:webHidden/>
          </w:rPr>
          <w:fldChar w:fldCharType="begin"/>
        </w:r>
        <w:r w:rsidR="000063B5">
          <w:rPr>
            <w:noProof/>
            <w:webHidden/>
          </w:rPr>
          <w:instrText xml:space="preserve"> PAGEREF _Toc418510274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7AC68A60" w14:textId="77777777" w:rsidR="000063B5" w:rsidRDefault="0098398E">
      <w:pPr>
        <w:pStyle w:val="TOC2"/>
        <w:rPr>
          <w:rFonts w:asciiTheme="minorHAnsi" w:eastAsiaTheme="minorEastAsia" w:hAnsiTheme="minorHAnsi" w:cstheme="minorBidi"/>
          <w:noProof/>
          <w:sz w:val="22"/>
          <w:szCs w:val="22"/>
        </w:rPr>
      </w:pPr>
      <w:hyperlink w:anchor="_Toc418510275" w:history="1">
        <w:r w:rsidR="000063B5" w:rsidRPr="002B2A4B">
          <w:rPr>
            <w:rStyle w:val="Hyperlink"/>
            <w:noProof/>
          </w:rPr>
          <w:t>7.1</w:t>
        </w:r>
        <w:r w:rsidR="000063B5">
          <w:rPr>
            <w:rFonts w:asciiTheme="minorHAnsi" w:eastAsiaTheme="minorEastAsia" w:hAnsiTheme="minorHAnsi" w:cstheme="minorBidi"/>
            <w:noProof/>
            <w:sz w:val="22"/>
            <w:szCs w:val="22"/>
          </w:rPr>
          <w:tab/>
        </w:r>
        <w:r w:rsidR="000063B5" w:rsidRPr="002B2A4B">
          <w:rPr>
            <w:rStyle w:val="Hyperlink"/>
            <w:noProof/>
          </w:rPr>
          <w:t>Entity/Relationship (ER) Modeling</w:t>
        </w:r>
        <w:r w:rsidR="000063B5">
          <w:rPr>
            <w:noProof/>
            <w:webHidden/>
          </w:rPr>
          <w:tab/>
        </w:r>
        <w:r w:rsidR="000063B5">
          <w:rPr>
            <w:noProof/>
            <w:webHidden/>
          </w:rPr>
          <w:fldChar w:fldCharType="begin"/>
        </w:r>
        <w:r w:rsidR="000063B5">
          <w:rPr>
            <w:noProof/>
            <w:webHidden/>
          </w:rPr>
          <w:instrText xml:space="preserve"> PAGEREF _Toc418510275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2DB789F3" w14:textId="77777777" w:rsidR="000063B5" w:rsidRDefault="0098398E">
      <w:pPr>
        <w:pStyle w:val="TOC2"/>
        <w:rPr>
          <w:rFonts w:asciiTheme="minorHAnsi" w:eastAsiaTheme="minorEastAsia" w:hAnsiTheme="minorHAnsi" w:cstheme="minorBidi"/>
          <w:noProof/>
          <w:sz w:val="22"/>
          <w:szCs w:val="22"/>
        </w:rPr>
      </w:pPr>
      <w:hyperlink w:anchor="_Toc418510276" w:history="1">
        <w:r w:rsidR="000063B5" w:rsidRPr="002B2A4B">
          <w:rPr>
            <w:rStyle w:val="Hyperlink"/>
            <w:noProof/>
          </w:rPr>
          <w:t>7.2</w:t>
        </w:r>
        <w:r w:rsidR="000063B5">
          <w:rPr>
            <w:rFonts w:asciiTheme="minorHAnsi" w:eastAsiaTheme="minorEastAsia" w:hAnsiTheme="minorHAnsi" w:cstheme="minorBidi"/>
            <w:noProof/>
            <w:sz w:val="22"/>
            <w:szCs w:val="22"/>
          </w:rPr>
          <w:tab/>
        </w:r>
        <w:r w:rsidR="000063B5" w:rsidRPr="002B2A4B">
          <w:rPr>
            <w:rStyle w:val="Hyperlink"/>
            <w:noProof/>
          </w:rPr>
          <w:t>SQL Data Definition Language (DDL)</w:t>
        </w:r>
        <w:r w:rsidR="000063B5">
          <w:rPr>
            <w:noProof/>
            <w:webHidden/>
          </w:rPr>
          <w:tab/>
        </w:r>
        <w:r w:rsidR="000063B5">
          <w:rPr>
            <w:noProof/>
            <w:webHidden/>
          </w:rPr>
          <w:fldChar w:fldCharType="begin"/>
        </w:r>
        <w:r w:rsidR="000063B5">
          <w:rPr>
            <w:noProof/>
            <w:webHidden/>
          </w:rPr>
          <w:instrText xml:space="preserve"> PAGEREF _Toc418510276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7533F987" w14:textId="77777777" w:rsidR="000063B5" w:rsidRDefault="0098398E">
      <w:pPr>
        <w:pStyle w:val="TOC2"/>
        <w:rPr>
          <w:rFonts w:asciiTheme="minorHAnsi" w:eastAsiaTheme="minorEastAsia" w:hAnsiTheme="minorHAnsi" w:cstheme="minorBidi"/>
          <w:noProof/>
          <w:sz w:val="22"/>
          <w:szCs w:val="22"/>
        </w:rPr>
      </w:pPr>
      <w:hyperlink w:anchor="_Toc418510277" w:history="1">
        <w:r w:rsidR="000063B5" w:rsidRPr="002B2A4B">
          <w:rPr>
            <w:rStyle w:val="Hyperlink"/>
            <w:noProof/>
          </w:rPr>
          <w:t>7.3</w:t>
        </w:r>
        <w:r w:rsidR="000063B5">
          <w:rPr>
            <w:rFonts w:asciiTheme="minorHAnsi" w:eastAsiaTheme="minorEastAsia" w:hAnsiTheme="minorHAnsi" w:cstheme="minorBidi"/>
            <w:noProof/>
            <w:sz w:val="22"/>
            <w:szCs w:val="22"/>
          </w:rPr>
          <w:tab/>
        </w:r>
        <w:r w:rsidR="000063B5" w:rsidRPr="002B2A4B">
          <w:rPr>
            <w:rStyle w:val="Hyperlink"/>
            <w:noProof/>
          </w:rPr>
          <w:t>XML Schema Definition (XSD)</w:t>
        </w:r>
        <w:r w:rsidR="000063B5">
          <w:rPr>
            <w:noProof/>
            <w:webHidden/>
          </w:rPr>
          <w:tab/>
        </w:r>
        <w:r w:rsidR="000063B5">
          <w:rPr>
            <w:noProof/>
            <w:webHidden/>
          </w:rPr>
          <w:fldChar w:fldCharType="begin"/>
        </w:r>
        <w:r w:rsidR="000063B5">
          <w:rPr>
            <w:noProof/>
            <w:webHidden/>
          </w:rPr>
          <w:instrText xml:space="preserve"> PAGEREF _Toc418510277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65F8B078" w14:textId="77777777" w:rsidR="000063B5" w:rsidRDefault="0098398E">
      <w:pPr>
        <w:pStyle w:val="TOC2"/>
        <w:rPr>
          <w:rFonts w:asciiTheme="minorHAnsi" w:eastAsiaTheme="minorEastAsia" w:hAnsiTheme="minorHAnsi" w:cstheme="minorBidi"/>
          <w:noProof/>
          <w:sz w:val="22"/>
          <w:szCs w:val="22"/>
        </w:rPr>
      </w:pPr>
      <w:hyperlink w:anchor="_Toc418510278" w:history="1">
        <w:r w:rsidR="000063B5" w:rsidRPr="002B2A4B">
          <w:rPr>
            <w:rStyle w:val="Hyperlink"/>
            <w:noProof/>
          </w:rPr>
          <w:t>7.4</w:t>
        </w:r>
        <w:r w:rsidR="000063B5">
          <w:rPr>
            <w:rFonts w:asciiTheme="minorHAnsi" w:eastAsiaTheme="minorEastAsia" w:hAnsiTheme="minorHAnsi" w:cstheme="minorBidi"/>
            <w:noProof/>
            <w:sz w:val="22"/>
            <w:szCs w:val="22"/>
          </w:rPr>
          <w:tab/>
        </w:r>
        <w:r w:rsidR="000063B5" w:rsidRPr="002B2A4B">
          <w:rPr>
            <w:rStyle w:val="Hyperlink"/>
            <w:noProof/>
          </w:rPr>
          <w:t>Unified Modeling Language (UML)</w:t>
        </w:r>
        <w:r w:rsidR="000063B5">
          <w:rPr>
            <w:noProof/>
            <w:webHidden/>
          </w:rPr>
          <w:tab/>
        </w:r>
        <w:r w:rsidR="000063B5">
          <w:rPr>
            <w:noProof/>
            <w:webHidden/>
          </w:rPr>
          <w:fldChar w:fldCharType="begin"/>
        </w:r>
        <w:r w:rsidR="000063B5">
          <w:rPr>
            <w:noProof/>
            <w:webHidden/>
          </w:rPr>
          <w:instrText xml:space="preserve"> PAGEREF _Toc418510278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1096D253" w14:textId="77777777" w:rsidR="000063B5" w:rsidRDefault="0098398E">
      <w:pPr>
        <w:pStyle w:val="TOC2"/>
        <w:rPr>
          <w:rFonts w:asciiTheme="minorHAnsi" w:eastAsiaTheme="minorEastAsia" w:hAnsiTheme="minorHAnsi" w:cstheme="minorBidi"/>
          <w:noProof/>
          <w:sz w:val="22"/>
          <w:szCs w:val="22"/>
        </w:rPr>
      </w:pPr>
      <w:hyperlink w:anchor="_Toc418510279" w:history="1">
        <w:r w:rsidR="000063B5" w:rsidRPr="002B2A4B">
          <w:rPr>
            <w:rStyle w:val="Hyperlink"/>
            <w:noProof/>
          </w:rPr>
          <w:t>7.5</w:t>
        </w:r>
        <w:r w:rsidR="000063B5">
          <w:rPr>
            <w:rFonts w:asciiTheme="minorHAnsi" w:eastAsiaTheme="minorEastAsia" w:hAnsiTheme="minorHAnsi" w:cstheme="minorBidi"/>
            <w:noProof/>
            <w:sz w:val="22"/>
            <w:szCs w:val="22"/>
          </w:rPr>
          <w:tab/>
        </w:r>
        <w:r w:rsidR="000063B5" w:rsidRPr="002B2A4B">
          <w:rPr>
            <w:rStyle w:val="Hyperlink"/>
            <w:noProof/>
          </w:rPr>
          <w:t>Semantics of Business Vocabularies and Rules (SBVR)</w:t>
        </w:r>
        <w:r w:rsidR="000063B5">
          <w:rPr>
            <w:noProof/>
            <w:webHidden/>
          </w:rPr>
          <w:tab/>
        </w:r>
        <w:r w:rsidR="000063B5">
          <w:rPr>
            <w:noProof/>
            <w:webHidden/>
          </w:rPr>
          <w:fldChar w:fldCharType="begin"/>
        </w:r>
        <w:r w:rsidR="000063B5">
          <w:rPr>
            <w:noProof/>
            <w:webHidden/>
          </w:rPr>
          <w:instrText xml:space="preserve"> PAGEREF _Toc418510279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050F6EC2" w14:textId="77777777" w:rsidR="000063B5" w:rsidRDefault="0098398E">
      <w:pPr>
        <w:pStyle w:val="TOC2"/>
        <w:rPr>
          <w:rFonts w:asciiTheme="minorHAnsi" w:eastAsiaTheme="minorEastAsia" w:hAnsiTheme="minorHAnsi" w:cstheme="minorBidi"/>
          <w:noProof/>
          <w:sz w:val="22"/>
          <w:szCs w:val="22"/>
        </w:rPr>
      </w:pPr>
      <w:hyperlink w:anchor="_Toc418510280" w:history="1">
        <w:r w:rsidR="000063B5" w:rsidRPr="002B2A4B">
          <w:rPr>
            <w:rStyle w:val="Hyperlink"/>
            <w:noProof/>
          </w:rPr>
          <w:t>7.6</w:t>
        </w:r>
        <w:r w:rsidR="000063B5">
          <w:rPr>
            <w:rFonts w:asciiTheme="minorHAnsi" w:eastAsiaTheme="minorEastAsia" w:hAnsiTheme="minorHAnsi" w:cstheme="minorBidi"/>
            <w:noProof/>
            <w:sz w:val="22"/>
            <w:szCs w:val="22"/>
          </w:rPr>
          <w:tab/>
        </w:r>
        <w:r w:rsidR="000063B5" w:rsidRPr="002B2A4B">
          <w:rPr>
            <w:rStyle w:val="Hyperlink"/>
            <w:noProof/>
          </w:rPr>
          <w:t>OWL Web Ontology Language</w:t>
        </w:r>
        <w:r w:rsidR="000063B5">
          <w:rPr>
            <w:noProof/>
            <w:webHidden/>
          </w:rPr>
          <w:tab/>
        </w:r>
        <w:r w:rsidR="000063B5">
          <w:rPr>
            <w:noProof/>
            <w:webHidden/>
          </w:rPr>
          <w:fldChar w:fldCharType="begin"/>
        </w:r>
        <w:r w:rsidR="000063B5">
          <w:rPr>
            <w:noProof/>
            <w:webHidden/>
          </w:rPr>
          <w:instrText xml:space="preserve"> PAGEREF _Toc418510280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3C18A939" w14:textId="77777777" w:rsidR="000063B5" w:rsidRDefault="0098398E">
      <w:pPr>
        <w:pStyle w:val="TOC2"/>
        <w:rPr>
          <w:rFonts w:asciiTheme="minorHAnsi" w:eastAsiaTheme="minorEastAsia" w:hAnsiTheme="minorHAnsi" w:cstheme="minorBidi"/>
          <w:noProof/>
          <w:sz w:val="22"/>
          <w:szCs w:val="22"/>
        </w:rPr>
      </w:pPr>
      <w:hyperlink w:anchor="_Toc418510281" w:history="1">
        <w:r w:rsidR="000063B5" w:rsidRPr="002B2A4B">
          <w:rPr>
            <w:rStyle w:val="Hyperlink"/>
            <w:noProof/>
          </w:rPr>
          <w:t>7.7</w:t>
        </w:r>
        <w:r w:rsidR="000063B5">
          <w:rPr>
            <w:rFonts w:asciiTheme="minorHAnsi" w:eastAsiaTheme="minorEastAsia" w:hAnsiTheme="minorHAnsi" w:cstheme="minorBidi"/>
            <w:noProof/>
            <w:sz w:val="22"/>
            <w:szCs w:val="22"/>
          </w:rPr>
          <w:tab/>
        </w:r>
        <w:r w:rsidR="000063B5" w:rsidRPr="002B2A4B">
          <w:rPr>
            <w:rStyle w:val="Hyperlink"/>
            <w:noProof/>
          </w:rPr>
          <w:t>RDF Schema (RDF/S)</w:t>
        </w:r>
        <w:r w:rsidR="000063B5">
          <w:rPr>
            <w:noProof/>
            <w:webHidden/>
          </w:rPr>
          <w:tab/>
        </w:r>
        <w:r w:rsidR="000063B5">
          <w:rPr>
            <w:noProof/>
            <w:webHidden/>
          </w:rPr>
          <w:fldChar w:fldCharType="begin"/>
        </w:r>
        <w:r w:rsidR="000063B5">
          <w:rPr>
            <w:noProof/>
            <w:webHidden/>
          </w:rPr>
          <w:instrText xml:space="preserve"> PAGEREF _Toc418510281 \h </w:instrText>
        </w:r>
        <w:r w:rsidR="000063B5">
          <w:rPr>
            <w:noProof/>
            <w:webHidden/>
          </w:rPr>
        </w:r>
        <w:r w:rsidR="000063B5">
          <w:rPr>
            <w:noProof/>
            <w:webHidden/>
          </w:rPr>
          <w:fldChar w:fldCharType="separate"/>
        </w:r>
        <w:r w:rsidR="000063B5">
          <w:rPr>
            <w:noProof/>
            <w:webHidden/>
          </w:rPr>
          <w:t>99</w:t>
        </w:r>
        <w:r w:rsidR="000063B5">
          <w:rPr>
            <w:noProof/>
            <w:webHidden/>
          </w:rPr>
          <w:fldChar w:fldCharType="end"/>
        </w:r>
      </w:hyperlink>
    </w:p>
    <w:p w14:paraId="1920B1A6" w14:textId="77777777" w:rsidR="000063B5" w:rsidRDefault="0098398E">
      <w:pPr>
        <w:pStyle w:val="TOC1"/>
        <w:rPr>
          <w:rFonts w:asciiTheme="minorHAnsi" w:eastAsiaTheme="minorEastAsia" w:hAnsiTheme="minorHAnsi" w:cstheme="minorBidi"/>
          <w:noProof/>
          <w:sz w:val="22"/>
          <w:szCs w:val="22"/>
        </w:rPr>
      </w:pPr>
      <w:hyperlink w:anchor="_Toc418510282" w:history="1">
        <w:r w:rsidR="000063B5" w:rsidRPr="002B2A4B">
          <w:rPr>
            <w:rStyle w:val="Hyperlink"/>
            <w:noProof/>
          </w:rPr>
          <w:t>Annex A Examples (informative)</w:t>
        </w:r>
        <w:r w:rsidR="000063B5">
          <w:rPr>
            <w:noProof/>
            <w:webHidden/>
          </w:rPr>
          <w:tab/>
        </w:r>
        <w:r w:rsidR="000063B5">
          <w:rPr>
            <w:noProof/>
            <w:webHidden/>
          </w:rPr>
          <w:fldChar w:fldCharType="begin"/>
        </w:r>
        <w:r w:rsidR="000063B5">
          <w:rPr>
            <w:noProof/>
            <w:webHidden/>
          </w:rPr>
          <w:instrText xml:space="preserve"> PAGEREF _Toc418510282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164BDACA" w14:textId="77777777" w:rsidR="000063B5" w:rsidRDefault="0098398E">
      <w:pPr>
        <w:pStyle w:val="TOC2"/>
        <w:rPr>
          <w:rFonts w:asciiTheme="minorHAnsi" w:eastAsiaTheme="minorEastAsia" w:hAnsiTheme="minorHAnsi" w:cstheme="minorBidi"/>
          <w:noProof/>
          <w:sz w:val="22"/>
          <w:szCs w:val="22"/>
        </w:rPr>
      </w:pPr>
      <w:hyperlink w:anchor="_Toc418510283" w:history="1">
        <w:r w:rsidR="000063B5" w:rsidRPr="002B2A4B">
          <w:rPr>
            <w:rStyle w:val="Hyperlink"/>
            <w:noProof/>
          </w:rPr>
          <w:t>A.1 Example 1</w:t>
        </w:r>
        <w:r w:rsidR="000063B5">
          <w:rPr>
            <w:noProof/>
            <w:webHidden/>
          </w:rPr>
          <w:tab/>
        </w:r>
        <w:r w:rsidR="000063B5">
          <w:rPr>
            <w:noProof/>
            <w:webHidden/>
          </w:rPr>
          <w:fldChar w:fldCharType="begin"/>
        </w:r>
        <w:r w:rsidR="000063B5">
          <w:rPr>
            <w:noProof/>
            <w:webHidden/>
          </w:rPr>
          <w:instrText xml:space="preserve"> PAGEREF _Toc418510283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771534AC" w14:textId="77777777" w:rsidR="000063B5" w:rsidRDefault="0098398E">
      <w:pPr>
        <w:pStyle w:val="TOC2"/>
        <w:rPr>
          <w:rFonts w:asciiTheme="minorHAnsi" w:eastAsiaTheme="minorEastAsia" w:hAnsiTheme="minorHAnsi" w:cstheme="minorBidi"/>
          <w:noProof/>
          <w:sz w:val="22"/>
          <w:szCs w:val="22"/>
        </w:rPr>
      </w:pPr>
      <w:hyperlink w:anchor="_Toc418510284" w:history="1">
        <w:r w:rsidR="000063B5" w:rsidRPr="002B2A4B">
          <w:rPr>
            <w:rStyle w:val="Hyperlink"/>
            <w:noProof/>
          </w:rPr>
          <w:t>A.2 Example 2</w:t>
        </w:r>
        <w:r w:rsidR="000063B5">
          <w:rPr>
            <w:noProof/>
            <w:webHidden/>
          </w:rPr>
          <w:tab/>
        </w:r>
        <w:r w:rsidR="000063B5">
          <w:rPr>
            <w:noProof/>
            <w:webHidden/>
          </w:rPr>
          <w:fldChar w:fldCharType="begin"/>
        </w:r>
        <w:r w:rsidR="000063B5">
          <w:rPr>
            <w:noProof/>
            <w:webHidden/>
          </w:rPr>
          <w:instrText xml:space="preserve"> PAGEREF _Toc418510284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03929AA8" w14:textId="77777777" w:rsidR="000063B5" w:rsidRDefault="0098398E">
      <w:pPr>
        <w:pStyle w:val="TOC2"/>
        <w:rPr>
          <w:rFonts w:asciiTheme="minorHAnsi" w:eastAsiaTheme="minorEastAsia" w:hAnsiTheme="minorHAnsi" w:cstheme="minorBidi"/>
          <w:noProof/>
          <w:sz w:val="22"/>
          <w:szCs w:val="22"/>
        </w:rPr>
      </w:pPr>
      <w:hyperlink w:anchor="_Toc418510285" w:history="1">
        <w:r w:rsidR="000063B5" w:rsidRPr="002B2A4B">
          <w:rPr>
            <w:rStyle w:val="Hyperlink"/>
            <w:noProof/>
          </w:rPr>
          <w:t>A.3 Example 3</w:t>
        </w:r>
        <w:r w:rsidR="000063B5">
          <w:rPr>
            <w:noProof/>
            <w:webHidden/>
          </w:rPr>
          <w:tab/>
        </w:r>
        <w:r w:rsidR="000063B5">
          <w:rPr>
            <w:noProof/>
            <w:webHidden/>
          </w:rPr>
          <w:fldChar w:fldCharType="begin"/>
        </w:r>
        <w:r w:rsidR="000063B5">
          <w:rPr>
            <w:noProof/>
            <w:webHidden/>
          </w:rPr>
          <w:instrText xml:space="preserve"> PAGEREF _Toc418510285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2A43CF5D" w14:textId="77777777" w:rsidR="000063B5" w:rsidRDefault="0098398E">
      <w:pPr>
        <w:pStyle w:val="TOC2"/>
        <w:rPr>
          <w:rFonts w:asciiTheme="minorHAnsi" w:eastAsiaTheme="minorEastAsia" w:hAnsiTheme="minorHAnsi" w:cstheme="minorBidi"/>
          <w:noProof/>
          <w:sz w:val="22"/>
          <w:szCs w:val="22"/>
        </w:rPr>
      </w:pPr>
      <w:hyperlink w:anchor="_Toc418510286" w:history="1">
        <w:r w:rsidR="000063B5" w:rsidRPr="002B2A4B">
          <w:rPr>
            <w:rStyle w:val="Hyperlink"/>
            <w:noProof/>
          </w:rPr>
          <w:t>A.4 Example 4</w:t>
        </w:r>
        <w:r w:rsidR="000063B5">
          <w:rPr>
            <w:noProof/>
            <w:webHidden/>
          </w:rPr>
          <w:tab/>
        </w:r>
        <w:r w:rsidR="000063B5">
          <w:rPr>
            <w:noProof/>
            <w:webHidden/>
          </w:rPr>
          <w:fldChar w:fldCharType="begin"/>
        </w:r>
        <w:r w:rsidR="000063B5">
          <w:rPr>
            <w:noProof/>
            <w:webHidden/>
          </w:rPr>
          <w:instrText xml:space="preserve"> PAGEREF _Toc418510286 \h </w:instrText>
        </w:r>
        <w:r w:rsidR="000063B5">
          <w:rPr>
            <w:noProof/>
            <w:webHidden/>
          </w:rPr>
        </w:r>
        <w:r w:rsidR="000063B5">
          <w:rPr>
            <w:noProof/>
            <w:webHidden/>
          </w:rPr>
          <w:fldChar w:fldCharType="separate"/>
        </w:r>
        <w:r w:rsidR="000063B5">
          <w:rPr>
            <w:noProof/>
            <w:webHidden/>
          </w:rPr>
          <w:t>100</w:t>
        </w:r>
        <w:r w:rsidR="000063B5">
          <w:rPr>
            <w:noProof/>
            <w:webHidden/>
          </w:rPr>
          <w:fldChar w:fldCharType="end"/>
        </w:r>
      </w:hyperlink>
    </w:p>
    <w:p w14:paraId="0676DC55" w14:textId="77777777" w:rsidR="000063B5" w:rsidRDefault="0098398E">
      <w:pPr>
        <w:pStyle w:val="TOC1"/>
        <w:rPr>
          <w:rFonts w:asciiTheme="minorHAnsi" w:eastAsiaTheme="minorEastAsia" w:hAnsiTheme="minorHAnsi" w:cstheme="minorBidi"/>
          <w:noProof/>
          <w:sz w:val="22"/>
          <w:szCs w:val="22"/>
        </w:rPr>
      </w:pPr>
      <w:hyperlink w:anchor="_Toc418510287" w:history="1">
        <w:r w:rsidR="000063B5" w:rsidRPr="002B2A4B">
          <w:rPr>
            <w:rStyle w:val="Hyperlink"/>
            <w:noProof/>
          </w:rPr>
          <w:t>Annex B Mapping to RDF (normative)</w:t>
        </w:r>
        <w:r w:rsidR="000063B5">
          <w:rPr>
            <w:noProof/>
            <w:webHidden/>
          </w:rPr>
          <w:tab/>
        </w:r>
        <w:r w:rsidR="000063B5">
          <w:rPr>
            <w:noProof/>
            <w:webHidden/>
          </w:rPr>
          <w:fldChar w:fldCharType="begin"/>
        </w:r>
        <w:r w:rsidR="000063B5">
          <w:rPr>
            <w:noProof/>
            <w:webHidden/>
          </w:rPr>
          <w:instrText xml:space="preserve"> PAGEREF _Toc418510287 \h </w:instrText>
        </w:r>
        <w:r w:rsidR="000063B5">
          <w:rPr>
            <w:noProof/>
            <w:webHidden/>
          </w:rPr>
        </w:r>
        <w:r w:rsidR="000063B5">
          <w:rPr>
            <w:noProof/>
            <w:webHidden/>
          </w:rPr>
          <w:fldChar w:fldCharType="separate"/>
        </w:r>
        <w:r w:rsidR="000063B5">
          <w:rPr>
            <w:noProof/>
            <w:webHidden/>
          </w:rPr>
          <w:t>101</w:t>
        </w:r>
        <w:r w:rsidR="000063B5">
          <w:rPr>
            <w:noProof/>
            <w:webHidden/>
          </w:rPr>
          <w:fldChar w:fldCharType="end"/>
        </w:r>
      </w:hyperlink>
    </w:p>
    <w:p w14:paraId="18EF6F8A" w14:textId="77777777" w:rsidR="000063B5" w:rsidRDefault="0098398E">
      <w:pPr>
        <w:pStyle w:val="TOC1"/>
        <w:rPr>
          <w:rFonts w:asciiTheme="minorHAnsi" w:eastAsiaTheme="minorEastAsia" w:hAnsiTheme="minorHAnsi" w:cstheme="minorBidi"/>
          <w:noProof/>
          <w:sz w:val="22"/>
          <w:szCs w:val="22"/>
        </w:rPr>
      </w:pPr>
      <w:hyperlink w:anchor="_Toc418510288" w:history="1">
        <w:r w:rsidR="000063B5" w:rsidRPr="002B2A4B">
          <w:rPr>
            <w:rStyle w:val="Hyperlink"/>
            <w:noProof/>
          </w:rPr>
          <w:t>Annex C UML Profile (normative)</w:t>
        </w:r>
        <w:r w:rsidR="000063B5">
          <w:rPr>
            <w:noProof/>
            <w:webHidden/>
          </w:rPr>
          <w:tab/>
        </w:r>
        <w:r w:rsidR="000063B5">
          <w:rPr>
            <w:noProof/>
            <w:webHidden/>
          </w:rPr>
          <w:fldChar w:fldCharType="begin"/>
        </w:r>
        <w:r w:rsidR="000063B5">
          <w:rPr>
            <w:noProof/>
            <w:webHidden/>
          </w:rPr>
          <w:instrText xml:space="preserve"> PAGEREF _Toc418510288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3496BFA0" w14:textId="77777777" w:rsidR="000063B5" w:rsidRDefault="0098398E">
      <w:pPr>
        <w:pStyle w:val="TOC2"/>
        <w:rPr>
          <w:rFonts w:asciiTheme="minorHAnsi" w:eastAsiaTheme="minorEastAsia" w:hAnsiTheme="minorHAnsi" w:cstheme="minorBidi"/>
          <w:noProof/>
          <w:sz w:val="22"/>
          <w:szCs w:val="22"/>
        </w:rPr>
      </w:pPr>
      <w:hyperlink w:anchor="_Toc418510289" w:history="1">
        <w:r w:rsidR="000063B5" w:rsidRPr="002B2A4B">
          <w:rPr>
            <w:rStyle w:val="Hyperlink"/>
            <w:noProof/>
          </w:rPr>
          <w:t>7.8</w:t>
        </w:r>
        <w:r w:rsidR="000063B5">
          <w:rPr>
            <w:rFonts w:asciiTheme="minorHAnsi" w:eastAsiaTheme="minorEastAsia" w:hAnsiTheme="minorHAnsi" w:cstheme="minorBidi"/>
            <w:noProof/>
            <w:sz w:val="22"/>
            <w:szCs w:val="22"/>
          </w:rPr>
          <w:tab/>
        </w:r>
        <w:r w:rsidR="000063B5" w:rsidRPr="002B2A4B">
          <w:rPr>
            <w:rStyle w:val="Hyperlink"/>
            <w:noProof/>
          </w:rPr>
          <w:t>Conceptual Modeling UML Profile</w:t>
        </w:r>
        <w:r w:rsidR="000063B5">
          <w:rPr>
            <w:noProof/>
            <w:webHidden/>
          </w:rPr>
          <w:tab/>
        </w:r>
        <w:r w:rsidR="000063B5">
          <w:rPr>
            <w:noProof/>
            <w:webHidden/>
          </w:rPr>
          <w:fldChar w:fldCharType="begin"/>
        </w:r>
        <w:r w:rsidR="000063B5">
          <w:rPr>
            <w:noProof/>
            <w:webHidden/>
          </w:rPr>
          <w:instrText xml:space="preserve"> PAGEREF _Toc418510289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16422356" w14:textId="77777777" w:rsidR="000063B5" w:rsidRDefault="0098398E">
      <w:pPr>
        <w:pStyle w:val="TOC3"/>
        <w:rPr>
          <w:rFonts w:asciiTheme="minorHAnsi" w:eastAsiaTheme="minorEastAsia" w:hAnsiTheme="minorHAnsi" w:cstheme="minorBidi"/>
          <w:noProof/>
          <w:sz w:val="22"/>
          <w:szCs w:val="22"/>
        </w:rPr>
      </w:pPr>
      <w:hyperlink w:anchor="_Toc418510290" w:history="1">
        <w:r w:rsidR="000063B5" w:rsidRPr="002B2A4B">
          <w:rPr>
            <w:rStyle w:val="Hyperlink"/>
            <w:noProof/>
          </w:rPr>
          <w:t>7.8.1</w:t>
        </w:r>
        <w:r w:rsidR="000063B5">
          <w:rPr>
            <w:rFonts w:asciiTheme="minorHAnsi" w:eastAsiaTheme="minorEastAsia" w:hAnsiTheme="minorHAnsi" w:cstheme="minorBidi"/>
            <w:noProof/>
            <w:sz w:val="22"/>
            <w:szCs w:val="22"/>
          </w:rPr>
          <w:tab/>
        </w:r>
        <w:r w:rsidR="000063B5" w:rsidRPr="002B2A4B">
          <w:rPr>
            <w:rStyle w:val="Hyperlink"/>
            <w:noProof/>
          </w:rPr>
          <w:t>UML Subset</w:t>
        </w:r>
        <w:r w:rsidR="000063B5">
          <w:rPr>
            <w:noProof/>
            <w:webHidden/>
          </w:rPr>
          <w:tab/>
        </w:r>
        <w:r w:rsidR="000063B5">
          <w:rPr>
            <w:noProof/>
            <w:webHidden/>
          </w:rPr>
          <w:fldChar w:fldCharType="begin"/>
        </w:r>
        <w:r w:rsidR="000063B5">
          <w:rPr>
            <w:noProof/>
            <w:webHidden/>
          </w:rPr>
          <w:instrText xml:space="preserve"> PAGEREF _Toc418510290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0252554A" w14:textId="77777777" w:rsidR="000063B5" w:rsidRDefault="0098398E">
      <w:pPr>
        <w:pStyle w:val="TOC3"/>
        <w:rPr>
          <w:rFonts w:asciiTheme="minorHAnsi" w:eastAsiaTheme="minorEastAsia" w:hAnsiTheme="minorHAnsi" w:cstheme="minorBidi"/>
          <w:noProof/>
          <w:sz w:val="22"/>
          <w:szCs w:val="22"/>
        </w:rPr>
      </w:pPr>
      <w:hyperlink w:anchor="_Toc418510291" w:history="1">
        <w:r w:rsidR="000063B5" w:rsidRPr="002B2A4B">
          <w:rPr>
            <w:rStyle w:val="Hyperlink"/>
            <w:noProof/>
          </w:rPr>
          <w:t>7.8.2</w:t>
        </w:r>
        <w:r w:rsidR="000063B5">
          <w:rPr>
            <w:rFonts w:asciiTheme="minorHAnsi" w:eastAsiaTheme="minorEastAsia" w:hAnsiTheme="minorHAnsi" w:cstheme="minorBidi"/>
            <w:noProof/>
            <w:sz w:val="22"/>
            <w:szCs w:val="22"/>
          </w:rPr>
          <w:tab/>
        </w:r>
        <w:r w:rsidR="000063B5" w:rsidRPr="002B2A4B">
          <w:rPr>
            <w:rStyle w:val="Hyperlink"/>
            <w:noProof/>
          </w:rPr>
          <w:t>Stereotype: Classification [Classifier]</w:t>
        </w:r>
        <w:r w:rsidR="000063B5">
          <w:rPr>
            <w:noProof/>
            <w:webHidden/>
          </w:rPr>
          <w:tab/>
        </w:r>
        <w:r w:rsidR="000063B5">
          <w:rPr>
            <w:noProof/>
            <w:webHidden/>
          </w:rPr>
          <w:fldChar w:fldCharType="begin"/>
        </w:r>
        <w:r w:rsidR="000063B5">
          <w:rPr>
            <w:noProof/>
            <w:webHidden/>
          </w:rPr>
          <w:instrText xml:space="preserve"> PAGEREF _Toc418510291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2B9EB075" w14:textId="77777777" w:rsidR="000063B5" w:rsidRDefault="0098398E">
      <w:pPr>
        <w:pStyle w:val="TOC3"/>
        <w:rPr>
          <w:rFonts w:asciiTheme="minorHAnsi" w:eastAsiaTheme="minorEastAsia" w:hAnsiTheme="minorHAnsi" w:cstheme="minorBidi"/>
          <w:noProof/>
          <w:sz w:val="22"/>
          <w:szCs w:val="22"/>
        </w:rPr>
      </w:pPr>
      <w:hyperlink w:anchor="_Toc418510292" w:history="1">
        <w:r w:rsidR="000063B5" w:rsidRPr="002B2A4B">
          <w:rPr>
            <w:rStyle w:val="Hyperlink"/>
            <w:noProof/>
          </w:rPr>
          <w:t>7.8.3</w:t>
        </w:r>
        <w:r w:rsidR="000063B5">
          <w:rPr>
            <w:rFonts w:asciiTheme="minorHAnsi" w:eastAsiaTheme="minorEastAsia" w:hAnsiTheme="minorHAnsi" w:cstheme="minorBidi"/>
            <w:noProof/>
            <w:sz w:val="22"/>
            <w:szCs w:val="22"/>
          </w:rPr>
          <w:tab/>
        </w:r>
        <w:r w:rsidR="000063B5" w:rsidRPr="002B2A4B">
          <w:rPr>
            <w:rStyle w:val="Hyperlink"/>
            <w:noProof/>
          </w:rPr>
          <w:t>Stereotype: Classifies [Generalization, Realization]</w:t>
        </w:r>
        <w:r w:rsidR="000063B5">
          <w:rPr>
            <w:noProof/>
            <w:webHidden/>
          </w:rPr>
          <w:tab/>
        </w:r>
        <w:r w:rsidR="000063B5">
          <w:rPr>
            <w:noProof/>
            <w:webHidden/>
          </w:rPr>
          <w:fldChar w:fldCharType="begin"/>
        </w:r>
        <w:r w:rsidR="000063B5">
          <w:rPr>
            <w:noProof/>
            <w:webHidden/>
          </w:rPr>
          <w:instrText xml:space="preserve"> PAGEREF _Toc418510292 \h </w:instrText>
        </w:r>
        <w:r w:rsidR="000063B5">
          <w:rPr>
            <w:noProof/>
            <w:webHidden/>
          </w:rPr>
        </w:r>
        <w:r w:rsidR="000063B5">
          <w:rPr>
            <w:noProof/>
            <w:webHidden/>
          </w:rPr>
          <w:fldChar w:fldCharType="separate"/>
        </w:r>
        <w:r w:rsidR="000063B5">
          <w:rPr>
            <w:noProof/>
            <w:webHidden/>
          </w:rPr>
          <w:t>102</w:t>
        </w:r>
        <w:r w:rsidR="000063B5">
          <w:rPr>
            <w:noProof/>
            <w:webHidden/>
          </w:rPr>
          <w:fldChar w:fldCharType="end"/>
        </w:r>
      </w:hyperlink>
    </w:p>
    <w:p w14:paraId="01E4314E" w14:textId="77777777" w:rsidR="000063B5" w:rsidRDefault="0098398E">
      <w:pPr>
        <w:pStyle w:val="TOC3"/>
        <w:rPr>
          <w:rFonts w:asciiTheme="minorHAnsi" w:eastAsiaTheme="minorEastAsia" w:hAnsiTheme="minorHAnsi" w:cstheme="minorBidi"/>
          <w:noProof/>
          <w:sz w:val="22"/>
          <w:szCs w:val="22"/>
        </w:rPr>
      </w:pPr>
      <w:hyperlink w:anchor="_Toc418510293" w:history="1">
        <w:r w:rsidR="000063B5" w:rsidRPr="002B2A4B">
          <w:rPr>
            <w:rStyle w:val="Hyperlink"/>
            <w:noProof/>
          </w:rPr>
          <w:t>7.8.4</w:t>
        </w:r>
        <w:r w:rsidR="000063B5">
          <w:rPr>
            <w:rFonts w:asciiTheme="minorHAnsi" w:eastAsiaTheme="minorEastAsia" w:hAnsiTheme="minorHAnsi" w:cstheme="minorBidi"/>
            <w:noProof/>
            <w:sz w:val="22"/>
            <w:szCs w:val="22"/>
          </w:rPr>
          <w:tab/>
        </w:r>
        <w:r w:rsidR="000063B5" w:rsidRPr="002B2A4B">
          <w:rPr>
            <w:rStyle w:val="Hyperlink"/>
            <w:noProof/>
          </w:rPr>
          <w:t>Stereotype: Conceptual Model [Package]</w:t>
        </w:r>
        <w:r w:rsidR="000063B5">
          <w:rPr>
            <w:noProof/>
            <w:webHidden/>
          </w:rPr>
          <w:tab/>
        </w:r>
        <w:r w:rsidR="000063B5">
          <w:rPr>
            <w:noProof/>
            <w:webHidden/>
          </w:rPr>
          <w:fldChar w:fldCharType="begin"/>
        </w:r>
        <w:r w:rsidR="000063B5">
          <w:rPr>
            <w:noProof/>
            <w:webHidden/>
          </w:rPr>
          <w:instrText xml:space="preserve"> PAGEREF _Toc418510293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14:paraId="2A443BAE" w14:textId="77777777" w:rsidR="000063B5" w:rsidRDefault="0098398E">
      <w:pPr>
        <w:pStyle w:val="TOC3"/>
        <w:rPr>
          <w:rFonts w:asciiTheme="minorHAnsi" w:eastAsiaTheme="minorEastAsia" w:hAnsiTheme="minorHAnsi" w:cstheme="minorBidi"/>
          <w:noProof/>
          <w:sz w:val="22"/>
          <w:szCs w:val="22"/>
        </w:rPr>
      </w:pPr>
      <w:hyperlink w:anchor="_Toc418510294" w:history="1">
        <w:r w:rsidR="000063B5" w:rsidRPr="002B2A4B">
          <w:rPr>
            <w:rStyle w:val="Hyperlink"/>
            <w:noProof/>
          </w:rPr>
          <w:t>7.8.5</w:t>
        </w:r>
        <w:r w:rsidR="000063B5">
          <w:rPr>
            <w:rFonts w:asciiTheme="minorHAnsi" w:eastAsiaTheme="minorEastAsia" w:hAnsiTheme="minorHAnsi" w:cstheme="minorBidi"/>
            <w:noProof/>
            <w:sz w:val="22"/>
            <w:szCs w:val="22"/>
          </w:rPr>
          <w:tab/>
        </w:r>
        <w:r w:rsidR="000063B5" w:rsidRPr="002B2A4B">
          <w:rPr>
            <w:rStyle w:val="Hyperlink"/>
            <w:noProof/>
          </w:rPr>
          <w:t>Stereotype: Disjoint with [Dependency]</w:t>
        </w:r>
        <w:r w:rsidR="000063B5">
          <w:rPr>
            <w:noProof/>
            <w:webHidden/>
          </w:rPr>
          <w:tab/>
        </w:r>
        <w:r w:rsidR="000063B5">
          <w:rPr>
            <w:noProof/>
            <w:webHidden/>
          </w:rPr>
          <w:fldChar w:fldCharType="begin"/>
        </w:r>
        <w:r w:rsidR="000063B5">
          <w:rPr>
            <w:noProof/>
            <w:webHidden/>
          </w:rPr>
          <w:instrText xml:space="preserve"> PAGEREF _Toc418510294 \h </w:instrText>
        </w:r>
        <w:r w:rsidR="000063B5">
          <w:rPr>
            <w:noProof/>
            <w:webHidden/>
          </w:rPr>
        </w:r>
        <w:r w:rsidR="000063B5">
          <w:rPr>
            <w:noProof/>
            <w:webHidden/>
          </w:rPr>
          <w:fldChar w:fldCharType="separate"/>
        </w:r>
        <w:r w:rsidR="000063B5">
          <w:rPr>
            <w:noProof/>
            <w:webHidden/>
          </w:rPr>
          <w:t>103</w:t>
        </w:r>
        <w:r w:rsidR="000063B5">
          <w:rPr>
            <w:noProof/>
            <w:webHidden/>
          </w:rPr>
          <w:fldChar w:fldCharType="end"/>
        </w:r>
      </w:hyperlink>
    </w:p>
    <w:p w14:paraId="16B23A7D" w14:textId="77777777" w:rsidR="000063B5" w:rsidRDefault="0098398E">
      <w:pPr>
        <w:pStyle w:val="TOC3"/>
        <w:rPr>
          <w:rFonts w:asciiTheme="minorHAnsi" w:eastAsiaTheme="minorEastAsia" w:hAnsiTheme="minorHAnsi" w:cstheme="minorBidi"/>
          <w:noProof/>
          <w:sz w:val="22"/>
          <w:szCs w:val="22"/>
        </w:rPr>
      </w:pPr>
      <w:hyperlink w:anchor="_Toc418510295" w:history="1">
        <w:r w:rsidR="000063B5" w:rsidRPr="002B2A4B">
          <w:rPr>
            <w:rStyle w:val="Hyperlink"/>
            <w:noProof/>
          </w:rPr>
          <w:t>7.8.6</w:t>
        </w:r>
        <w:r w:rsidR="000063B5">
          <w:rPr>
            <w:rFonts w:asciiTheme="minorHAnsi" w:eastAsiaTheme="minorEastAsia" w:hAnsiTheme="minorHAnsi" w:cstheme="minorBidi"/>
            <w:noProof/>
            <w:sz w:val="22"/>
            <w:szCs w:val="22"/>
          </w:rPr>
          <w:tab/>
        </w:r>
        <w:r w:rsidR="000063B5" w:rsidRPr="002B2A4B">
          <w:rPr>
            <w:rStyle w:val="Hyperlink"/>
            <w:noProof/>
          </w:rPr>
          <w:t>Stereotype: Entity [Class]</w:t>
        </w:r>
        <w:r w:rsidR="000063B5">
          <w:rPr>
            <w:noProof/>
            <w:webHidden/>
          </w:rPr>
          <w:tab/>
        </w:r>
        <w:r w:rsidR="000063B5">
          <w:rPr>
            <w:noProof/>
            <w:webHidden/>
          </w:rPr>
          <w:fldChar w:fldCharType="begin"/>
        </w:r>
        <w:r w:rsidR="000063B5">
          <w:rPr>
            <w:noProof/>
            <w:webHidden/>
          </w:rPr>
          <w:instrText xml:space="preserve"> PAGEREF _Toc418510295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14:paraId="4E7A8156" w14:textId="77777777" w:rsidR="000063B5" w:rsidRDefault="0098398E">
      <w:pPr>
        <w:pStyle w:val="TOC3"/>
        <w:rPr>
          <w:rFonts w:asciiTheme="minorHAnsi" w:eastAsiaTheme="minorEastAsia" w:hAnsiTheme="minorHAnsi" w:cstheme="minorBidi"/>
          <w:noProof/>
          <w:sz w:val="22"/>
          <w:szCs w:val="22"/>
        </w:rPr>
      </w:pPr>
      <w:hyperlink w:anchor="_Toc418510296" w:history="1">
        <w:r w:rsidR="000063B5" w:rsidRPr="002B2A4B">
          <w:rPr>
            <w:rStyle w:val="Hyperlink"/>
            <w:noProof/>
          </w:rPr>
          <w:t>7.8.7</w:t>
        </w:r>
        <w:r w:rsidR="000063B5">
          <w:rPr>
            <w:rFonts w:asciiTheme="minorHAnsi" w:eastAsiaTheme="minorEastAsia" w:hAnsiTheme="minorHAnsi" w:cstheme="minorBidi"/>
            <w:noProof/>
            <w:sz w:val="22"/>
            <w:szCs w:val="22"/>
          </w:rPr>
          <w:tab/>
        </w:r>
        <w:r w:rsidR="000063B5" w:rsidRPr="002B2A4B">
          <w:rPr>
            <w:rStyle w:val="Hyperlink"/>
            <w:noProof/>
          </w:rPr>
          <w:t>Stereotype: Equivalent with [Dependency]</w:t>
        </w:r>
        <w:r w:rsidR="000063B5">
          <w:rPr>
            <w:noProof/>
            <w:webHidden/>
          </w:rPr>
          <w:tab/>
        </w:r>
        <w:r w:rsidR="000063B5">
          <w:rPr>
            <w:noProof/>
            <w:webHidden/>
          </w:rPr>
          <w:fldChar w:fldCharType="begin"/>
        </w:r>
        <w:r w:rsidR="000063B5">
          <w:rPr>
            <w:noProof/>
            <w:webHidden/>
          </w:rPr>
          <w:instrText xml:space="preserve"> PAGEREF _Toc418510296 \h </w:instrText>
        </w:r>
        <w:r w:rsidR="000063B5">
          <w:rPr>
            <w:noProof/>
            <w:webHidden/>
          </w:rPr>
        </w:r>
        <w:r w:rsidR="000063B5">
          <w:rPr>
            <w:noProof/>
            <w:webHidden/>
          </w:rPr>
          <w:fldChar w:fldCharType="separate"/>
        </w:r>
        <w:r w:rsidR="000063B5">
          <w:rPr>
            <w:noProof/>
            <w:webHidden/>
          </w:rPr>
          <w:t>104</w:t>
        </w:r>
        <w:r w:rsidR="000063B5">
          <w:rPr>
            <w:noProof/>
            <w:webHidden/>
          </w:rPr>
          <w:fldChar w:fldCharType="end"/>
        </w:r>
      </w:hyperlink>
    </w:p>
    <w:p w14:paraId="4CC0955C" w14:textId="77777777" w:rsidR="000063B5" w:rsidRDefault="0098398E">
      <w:pPr>
        <w:pStyle w:val="TOC3"/>
        <w:rPr>
          <w:rFonts w:asciiTheme="minorHAnsi" w:eastAsiaTheme="minorEastAsia" w:hAnsiTheme="minorHAnsi" w:cstheme="minorBidi"/>
          <w:noProof/>
          <w:sz w:val="22"/>
          <w:szCs w:val="22"/>
        </w:rPr>
      </w:pPr>
      <w:hyperlink w:anchor="_Toc418510297" w:history="1">
        <w:r w:rsidR="000063B5" w:rsidRPr="002B2A4B">
          <w:rPr>
            <w:rStyle w:val="Hyperlink"/>
            <w:noProof/>
          </w:rPr>
          <w:t>7.8.8</w:t>
        </w:r>
        <w:r w:rsidR="000063B5">
          <w:rPr>
            <w:rFonts w:asciiTheme="minorHAnsi" w:eastAsiaTheme="minorEastAsia" w:hAnsiTheme="minorHAnsi" w:cstheme="minorBidi"/>
            <w:noProof/>
            <w:sz w:val="22"/>
            <w:szCs w:val="22"/>
          </w:rPr>
          <w:tab/>
        </w:r>
        <w:r w:rsidR="000063B5" w:rsidRPr="002B2A4B">
          <w:rPr>
            <w:rStyle w:val="Hyperlink"/>
            <w:noProof/>
          </w:rPr>
          <w:t>Stereotype: Intersection [Classifier]</w:t>
        </w:r>
        <w:r w:rsidR="000063B5">
          <w:rPr>
            <w:noProof/>
            <w:webHidden/>
          </w:rPr>
          <w:tab/>
        </w:r>
        <w:r w:rsidR="000063B5">
          <w:rPr>
            <w:noProof/>
            <w:webHidden/>
          </w:rPr>
          <w:fldChar w:fldCharType="begin"/>
        </w:r>
        <w:r w:rsidR="000063B5">
          <w:rPr>
            <w:noProof/>
            <w:webHidden/>
          </w:rPr>
          <w:instrText xml:space="preserve"> PAGEREF _Toc418510297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14:paraId="132ED174" w14:textId="77777777" w:rsidR="000063B5" w:rsidRDefault="0098398E">
      <w:pPr>
        <w:pStyle w:val="TOC3"/>
        <w:rPr>
          <w:rFonts w:asciiTheme="minorHAnsi" w:eastAsiaTheme="minorEastAsia" w:hAnsiTheme="minorHAnsi" w:cstheme="minorBidi"/>
          <w:noProof/>
          <w:sz w:val="22"/>
          <w:szCs w:val="22"/>
        </w:rPr>
      </w:pPr>
      <w:hyperlink w:anchor="_Toc418510298" w:history="1">
        <w:r w:rsidR="000063B5" w:rsidRPr="002B2A4B">
          <w:rPr>
            <w:rStyle w:val="Hyperlink"/>
            <w:noProof/>
          </w:rPr>
          <w:t>7.8.9</w:t>
        </w:r>
        <w:r w:rsidR="000063B5">
          <w:rPr>
            <w:rFonts w:asciiTheme="minorHAnsi" w:eastAsiaTheme="minorEastAsia" w:hAnsiTheme="minorHAnsi" w:cstheme="minorBidi"/>
            <w:noProof/>
            <w:sz w:val="22"/>
            <w:szCs w:val="22"/>
          </w:rPr>
          <w:tab/>
        </w:r>
        <w:r w:rsidR="000063B5" w:rsidRPr="002B2A4B">
          <w:rPr>
            <w:rStyle w:val="Hyperlink"/>
            <w:noProof/>
          </w:rPr>
          <w:t>Stereotype: Is in context [Relationship]</w:t>
        </w:r>
        <w:r w:rsidR="000063B5">
          <w:rPr>
            <w:noProof/>
            <w:webHidden/>
          </w:rPr>
          <w:tab/>
        </w:r>
        <w:r w:rsidR="000063B5">
          <w:rPr>
            <w:noProof/>
            <w:webHidden/>
          </w:rPr>
          <w:fldChar w:fldCharType="begin"/>
        </w:r>
        <w:r w:rsidR="000063B5">
          <w:rPr>
            <w:noProof/>
            <w:webHidden/>
          </w:rPr>
          <w:instrText xml:space="preserve"> PAGEREF _Toc418510298 \h </w:instrText>
        </w:r>
        <w:r w:rsidR="000063B5">
          <w:rPr>
            <w:noProof/>
            <w:webHidden/>
          </w:rPr>
        </w:r>
        <w:r w:rsidR="000063B5">
          <w:rPr>
            <w:noProof/>
            <w:webHidden/>
          </w:rPr>
          <w:fldChar w:fldCharType="separate"/>
        </w:r>
        <w:r w:rsidR="000063B5">
          <w:rPr>
            <w:noProof/>
            <w:webHidden/>
          </w:rPr>
          <w:t>105</w:t>
        </w:r>
        <w:r w:rsidR="000063B5">
          <w:rPr>
            <w:noProof/>
            <w:webHidden/>
          </w:rPr>
          <w:fldChar w:fldCharType="end"/>
        </w:r>
      </w:hyperlink>
    </w:p>
    <w:p w14:paraId="0625F941" w14:textId="77777777" w:rsidR="000063B5" w:rsidRDefault="0098398E">
      <w:pPr>
        <w:pStyle w:val="TOC3"/>
        <w:rPr>
          <w:rFonts w:asciiTheme="minorHAnsi" w:eastAsiaTheme="minorEastAsia" w:hAnsiTheme="minorHAnsi" w:cstheme="minorBidi"/>
          <w:noProof/>
          <w:sz w:val="22"/>
          <w:szCs w:val="22"/>
        </w:rPr>
      </w:pPr>
      <w:hyperlink w:anchor="_Toc418510299" w:history="1">
        <w:r w:rsidR="000063B5" w:rsidRPr="002B2A4B">
          <w:rPr>
            <w:rStyle w:val="Hyperlink"/>
            <w:noProof/>
          </w:rPr>
          <w:t>7.8.10</w:t>
        </w:r>
        <w:r w:rsidR="000063B5">
          <w:rPr>
            <w:rFonts w:asciiTheme="minorHAnsi" w:eastAsiaTheme="minorEastAsia" w:hAnsiTheme="minorHAnsi" w:cstheme="minorBidi"/>
            <w:noProof/>
            <w:sz w:val="22"/>
            <w:szCs w:val="22"/>
          </w:rPr>
          <w:tab/>
        </w:r>
        <w:r w:rsidR="000063B5" w:rsidRPr="002B2A4B">
          <w:rPr>
            <w:rStyle w:val="Hyperlink"/>
            <w:noProof/>
          </w:rPr>
          <w:t>Stereotype: Source Reference [Classifier]</w:t>
        </w:r>
        <w:r w:rsidR="000063B5">
          <w:rPr>
            <w:noProof/>
            <w:webHidden/>
          </w:rPr>
          <w:tab/>
        </w:r>
        <w:r w:rsidR="000063B5">
          <w:rPr>
            <w:noProof/>
            <w:webHidden/>
          </w:rPr>
          <w:fldChar w:fldCharType="begin"/>
        </w:r>
        <w:r w:rsidR="000063B5">
          <w:rPr>
            <w:noProof/>
            <w:webHidden/>
          </w:rPr>
          <w:instrText xml:space="preserve"> PAGEREF _Toc418510299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79D7E93C" w14:textId="77777777" w:rsidR="000063B5" w:rsidRDefault="0098398E">
      <w:pPr>
        <w:pStyle w:val="TOC3"/>
        <w:rPr>
          <w:rFonts w:asciiTheme="minorHAnsi" w:eastAsiaTheme="minorEastAsia" w:hAnsiTheme="minorHAnsi" w:cstheme="minorBidi"/>
          <w:noProof/>
          <w:sz w:val="22"/>
          <w:szCs w:val="22"/>
        </w:rPr>
      </w:pPr>
      <w:hyperlink w:anchor="_Toc418510300" w:history="1">
        <w:r w:rsidR="000063B5" w:rsidRPr="002B2A4B">
          <w:rPr>
            <w:rStyle w:val="Hyperlink"/>
            <w:noProof/>
          </w:rPr>
          <w:t>7.8.11</w:t>
        </w:r>
        <w:r w:rsidR="000063B5">
          <w:rPr>
            <w:rFonts w:asciiTheme="minorHAnsi" w:eastAsiaTheme="minorEastAsia" w:hAnsiTheme="minorHAnsi" w:cstheme="minorBidi"/>
            <w:noProof/>
            <w:sz w:val="22"/>
            <w:szCs w:val="22"/>
          </w:rPr>
          <w:tab/>
        </w:r>
        <w:r w:rsidR="000063B5" w:rsidRPr="002B2A4B">
          <w:rPr>
            <w:rStyle w:val="Hyperlink"/>
            <w:noProof/>
          </w:rPr>
          <w:t>Stereotype: Phase [Class]</w:t>
        </w:r>
        <w:r w:rsidR="000063B5">
          <w:rPr>
            <w:noProof/>
            <w:webHidden/>
          </w:rPr>
          <w:tab/>
        </w:r>
        <w:r w:rsidR="000063B5">
          <w:rPr>
            <w:noProof/>
            <w:webHidden/>
          </w:rPr>
          <w:fldChar w:fldCharType="begin"/>
        </w:r>
        <w:r w:rsidR="000063B5">
          <w:rPr>
            <w:noProof/>
            <w:webHidden/>
          </w:rPr>
          <w:instrText xml:space="preserve"> PAGEREF _Toc418510300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6B1B8C98" w14:textId="77777777" w:rsidR="000063B5" w:rsidRDefault="0098398E">
      <w:pPr>
        <w:pStyle w:val="TOC3"/>
        <w:rPr>
          <w:rFonts w:asciiTheme="minorHAnsi" w:eastAsiaTheme="minorEastAsia" w:hAnsiTheme="minorHAnsi" w:cstheme="minorBidi"/>
          <w:noProof/>
          <w:sz w:val="22"/>
          <w:szCs w:val="22"/>
        </w:rPr>
      </w:pPr>
      <w:hyperlink w:anchor="_Toc418510301" w:history="1">
        <w:r w:rsidR="000063B5" w:rsidRPr="002B2A4B">
          <w:rPr>
            <w:rStyle w:val="Hyperlink"/>
            <w:noProof/>
          </w:rPr>
          <w:t>7.8.12</w:t>
        </w:r>
        <w:r w:rsidR="000063B5">
          <w:rPr>
            <w:rFonts w:asciiTheme="minorHAnsi" w:eastAsiaTheme="minorEastAsia" w:hAnsiTheme="minorHAnsi" w:cstheme="minorBidi"/>
            <w:noProof/>
            <w:sz w:val="22"/>
            <w:szCs w:val="22"/>
          </w:rPr>
          <w:tab/>
        </w:r>
        <w:r w:rsidR="000063B5" w:rsidRPr="002B2A4B">
          <w:rPr>
            <w:rStyle w:val="Hyperlink"/>
            <w:noProof/>
          </w:rPr>
          <w:t>Stereotype: Quantity Kind [Classifier]</w:t>
        </w:r>
        <w:r w:rsidR="000063B5">
          <w:rPr>
            <w:noProof/>
            <w:webHidden/>
          </w:rPr>
          <w:tab/>
        </w:r>
        <w:r w:rsidR="000063B5">
          <w:rPr>
            <w:noProof/>
            <w:webHidden/>
          </w:rPr>
          <w:fldChar w:fldCharType="begin"/>
        </w:r>
        <w:r w:rsidR="000063B5">
          <w:rPr>
            <w:noProof/>
            <w:webHidden/>
          </w:rPr>
          <w:instrText xml:space="preserve"> PAGEREF _Toc418510301 \h </w:instrText>
        </w:r>
        <w:r w:rsidR="000063B5">
          <w:rPr>
            <w:noProof/>
            <w:webHidden/>
          </w:rPr>
        </w:r>
        <w:r w:rsidR="000063B5">
          <w:rPr>
            <w:noProof/>
            <w:webHidden/>
          </w:rPr>
          <w:fldChar w:fldCharType="separate"/>
        </w:r>
        <w:r w:rsidR="000063B5">
          <w:rPr>
            <w:noProof/>
            <w:webHidden/>
          </w:rPr>
          <w:t>106</w:t>
        </w:r>
        <w:r w:rsidR="000063B5">
          <w:rPr>
            <w:noProof/>
            <w:webHidden/>
          </w:rPr>
          <w:fldChar w:fldCharType="end"/>
        </w:r>
      </w:hyperlink>
    </w:p>
    <w:p w14:paraId="1AED8F58" w14:textId="77777777" w:rsidR="000063B5" w:rsidRDefault="0098398E">
      <w:pPr>
        <w:pStyle w:val="TOC3"/>
        <w:rPr>
          <w:rFonts w:asciiTheme="minorHAnsi" w:eastAsiaTheme="minorEastAsia" w:hAnsiTheme="minorHAnsi" w:cstheme="minorBidi"/>
          <w:noProof/>
          <w:sz w:val="22"/>
          <w:szCs w:val="22"/>
        </w:rPr>
      </w:pPr>
      <w:hyperlink w:anchor="_Toc418510302" w:history="1">
        <w:r w:rsidR="000063B5" w:rsidRPr="002B2A4B">
          <w:rPr>
            <w:rStyle w:val="Hyperlink"/>
            <w:noProof/>
          </w:rPr>
          <w:t>7.8.13</w:t>
        </w:r>
        <w:r w:rsidR="000063B5">
          <w:rPr>
            <w:rFonts w:asciiTheme="minorHAnsi" w:eastAsiaTheme="minorEastAsia" w:hAnsiTheme="minorHAnsi" w:cstheme="minorBidi"/>
            <w:noProof/>
            <w:sz w:val="22"/>
            <w:szCs w:val="22"/>
          </w:rPr>
          <w:tab/>
        </w:r>
        <w:r w:rsidR="000063B5" w:rsidRPr="002B2A4B">
          <w:rPr>
            <w:rStyle w:val="Hyperlink"/>
            <w:noProof/>
          </w:rPr>
          <w:t>Stereotype: Represents [Realization]</w:t>
        </w:r>
        <w:r w:rsidR="000063B5">
          <w:rPr>
            <w:noProof/>
            <w:webHidden/>
          </w:rPr>
          <w:tab/>
        </w:r>
        <w:r w:rsidR="000063B5">
          <w:rPr>
            <w:noProof/>
            <w:webHidden/>
          </w:rPr>
          <w:fldChar w:fldCharType="begin"/>
        </w:r>
        <w:r w:rsidR="000063B5">
          <w:rPr>
            <w:noProof/>
            <w:webHidden/>
          </w:rPr>
          <w:instrText xml:space="preserve"> PAGEREF _Toc418510302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14:paraId="26A0DAA4" w14:textId="77777777" w:rsidR="000063B5" w:rsidRDefault="0098398E">
      <w:pPr>
        <w:pStyle w:val="TOC3"/>
        <w:rPr>
          <w:rFonts w:asciiTheme="minorHAnsi" w:eastAsiaTheme="minorEastAsia" w:hAnsiTheme="minorHAnsi" w:cstheme="minorBidi"/>
          <w:noProof/>
          <w:sz w:val="22"/>
          <w:szCs w:val="22"/>
        </w:rPr>
      </w:pPr>
      <w:hyperlink w:anchor="_Toc418510303" w:history="1">
        <w:r w:rsidR="000063B5" w:rsidRPr="002B2A4B">
          <w:rPr>
            <w:rStyle w:val="Hyperlink"/>
            <w:noProof/>
          </w:rPr>
          <w:t>7.8.14</w:t>
        </w:r>
        <w:r w:rsidR="000063B5">
          <w:rPr>
            <w:rFonts w:asciiTheme="minorHAnsi" w:eastAsiaTheme="minorEastAsia" w:hAnsiTheme="minorHAnsi" w:cstheme="minorBidi"/>
            <w:noProof/>
            <w:sz w:val="22"/>
            <w:szCs w:val="22"/>
          </w:rPr>
          <w:tab/>
        </w:r>
        <w:r w:rsidR="000063B5" w:rsidRPr="002B2A4B">
          <w:rPr>
            <w:rStyle w:val="Hyperlink"/>
            <w:noProof/>
          </w:rPr>
          <w:t>Stereotype: Restriction [Association, Instance Specification]</w:t>
        </w:r>
        <w:r w:rsidR="000063B5">
          <w:rPr>
            <w:noProof/>
            <w:webHidden/>
          </w:rPr>
          <w:tab/>
        </w:r>
        <w:r w:rsidR="000063B5">
          <w:rPr>
            <w:noProof/>
            <w:webHidden/>
          </w:rPr>
          <w:fldChar w:fldCharType="begin"/>
        </w:r>
        <w:r w:rsidR="000063B5">
          <w:rPr>
            <w:noProof/>
            <w:webHidden/>
          </w:rPr>
          <w:instrText xml:space="preserve"> PAGEREF _Toc418510303 \h </w:instrText>
        </w:r>
        <w:r w:rsidR="000063B5">
          <w:rPr>
            <w:noProof/>
            <w:webHidden/>
          </w:rPr>
        </w:r>
        <w:r w:rsidR="000063B5">
          <w:rPr>
            <w:noProof/>
            <w:webHidden/>
          </w:rPr>
          <w:fldChar w:fldCharType="separate"/>
        </w:r>
        <w:r w:rsidR="000063B5">
          <w:rPr>
            <w:noProof/>
            <w:webHidden/>
          </w:rPr>
          <w:t>107</w:t>
        </w:r>
        <w:r w:rsidR="000063B5">
          <w:rPr>
            <w:noProof/>
            <w:webHidden/>
          </w:rPr>
          <w:fldChar w:fldCharType="end"/>
        </w:r>
      </w:hyperlink>
    </w:p>
    <w:p w14:paraId="03F09DD9" w14:textId="77777777" w:rsidR="000063B5" w:rsidRDefault="0098398E">
      <w:pPr>
        <w:pStyle w:val="TOC3"/>
        <w:rPr>
          <w:rFonts w:asciiTheme="minorHAnsi" w:eastAsiaTheme="minorEastAsia" w:hAnsiTheme="minorHAnsi" w:cstheme="minorBidi"/>
          <w:noProof/>
          <w:sz w:val="22"/>
          <w:szCs w:val="22"/>
        </w:rPr>
      </w:pPr>
      <w:hyperlink w:anchor="_Toc418510304" w:history="1">
        <w:r w:rsidR="000063B5" w:rsidRPr="002B2A4B">
          <w:rPr>
            <w:rStyle w:val="Hyperlink"/>
            <w:noProof/>
          </w:rPr>
          <w:t>7.8.15</w:t>
        </w:r>
        <w:r w:rsidR="000063B5">
          <w:rPr>
            <w:rFonts w:asciiTheme="minorHAnsi" w:eastAsiaTheme="minorEastAsia" w:hAnsiTheme="minorHAnsi" w:cstheme="minorBidi"/>
            <w:noProof/>
            <w:sz w:val="22"/>
            <w:szCs w:val="22"/>
          </w:rPr>
          <w:tab/>
        </w:r>
        <w:r w:rsidR="000063B5" w:rsidRPr="002B2A4B">
          <w:rPr>
            <w:rStyle w:val="Hyperlink"/>
            <w:noProof/>
          </w:rPr>
          <w:t>Stereotype: Role [Class]</w:t>
        </w:r>
        <w:r w:rsidR="000063B5">
          <w:rPr>
            <w:noProof/>
            <w:webHidden/>
          </w:rPr>
          <w:tab/>
        </w:r>
        <w:r w:rsidR="000063B5">
          <w:rPr>
            <w:noProof/>
            <w:webHidden/>
          </w:rPr>
          <w:fldChar w:fldCharType="begin"/>
        </w:r>
        <w:r w:rsidR="000063B5">
          <w:rPr>
            <w:noProof/>
            <w:webHidden/>
          </w:rPr>
          <w:instrText xml:space="preserve"> PAGEREF _Toc418510304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40E44042" w14:textId="77777777" w:rsidR="000063B5" w:rsidRDefault="0098398E">
      <w:pPr>
        <w:pStyle w:val="TOC3"/>
        <w:rPr>
          <w:rFonts w:asciiTheme="minorHAnsi" w:eastAsiaTheme="minorEastAsia" w:hAnsiTheme="minorHAnsi" w:cstheme="minorBidi"/>
          <w:noProof/>
          <w:sz w:val="22"/>
          <w:szCs w:val="22"/>
        </w:rPr>
      </w:pPr>
      <w:hyperlink w:anchor="_Toc418510305" w:history="1">
        <w:r w:rsidR="000063B5" w:rsidRPr="002B2A4B">
          <w:rPr>
            <w:rStyle w:val="Hyperlink"/>
            <w:noProof/>
          </w:rPr>
          <w:t>7.8.16</w:t>
        </w:r>
        <w:r w:rsidR="000063B5">
          <w:rPr>
            <w:rFonts w:asciiTheme="minorHAnsi" w:eastAsiaTheme="minorEastAsia" w:hAnsiTheme="minorHAnsi" w:cstheme="minorBidi"/>
            <w:noProof/>
            <w:sz w:val="22"/>
            <w:szCs w:val="22"/>
          </w:rPr>
          <w:tab/>
        </w:r>
        <w:r w:rsidR="000063B5" w:rsidRPr="002B2A4B">
          <w:rPr>
            <w:rStyle w:val="Hyperlink"/>
            <w:noProof/>
          </w:rPr>
          <w:t>Stereotype: Union [Classifier]</w:t>
        </w:r>
        <w:r w:rsidR="000063B5">
          <w:rPr>
            <w:noProof/>
            <w:webHidden/>
          </w:rPr>
          <w:tab/>
        </w:r>
        <w:r w:rsidR="000063B5">
          <w:rPr>
            <w:noProof/>
            <w:webHidden/>
          </w:rPr>
          <w:fldChar w:fldCharType="begin"/>
        </w:r>
        <w:r w:rsidR="000063B5">
          <w:rPr>
            <w:noProof/>
            <w:webHidden/>
          </w:rPr>
          <w:instrText xml:space="preserve"> PAGEREF _Toc418510305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0F82072F" w14:textId="77777777" w:rsidR="000063B5" w:rsidRDefault="0098398E">
      <w:pPr>
        <w:pStyle w:val="TOC3"/>
        <w:rPr>
          <w:rFonts w:asciiTheme="minorHAnsi" w:eastAsiaTheme="minorEastAsia" w:hAnsiTheme="minorHAnsi" w:cstheme="minorBidi"/>
          <w:noProof/>
          <w:sz w:val="22"/>
          <w:szCs w:val="22"/>
        </w:rPr>
      </w:pPr>
      <w:hyperlink w:anchor="_Toc418510306" w:history="1">
        <w:r w:rsidR="000063B5" w:rsidRPr="002B2A4B">
          <w:rPr>
            <w:rStyle w:val="Hyperlink"/>
            <w:noProof/>
          </w:rPr>
          <w:t>A &lt;&lt;Union&gt;&gt; is any context (Package or Classifier) that has an extent which is the complete union of the extents of all context that realize or specialize the Union.</w:t>
        </w:r>
        <w:r w:rsidR="000063B5">
          <w:rPr>
            <w:noProof/>
            <w:webHidden/>
          </w:rPr>
          <w:tab/>
        </w:r>
        <w:r w:rsidR="000063B5">
          <w:rPr>
            <w:noProof/>
            <w:webHidden/>
          </w:rPr>
          <w:fldChar w:fldCharType="begin"/>
        </w:r>
        <w:r w:rsidR="000063B5">
          <w:rPr>
            <w:noProof/>
            <w:webHidden/>
          </w:rPr>
          <w:instrText xml:space="preserve"> PAGEREF _Toc418510306 \h </w:instrText>
        </w:r>
        <w:r w:rsidR="000063B5">
          <w:rPr>
            <w:noProof/>
            <w:webHidden/>
          </w:rPr>
        </w:r>
        <w:r w:rsidR="000063B5">
          <w:rPr>
            <w:noProof/>
            <w:webHidden/>
          </w:rPr>
          <w:fldChar w:fldCharType="separate"/>
        </w:r>
        <w:r w:rsidR="000063B5">
          <w:rPr>
            <w:noProof/>
            <w:webHidden/>
          </w:rPr>
          <w:t>108</w:t>
        </w:r>
        <w:r w:rsidR="000063B5">
          <w:rPr>
            <w:noProof/>
            <w:webHidden/>
          </w:rPr>
          <w:fldChar w:fldCharType="end"/>
        </w:r>
      </w:hyperlink>
    </w:p>
    <w:p w14:paraId="0A5A5C6F" w14:textId="77777777" w:rsidR="000063B5" w:rsidRDefault="0098398E">
      <w:pPr>
        <w:pStyle w:val="TOC2"/>
        <w:rPr>
          <w:rFonts w:asciiTheme="minorHAnsi" w:eastAsiaTheme="minorEastAsia" w:hAnsiTheme="minorHAnsi" w:cstheme="minorBidi"/>
          <w:noProof/>
          <w:sz w:val="22"/>
          <w:szCs w:val="22"/>
        </w:rPr>
      </w:pPr>
      <w:hyperlink w:anchor="_Toc418510307" w:history="1">
        <w:r w:rsidR="000063B5" w:rsidRPr="002B2A4B">
          <w:rPr>
            <w:rStyle w:val="Hyperlink"/>
            <w:noProof/>
          </w:rPr>
          <w:t>7.8.17</w:t>
        </w:r>
        <w:r w:rsidR="000063B5">
          <w:rPr>
            <w:rFonts w:asciiTheme="minorHAnsi" w:eastAsiaTheme="minorEastAsia" w:hAnsiTheme="minorHAnsi" w:cstheme="minorBidi"/>
            <w:noProof/>
            <w:sz w:val="22"/>
            <w:szCs w:val="22"/>
          </w:rPr>
          <w:tab/>
        </w:r>
        <w:r w:rsidR="000063B5" w:rsidRPr="002B2A4B">
          <w:rPr>
            <w:rStyle w:val="Hyperlink"/>
            <w:noProof/>
          </w:rPr>
          <w:t>Mapping Profile</w:t>
        </w:r>
        <w:r w:rsidR="000063B5">
          <w:rPr>
            <w:noProof/>
            <w:webHidden/>
          </w:rPr>
          <w:tab/>
        </w:r>
        <w:r w:rsidR="000063B5">
          <w:rPr>
            <w:noProof/>
            <w:webHidden/>
          </w:rPr>
          <w:fldChar w:fldCharType="begin"/>
        </w:r>
        <w:r w:rsidR="000063B5">
          <w:rPr>
            <w:noProof/>
            <w:webHidden/>
          </w:rPr>
          <w:instrText xml:space="preserve"> PAGEREF _Toc418510307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4798D74E" w14:textId="77777777" w:rsidR="000063B5" w:rsidRDefault="0098398E">
      <w:pPr>
        <w:pStyle w:val="TOC3"/>
        <w:rPr>
          <w:rFonts w:asciiTheme="minorHAnsi" w:eastAsiaTheme="minorEastAsia" w:hAnsiTheme="minorHAnsi" w:cstheme="minorBidi"/>
          <w:noProof/>
          <w:sz w:val="22"/>
          <w:szCs w:val="22"/>
        </w:rPr>
      </w:pPr>
      <w:hyperlink w:anchor="_Toc418510308" w:history="1">
        <w:r w:rsidR="000063B5" w:rsidRPr="002B2A4B">
          <w:rPr>
            <w:rStyle w:val="Hyperlink"/>
            <w:noProof/>
          </w:rPr>
          <w:t>7.8.18</w:t>
        </w:r>
        <w:r w:rsidR="000063B5">
          <w:rPr>
            <w:rFonts w:asciiTheme="minorHAnsi" w:eastAsiaTheme="minorEastAsia" w:hAnsiTheme="minorHAnsi" w:cstheme="minorBidi"/>
            <w:noProof/>
            <w:sz w:val="22"/>
            <w:szCs w:val="22"/>
          </w:rPr>
          <w:tab/>
        </w:r>
        <w:r w:rsidR="000063B5" w:rsidRPr="002B2A4B">
          <w:rPr>
            <w:rStyle w:val="Hyperlink"/>
            <w:noProof/>
          </w:rPr>
          <w:t>Stereotype: Mapping [Package]</w:t>
        </w:r>
        <w:r w:rsidR="000063B5">
          <w:rPr>
            <w:noProof/>
            <w:webHidden/>
          </w:rPr>
          <w:tab/>
        </w:r>
        <w:r w:rsidR="000063B5">
          <w:rPr>
            <w:noProof/>
            <w:webHidden/>
          </w:rPr>
          <w:fldChar w:fldCharType="begin"/>
        </w:r>
        <w:r w:rsidR="000063B5">
          <w:rPr>
            <w:noProof/>
            <w:webHidden/>
          </w:rPr>
          <w:instrText xml:space="preserve"> PAGEREF _Toc418510308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4D88A207" w14:textId="77777777" w:rsidR="000063B5" w:rsidRDefault="0098398E">
      <w:pPr>
        <w:pStyle w:val="TOC3"/>
        <w:rPr>
          <w:rFonts w:asciiTheme="minorHAnsi" w:eastAsiaTheme="minorEastAsia" w:hAnsiTheme="minorHAnsi" w:cstheme="minorBidi"/>
          <w:noProof/>
          <w:sz w:val="22"/>
          <w:szCs w:val="22"/>
        </w:rPr>
      </w:pPr>
      <w:hyperlink w:anchor="_Toc418510309" w:history="1">
        <w:r w:rsidR="000063B5" w:rsidRPr="002B2A4B">
          <w:rPr>
            <w:rStyle w:val="Hyperlink"/>
            <w:noProof/>
          </w:rPr>
          <w:t>7.8.19</w:t>
        </w:r>
        <w:r w:rsidR="000063B5">
          <w:rPr>
            <w:rFonts w:asciiTheme="minorHAnsi" w:eastAsiaTheme="minorEastAsia" w:hAnsiTheme="minorHAnsi" w:cstheme="minorBidi"/>
            <w:noProof/>
            <w:sz w:val="22"/>
            <w:szCs w:val="22"/>
          </w:rPr>
          <w:tab/>
        </w:r>
        <w:r w:rsidR="000063B5" w:rsidRPr="002B2A4B">
          <w:rPr>
            <w:rStyle w:val="Hyperlink"/>
            <w:noProof/>
          </w:rPr>
          <w:t>Stereotype: Representation [Package]</w:t>
        </w:r>
        <w:r w:rsidR="000063B5">
          <w:rPr>
            <w:noProof/>
            <w:webHidden/>
          </w:rPr>
          <w:tab/>
        </w:r>
        <w:r w:rsidR="000063B5">
          <w:rPr>
            <w:noProof/>
            <w:webHidden/>
          </w:rPr>
          <w:fldChar w:fldCharType="begin"/>
        </w:r>
        <w:r w:rsidR="000063B5">
          <w:rPr>
            <w:noProof/>
            <w:webHidden/>
          </w:rPr>
          <w:instrText xml:space="preserve"> PAGEREF _Toc418510309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0DBCC674" w14:textId="77777777" w:rsidR="000063B5" w:rsidRDefault="0098398E">
      <w:pPr>
        <w:pStyle w:val="TOC3"/>
        <w:rPr>
          <w:rFonts w:asciiTheme="minorHAnsi" w:eastAsiaTheme="minorEastAsia" w:hAnsiTheme="minorHAnsi" w:cstheme="minorBidi"/>
          <w:noProof/>
          <w:sz w:val="22"/>
          <w:szCs w:val="22"/>
        </w:rPr>
      </w:pPr>
      <w:hyperlink w:anchor="_Toc418510310" w:history="1">
        <w:r w:rsidR="000063B5" w:rsidRPr="002B2A4B">
          <w:rPr>
            <w:rStyle w:val="Hyperlink"/>
            <w:noProof/>
          </w:rPr>
          <w:t>7.8.20</w:t>
        </w:r>
        <w:r w:rsidR="000063B5">
          <w:rPr>
            <w:rFonts w:asciiTheme="minorHAnsi" w:eastAsiaTheme="minorEastAsia" w:hAnsiTheme="minorHAnsi" w:cstheme="minorBidi"/>
            <w:noProof/>
            <w:sz w:val="22"/>
            <w:szCs w:val="22"/>
          </w:rPr>
          <w:tab/>
        </w:r>
        <w:r w:rsidR="000063B5" w:rsidRPr="002B2A4B">
          <w:rPr>
            <w:rStyle w:val="Hyperlink"/>
            <w:noProof/>
          </w:rPr>
          <w:t>Stereotype: Template [Class, Collaboration]</w:t>
        </w:r>
        <w:r w:rsidR="000063B5">
          <w:rPr>
            <w:noProof/>
            <w:webHidden/>
          </w:rPr>
          <w:tab/>
        </w:r>
        <w:r w:rsidR="000063B5">
          <w:rPr>
            <w:noProof/>
            <w:webHidden/>
          </w:rPr>
          <w:fldChar w:fldCharType="begin"/>
        </w:r>
        <w:r w:rsidR="000063B5">
          <w:rPr>
            <w:noProof/>
            <w:webHidden/>
          </w:rPr>
          <w:instrText xml:space="preserve"> PAGEREF _Toc418510310 \h </w:instrText>
        </w:r>
        <w:r w:rsidR="000063B5">
          <w:rPr>
            <w:noProof/>
            <w:webHidden/>
          </w:rPr>
        </w:r>
        <w:r w:rsidR="000063B5">
          <w:rPr>
            <w:noProof/>
            <w:webHidden/>
          </w:rPr>
          <w:fldChar w:fldCharType="separate"/>
        </w:r>
        <w:r w:rsidR="000063B5">
          <w:rPr>
            <w:noProof/>
            <w:webHidden/>
          </w:rPr>
          <w:t>109</w:t>
        </w:r>
        <w:r w:rsidR="000063B5">
          <w:rPr>
            <w:noProof/>
            <w:webHidden/>
          </w:rPr>
          <w:fldChar w:fldCharType="end"/>
        </w:r>
      </w:hyperlink>
    </w:p>
    <w:p w14:paraId="1E1616CD" w14:textId="77777777" w:rsidR="000063B5" w:rsidRDefault="0098398E">
      <w:pPr>
        <w:pStyle w:val="TOC3"/>
        <w:rPr>
          <w:rFonts w:asciiTheme="minorHAnsi" w:eastAsiaTheme="minorEastAsia" w:hAnsiTheme="minorHAnsi" w:cstheme="minorBidi"/>
          <w:noProof/>
          <w:sz w:val="22"/>
          <w:szCs w:val="22"/>
        </w:rPr>
      </w:pPr>
      <w:hyperlink w:anchor="_Toc418510311" w:history="1">
        <w:r w:rsidR="000063B5" w:rsidRPr="002B2A4B">
          <w:rPr>
            <w:rStyle w:val="Hyperlink"/>
            <w:noProof/>
          </w:rPr>
          <w:t>7.8.21</w:t>
        </w:r>
        <w:r w:rsidR="000063B5">
          <w:rPr>
            <w:rFonts w:asciiTheme="minorHAnsi" w:eastAsiaTheme="minorEastAsia" w:hAnsiTheme="minorHAnsi" w:cstheme="minorBidi"/>
            <w:noProof/>
            <w:sz w:val="22"/>
            <w:szCs w:val="22"/>
          </w:rPr>
          <w:tab/>
        </w:r>
        <w:r w:rsidR="000063B5" w:rsidRPr="002B2A4B">
          <w:rPr>
            <w:rStyle w:val="Hyperlink"/>
            <w:noProof/>
          </w:rPr>
          <w:t>Stereotype: Rule [Class, Collaboration]</w:t>
        </w:r>
        <w:r w:rsidR="000063B5">
          <w:rPr>
            <w:noProof/>
            <w:webHidden/>
          </w:rPr>
          <w:tab/>
        </w:r>
        <w:r w:rsidR="000063B5">
          <w:rPr>
            <w:noProof/>
            <w:webHidden/>
          </w:rPr>
          <w:fldChar w:fldCharType="begin"/>
        </w:r>
        <w:r w:rsidR="000063B5">
          <w:rPr>
            <w:noProof/>
            <w:webHidden/>
          </w:rPr>
          <w:instrText xml:space="preserve"> PAGEREF _Toc418510311 \h </w:instrText>
        </w:r>
        <w:r w:rsidR="000063B5">
          <w:rPr>
            <w:noProof/>
            <w:webHidden/>
          </w:rPr>
        </w:r>
        <w:r w:rsidR="000063B5">
          <w:rPr>
            <w:noProof/>
            <w:webHidden/>
          </w:rPr>
          <w:fldChar w:fldCharType="separate"/>
        </w:r>
        <w:r w:rsidR="000063B5">
          <w:rPr>
            <w:noProof/>
            <w:webHidden/>
          </w:rPr>
          <w:t>110</w:t>
        </w:r>
        <w:r w:rsidR="000063B5">
          <w:rPr>
            <w:noProof/>
            <w:webHidden/>
          </w:rPr>
          <w:fldChar w:fldCharType="end"/>
        </w:r>
      </w:hyperlink>
    </w:p>
    <w:p w14:paraId="507574F6" w14:textId="77777777" w:rsidR="005F1E05" w:rsidRDefault="005F1E05">
      <w:r>
        <w:rPr>
          <w:b/>
          <w:bCs/>
          <w:noProof/>
        </w:rPr>
        <w:fldChar w:fldCharType="end"/>
      </w:r>
    </w:p>
    <w:p w14:paraId="4514EDF0" w14:textId="77777777" w:rsidR="001A1D9F" w:rsidRDefault="001A1D9F">
      <w:pPr>
        <w:pStyle w:val="BodyText"/>
      </w:pPr>
    </w:p>
    <w:p w14:paraId="4EF8F198" w14:textId="77777777" w:rsidR="001A1D9F" w:rsidRDefault="001A1D9F">
      <w:pPr>
        <w:pStyle w:val="BodyText"/>
      </w:pPr>
    </w:p>
    <w:p w14:paraId="3F593327" w14:textId="77777777" w:rsidR="001A1D9F" w:rsidRDefault="001A1D9F">
      <w:pPr>
        <w:pStyle w:val="BodyText"/>
      </w:pPr>
    </w:p>
    <w:p w14:paraId="5C0C3E53" w14:textId="77777777" w:rsidR="001A1D9F" w:rsidRDefault="001A1D9F">
      <w:pPr>
        <w:pStyle w:val="BodyText"/>
      </w:pPr>
    </w:p>
    <w:p w14:paraId="5CBFEA37" w14:textId="77777777" w:rsidR="001A1D9F" w:rsidRDefault="001A1D9F">
      <w:pPr>
        <w:pStyle w:val="BodyText"/>
      </w:pPr>
    </w:p>
    <w:p w14:paraId="498927AE" w14:textId="77777777" w:rsidR="001A1D9F" w:rsidRDefault="001A1D9F">
      <w:pPr>
        <w:pStyle w:val="BodyText"/>
      </w:pPr>
    </w:p>
    <w:p w14:paraId="2DC42709" w14:textId="77777777" w:rsidR="001A1D9F" w:rsidRDefault="001A1D9F">
      <w:pPr>
        <w:pStyle w:val="BodyText"/>
      </w:pPr>
    </w:p>
    <w:p w14:paraId="591A6287" w14:textId="77777777" w:rsidR="001A1D9F" w:rsidRDefault="001A1D9F">
      <w:pPr>
        <w:pStyle w:val="BodyText"/>
      </w:pPr>
    </w:p>
    <w:p w14:paraId="6442C236" w14:textId="77777777" w:rsidR="001A1D9F" w:rsidRDefault="001A1D9F">
      <w:pPr>
        <w:pStyle w:val="BodyText"/>
      </w:pPr>
    </w:p>
    <w:p w14:paraId="70218468" w14:textId="77777777" w:rsidR="001A1D9F" w:rsidRDefault="001A1D9F">
      <w:pPr>
        <w:pStyle w:val="BodyText"/>
      </w:pPr>
    </w:p>
    <w:p w14:paraId="50E16E1C" w14:textId="77777777" w:rsidR="001A1D9F" w:rsidRDefault="001A1D9F">
      <w:pPr>
        <w:pStyle w:val="BodyText"/>
      </w:pPr>
    </w:p>
    <w:p w14:paraId="734A0A66" w14:textId="77777777" w:rsidR="001A1D9F" w:rsidRDefault="001A1D9F">
      <w:pPr>
        <w:pStyle w:val="BodyText"/>
      </w:pPr>
    </w:p>
    <w:p w14:paraId="7A7DF046" w14:textId="77777777" w:rsidR="001A1D9F" w:rsidRDefault="001A1D9F">
      <w:pPr>
        <w:pStyle w:val="BodyText"/>
      </w:pPr>
    </w:p>
    <w:p w14:paraId="4C77AC22" w14:textId="77777777" w:rsidR="001A1D9F" w:rsidRDefault="001A1D9F">
      <w:pPr>
        <w:pStyle w:val="BodyText"/>
      </w:pPr>
    </w:p>
    <w:p w14:paraId="26137430" w14:textId="77777777" w:rsidR="001A1D9F" w:rsidRDefault="001A1D9F">
      <w:pPr>
        <w:pStyle w:val="BodyText"/>
      </w:pPr>
    </w:p>
    <w:p w14:paraId="535D1520" w14:textId="77777777" w:rsidR="001A1D9F" w:rsidRDefault="001A1D9F">
      <w:pPr>
        <w:pStyle w:val="BodyText"/>
      </w:pPr>
    </w:p>
    <w:p w14:paraId="3500559A" w14:textId="77777777" w:rsidR="001A1D9F" w:rsidRDefault="001A1D9F">
      <w:pPr>
        <w:pStyle w:val="BodyText"/>
      </w:pPr>
    </w:p>
    <w:p w14:paraId="68E0BAC7" w14:textId="77777777" w:rsidR="001A1D9F" w:rsidRDefault="001A1D9F">
      <w:pPr>
        <w:pStyle w:val="BodyText"/>
      </w:pPr>
    </w:p>
    <w:p w14:paraId="106A4939" w14:textId="77777777" w:rsidR="001A1D9F" w:rsidRDefault="001A1D9F">
      <w:pPr>
        <w:pStyle w:val="BodyText"/>
      </w:pPr>
    </w:p>
    <w:p w14:paraId="5887DCE2" w14:textId="77777777" w:rsidR="001A1D9F" w:rsidRDefault="001A1D9F">
      <w:pPr>
        <w:pStyle w:val="BodyText"/>
      </w:pPr>
    </w:p>
    <w:p w14:paraId="6F31A762" w14:textId="77777777" w:rsidR="001A1D9F" w:rsidRDefault="001A1D9F">
      <w:pPr>
        <w:sectPr w:rsidR="001A1D9F">
          <w:pgSz w:w="11906" w:h="15840" w:code="1"/>
          <w:pgMar w:top="1440" w:right="1440" w:bottom="1440" w:left="1440" w:header="720" w:footer="720" w:gutter="0"/>
          <w:cols w:space="720"/>
        </w:sectPr>
      </w:pPr>
    </w:p>
    <w:p w14:paraId="5EEF6046" w14:textId="77777777" w:rsidR="001A1D9F" w:rsidRDefault="001A1D9F">
      <w:pPr>
        <w:pStyle w:val="Heading0"/>
        <w:jc w:val="left"/>
      </w:pPr>
      <w:r>
        <w:lastRenderedPageBreak/>
        <w:t>Preface</w:t>
      </w:r>
    </w:p>
    <w:p w14:paraId="204D3912" w14:textId="77777777"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14:paraId="4D9320A2" w14:textId="77777777"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w:t>
      </w:r>
      <w:r>
        <w:lastRenderedPageBreak/>
        <w:t xml:space="preserve">reusable enterprise applications in distributed, heterogeneous environments. Membership includes Information Technology vendors, end users, government agencies, and academia. </w:t>
      </w:r>
    </w:p>
    <w:p w14:paraId="2057D06E" w14:textId="77777777"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14:paraId="63E3BCD0" w14:textId="77777777" w:rsidR="001A1D9F" w:rsidRDefault="001A1D9F">
      <w:pPr>
        <w:pStyle w:val="Body"/>
      </w:pPr>
      <w:r>
        <w:t>More information on the OMG is available at http://www.omg.org/.</w:t>
      </w:r>
    </w:p>
    <w:p w14:paraId="32CF61E3" w14:textId="77777777"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14:paraId="58EB11A3" w14:textId="77777777"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14:paraId="4D1081B1" w14:textId="77777777" w:rsidR="001A1D9F" w:rsidRDefault="001A1D9F">
      <w:pPr>
        <w:spacing w:line="280" w:lineRule="atLeast"/>
        <w:rPr>
          <w:i/>
          <w:color w:val="0000FF"/>
          <w:u w:val="single"/>
        </w:rPr>
      </w:pPr>
      <w:r>
        <w:rPr>
          <w:i/>
          <w:color w:val="0000FF"/>
          <w:u w:val="single"/>
        </w:rPr>
        <w:t>http://www.omg.org/spec</w:t>
      </w:r>
    </w:p>
    <w:p w14:paraId="0D4C3739" w14:textId="77777777" w:rsidR="001A1D9F" w:rsidRDefault="001A1D9F">
      <w:pPr>
        <w:pStyle w:val="Body"/>
      </w:pPr>
      <w:r>
        <w:t>Specifications are organized by the following categories:</w:t>
      </w:r>
    </w:p>
    <w:p w14:paraId="3FEF49F8"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14:paraId="59F574C7"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14:paraId="388DCD49"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14:paraId="33093EF0"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14:paraId="04C059BA"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14:paraId="623EF48F"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14:paraId="2438F070"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14:paraId="376CAE0A"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14:paraId="5F5D75B2"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14:paraId="1F79131F" w14:textId="77777777"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14:paraId="02DF3D7E"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14:paraId="4946CB36"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14:paraId="3BEEB88D" w14:textId="77777777" w:rsidR="001A1D9F" w:rsidRDefault="001A1D9F" w:rsidP="001A1D9F">
      <w:pPr>
        <w:pStyle w:val="HeadingRunIn"/>
        <w:keepNext w:val="0"/>
        <w:widowControl w:val="0"/>
        <w:numPr>
          <w:ilvl w:val="0"/>
          <w:numId w:val="1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14:paraId="502AD336"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br/>
        <w:t>OMG Domain Specifications</w:t>
      </w:r>
    </w:p>
    <w:p w14:paraId="15F59E3B"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14:paraId="0AC3E839" w14:textId="77777777"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14:paraId="18B07B52" w14:textId="77777777"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14:paraId="4577BD80"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14:paraId="1DADA0A2" w14:textId="77777777"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Pr>
          <w:rFonts w:ascii="Times" w:hAnsi="Times"/>
          <w:color w:val="000000"/>
        </w:rPr>
        <w:lastRenderedPageBreak/>
        <w:t>OMG Headquarters</w:t>
      </w:r>
      <w:r>
        <w:rPr>
          <w:rFonts w:ascii="Times" w:hAnsi="Times"/>
          <w:color w:val="000000"/>
        </w:rPr>
        <w:br/>
        <w:t>140 Kendrick Street</w:t>
      </w:r>
      <w:r>
        <w:rPr>
          <w:rFonts w:ascii="Times" w:hAnsi="Times"/>
          <w:color w:val="000000"/>
        </w:rPr>
        <w:br/>
        <w:t>Building A, Suite 300</w:t>
      </w:r>
      <w:r>
        <w:rPr>
          <w:rFonts w:ascii="Times" w:hAnsi="Times"/>
          <w:color w:val="000000"/>
        </w:rPr>
        <w:br/>
        <w:t>Needham, MA 02494</w:t>
      </w:r>
      <w:r>
        <w:rPr>
          <w:rFonts w:ascii="Times" w:hAnsi="Times"/>
          <w:color w:val="000000"/>
        </w:rPr>
        <w:br/>
        <w:t>USA</w:t>
      </w:r>
      <w:r>
        <w:rPr>
          <w:rFonts w:ascii="Times" w:hAnsi="Times"/>
          <w:color w:val="000000"/>
        </w:rPr>
        <w:br/>
        <w:t>Tel: +1-781-444-0404</w:t>
      </w:r>
      <w:r>
        <w:rPr>
          <w:rFonts w:ascii="Times" w:hAnsi="Times"/>
          <w:color w:val="000000"/>
        </w:rPr>
        <w:br/>
        <w:t>Fax: +1-781-444-0320</w:t>
      </w:r>
      <w:r>
        <w:rPr>
          <w:rFonts w:ascii="Times" w:hAnsi="Times"/>
          <w:color w:val="000000"/>
        </w:rPr>
        <w:br/>
        <w:t>Email:</w:t>
      </w:r>
      <w:r>
        <w:rPr>
          <w:rFonts w:ascii="Times" w:hAnsi="Times"/>
          <w:i/>
          <w:color w:val="000000"/>
        </w:rPr>
        <w:t xml:space="preserve"> </w:t>
      </w:r>
      <w:r>
        <w:rPr>
          <w:rFonts w:ascii="Times" w:hAnsi="Times"/>
          <w:i/>
          <w:color w:val="0000FF"/>
          <w:u w:val="single"/>
        </w:rPr>
        <w:t>pubs@omg.org</w:t>
      </w:r>
    </w:p>
    <w:p w14:paraId="28F8251E" w14:textId="77777777"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14:paraId="52B4C790" w14:textId="77777777"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14:paraId="7C58CD14" w14:textId="77777777"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75C07C70" w14:textId="77777777" w:rsidR="001A1D9F" w:rsidRDefault="001A1D9F">
      <w:pPr>
        <w:spacing w:before="160"/>
        <w:rPr>
          <w:rFonts w:ascii="Times" w:hAnsi="Times"/>
          <w:color w:val="000000"/>
        </w:rPr>
      </w:pPr>
      <w:r>
        <w:rPr>
          <w:rFonts w:ascii="Times" w:hAnsi="Times"/>
          <w:color w:val="000000"/>
        </w:rPr>
        <w:t>Times/Times New Roman - 10 pt.:  Standard body text</w:t>
      </w:r>
    </w:p>
    <w:p w14:paraId="7472BE69" w14:textId="77777777"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70FFA75F" w14:textId="77777777"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1AC4D0A4" w14:textId="77777777"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0B84D110" w14:textId="77777777" w:rsidR="001A1D9F" w:rsidRDefault="001A1D9F">
      <w:pPr>
        <w:pStyle w:val="Body"/>
        <w:tabs>
          <w:tab w:val="right" w:leader="dot" w:pos="8258"/>
        </w:tabs>
        <w:jc w:val="center"/>
        <w:rPr>
          <w:rFonts w:ascii="Times" w:hAnsi="Times"/>
          <w:color w:val="000000"/>
        </w:rPr>
      </w:pPr>
    </w:p>
    <w:p w14:paraId="0155101C" w14:textId="77777777"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3757A59D" w14:textId="77777777" w:rsidR="001A1D9F" w:rsidRDefault="001A1D9F">
      <w:pPr>
        <w:pStyle w:val="Body"/>
        <w:tabs>
          <w:tab w:val="right" w:leader="dot" w:pos="8258"/>
        </w:tabs>
      </w:pPr>
    </w:p>
    <w:p w14:paraId="38794EA7" w14:textId="77777777" w:rsidR="001A1D9F" w:rsidRDefault="001A1D9F"/>
    <w:p w14:paraId="20CB4113" w14:textId="77777777" w:rsidR="001A1D9F" w:rsidRDefault="001A1D9F">
      <w:r>
        <w:rPr>
          <w:rFonts w:ascii="Arial" w:hAnsi="Arial"/>
          <w:b/>
          <w:color w:val="000000"/>
          <w:sz w:val="30"/>
        </w:rPr>
        <w:t>Issues</w:t>
      </w:r>
    </w:p>
    <w:p w14:paraId="308C38AA" w14:textId="77777777" w:rsidR="001A1D9F" w:rsidRDefault="001A1D9F"/>
    <w:p w14:paraId="0E66A588" w14:textId="77777777" w:rsidR="001A1D9F" w:rsidRDefault="001A1D9F">
      <w:r>
        <w:t xml:space="preserve">The reader is encouraged to report any technical or editing issues/problems with this specification to </w:t>
      </w:r>
      <w:hyperlink r:id="rId9" w:history="1">
        <w:r>
          <w:rPr>
            <w:rStyle w:val="Hyperlink"/>
          </w:rPr>
          <w:t>http://www.omg.org/report_issue.htm</w:t>
        </w:r>
      </w:hyperlink>
      <w:r>
        <w:t>.</w:t>
      </w:r>
    </w:p>
    <w:p w14:paraId="12E908BB" w14:textId="77777777" w:rsidR="001A1D9F" w:rsidRDefault="001A1D9F"/>
    <w:p w14:paraId="1100BBDD" w14:textId="77777777" w:rsidR="001A1D9F" w:rsidRDefault="001A1D9F"/>
    <w:p w14:paraId="6433BD2A" w14:textId="77777777" w:rsidR="001A1D9F" w:rsidRDefault="001A1D9F"/>
    <w:p w14:paraId="2FECD0B8" w14:textId="77777777" w:rsidR="001A1D9F" w:rsidRDefault="001A1D9F">
      <w:pPr>
        <w:sectPr w:rsidR="001A1D9F">
          <w:footerReference w:type="even" r:id="rId10"/>
          <w:footerReference w:type="default" r:id="rId11"/>
          <w:type w:val="continuous"/>
          <w:pgSz w:w="11905" w:h="15840"/>
          <w:pgMar w:top="1080" w:right="720" w:bottom="1656" w:left="1440" w:header="720" w:footer="1080" w:gutter="0"/>
          <w:pgNumType w:fmt="lowerRoman"/>
          <w:cols w:space="720"/>
        </w:sectPr>
      </w:pPr>
    </w:p>
    <w:p w14:paraId="2B10023B" w14:textId="77777777" w:rsidR="001A1D9F" w:rsidRDefault="001A1D9F" w:rsidP="001A1D9F">
      <w:pPr>
        <w:pStyle w:val="Heading1"/>
        <w:numPr>
          <w:ilvl w:val="0"/>
          <w:numId w:val="2"/>
        </w:numPr>
        <w:tabs>
          <w:tab w:val="left" w:pos="1080"/>
        </w:tabs>
      </w:pPr>
      <w:bookmarkStart w:id="2" w:name="_toc262"/>
      <w:bookmarkStart w:id="3" w:name="_Toc377132287"/>
      <w:bookmarkStart w:id="4" w:name="_Toc418510080"/>
      <w:bookmarkEnd w:id="2"/>
      <w:r>
        <w:lastRenderedPageBreak/>
        <w:t>Scope</w:t>
      </w:r>
      <w:bookmarkEnd w:id="3"/>
      <w:bookmarkEnd w:id="4"/>
    </w:p>
    <w:p w14:paraId="20324DAE" w14:textId="77777777" w:rsidR="00C44A10" w:rsidRPr="00AC5CAE" w:rsidRDefault="00C44A10" w:rsidP="00AC5CAE">
      <w:pPr>
        <w:pStyle w:val="Heading2"/>
      </w:pPr>
      <w:bookmarkStart w:id="5" w:name="_Toc377132288"/>
      <w:bookmarkStart w:id="6" w:name="_Toc418510081"/>
      <w:r w:rsidRPr="00AC5CAE">
        <w:t>Business Need</w:t>
      </w:r>
      <w:bookmarkEnd w:id="5"/>
      <w:bookmarkEnd w:id="6"/>
    </w:p>
    <w:p w14:paraId="44DAC12F" w14:textId="77777777"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14:paraId="17321207" w14:textId="77777777" w:rsidR="00C44A10" w:rsidRDefault="00C44A10" w:rsidP="00C44A10">
      <w:pPr>
        <w:pStyle w:val="Body"/>
        <w:rPr>
          <w:lang w:eastAsia="ar-SA"/>
        </w:rPr>
      </w:pPr>
      <w:r>
        <w:rPr>
          <w:lang w:eastAsia="ar-SA"/>
        </w:rPr>
        <w:t xml:space="preserve">In general, information sharing can be understood at a number of different levels. </w:t>
      </w:r>
    </w:p>
    <w:p w14:paraId="76EA43DF" w14:textId="77777777"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14:paraId="143ABE19" w14:textId="77777777"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Pr>
          <w:lang w:eastAsia="ar-SA"/>
        </w:rPr>
        <w:t>.</w:t>
      </w:r>
    </w:p>
    <w:p w14:paraId="2C9B70C4" w14:textId="77777777" w:rsidR="00C44A10" w:rsidRDefault="00C44A10" w:rsidP="00C44A10">
      <w:pPr>
        <w:pStyle w:val="Body"/>
        <w:widowControl/>
        <w:numPr>
          <w:ilvl w:val="0"/>
          <w:numId w:val="19"/>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14:paraId="6241E512" w14:textId="77777777" w:rsidR="00C44A10" w:rsidRDefault="00C44A10" w:rsidP="00C44A10">
      <w:pPr>
        <w:pStyle w:val="Body"/>
        <w:rPr>
          <w:lang w:eastAsia="ar-SA"/>
        </w:rPr>
      </w:pPr>
      <w:r>
        <w:rPr>
          <w:lang w:eastAsia="ar-SA"/>
        </w:rPr>
        <w:t xml:space="preserve">We are effective at dealing with data infrastructure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p>
    <w:p w14:paraId="14FDC386" w14:textId="77777777"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formal underpinning for such a model, it can then also be used for supporting analyses and deductions necessary to carry out the necessary integration.</w:t>
      </w:r>
    </w:p>
    <w:p w14:paraId="6642B94E" w14:textId="77777777" w:rsidR="00C44A10" w:rsidRDefault="00C44A10" w:rsidP="00C44A10">
      <w:pPr>
        <w:pStyle w:val="Body"/>
        <w:rPr>
          <w:lang w:eastAsia="ar-SA"/>
        </w:rPr>
      </w:pPr>
      <w:r>
        <w:rPr>
          <w:lang w:eastAsia="ar-SA"/>
        </w:rPr>
        <w:t>Unfortunately, for most existing information systems, the desired semantics have not been properly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14:paraId="28CBC612" w14:textId="77777777"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14:paraId="2C7A671F" w14:textId="77777777"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far from ideal for the conceptual level of modeling required, and there is currently no standard profile to adapt it to the task nor for mapping data into and out of a canonical model in general. (The Model </w:t>
      </w:r>
      <w:r>
        <w:lastRenderedPageBreak/>
        <w:t>Driven Message Interoperability specification provides some support for the latter, but only limited to message format transformation for the financial services domain.)</w:t>
      </w:r>
    </w:p>
    <w:p w14:paraId="6ED2EE25" w14:textId="77777777"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14:paraId="2D06F223" w14:textId="77777777"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14:paraId="7E83E361" w14:textId="77777777" w:rsidR="00C44A10" w:rsidRPr="00DE772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t xml:space="preserve"> Entire major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xml:space="preserve">) yet the meaning and semantics of the information should stay the same regardless of the format. This, again, highlights the need to focus on a common core model of shared semantic concepts. </w:t>
      </w:r>
    </w:p>
    <w:p w14:paraId="24B7090F" w14:textId="77777777"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14:paraId="1CE35201" w14:textId="77777777"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t>that</w:t>
      </w:r>
      <w:r w:rsidRPr="00AD1C5A">
        <w:t xml:space="preserve"> data</w:t>
      </w:r>
      <w:r>
        <w:t xml:space="preserve">. </w:t>
      </w:r>
      <w:r w:rsidRPr="00AD1C5A">
        <w:t>In addition, any such standard must accept that there are and will be other such standards and that these also need to be federated.</w:t>
      </w:r>
    </w:p>
    <w:p w14:paraId="57CDA3C3" w14:textId="77777777"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14:paraId="071060E9" w14:textId="77777777" w:rsidR="00C44A10" w:rsidRPr="0039616D"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lastRenderedPageBreak/>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14:paraId="1A6281CB" w14:textId="77777777"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14:paraId="501A1699" w14:textId="77777777" w:rsidR="00C44A10" w:rsidRPr="00652C69"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14:paraId="13E1BADC" w14:textId="77777777"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14:paraId="55CA4424" w14:textId="77777777"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7" w:name="OLE_LINK1"/>
      <w:bookmarkStart w:id="8" w:name="OLE_LINK2"/>
      <w:r>
        <w:rPr>
          <w:lang w:eastAsia="ar-SA"/>
        </w:rPr>
        <w:t xml:space="preserve"> – </w:t>
      </w:r>
      <w:bookmarkEnd w:id="7"/>
      <w:bookmarkEnd w:id="8"/>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14:paraId="4BA4F816" w14:textId="77777777" w:rsidR="00C44A10" w:rsidRPr="00AC5CAE" w:rsidRDefault="00C44A10" w:rsidP="00AC5CAE">
      <w:pPr>
        <w:pStyle w:val="Heading2"/>
      </w:pPr>
      <w:bookmarkStart w:id="9" w:name="_Toc377132289"/>
      <w:bookmarkStart w:id="10" w:name="_Toc418510082"/>
      <w:r w:rsidRPr="00AC5CAE">
        <w:t>Approach</w:t>
      </w:r>
      <w:bookmarkEnd w:id="9"/>
      <w:bookmarkEnd w:id="10"/>
    </w:p>
    <w:p w14:paraId="12CE4A1F" w14:textId="77777777"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t xml:space="preserve">Figure </w:t>
      </w:r>
      <w:r>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14:paraId="0EFE50D8" w14:textId="77777777" w:rsidR="00C44A10" w:rsidRDefault="00C44A10" w:rsidP="00C44A10">
      <w:pPr>
        <w:pStyle w:val="Body"/>
        <w:widowControl/>
        <w:numPr>
          <w:ilvl w:val="0"/>
          <w:numId w:val="20"/>
        </w:numPr>
        <w:suppressAutoHyphens w:val="0"/>
        <w:overflowPunct/>
        <w:autoSpaceDE/>
        <w:autoSpaceDN/>
        <w:adjustRightInd/>
        <w:spacing w:before="120" w:line="280" w:lineRule="exact"/>
        <w:jc w:val="both"/>
        <w:textAlignment w:val="auto"/>
        <w:rPr>
          <w:lang w:eastAsia="ar-SA"/>
        </w:rPr>
      </w:pPr>
      <w:r>
        <w:rPr>
          <w:i/>
          <w:lang w:eastAsia="ar-SA"/>
        </w:rPr>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application area. It primarily addresses the s</w:t>
      </w:r>
      <w:r w:rsidRPr="00AF2971">
        <w:t>emantics, concepts and terminology of a domain</w:t>
      </w:r>
      <w:r>
        <w:t xml:space="preserve">, capturing </w:t>
      </w:r>
      <w:r w:rsidRPr="00AF2971">
        <w:t>the meaning that usually is not available in a data model</w:t>
      </w:r>
      <w:r>
        <w:t>,</w:t>
      </w:r>
      <w:r w:rsidRPr="00AF2971">
        <w:t xml:space="preserve"> while abstracting out data representation and application specific considerations</w:t>
      </w:r>
      <w:r>
        <w:t xml:space="preserve">. </w:t>
      </w:r>
      <w:r w:rsidRPr="00AF2971">
        <w:t xml:space="preserve">The objective of </w:t>
      </w:r>
      <w:r>
        <w:t>a</w:t>
      </w:r>
      <w:r w:rsidRPr="00AF2971">
        <w:t xml:space="preserve"> CDM is to capture the semantics of one or more domains as a </w:t>
      </w:r>
      <w:r>
        <w:t>well</w:t>
      </w:r>
      <w:r w:rsidRPr="00AF2971">
        <w:t xml:space="preserve"> defined set of (potentially federated) concepts, predicates (to express properties about the concepts and to relate them) and integrity rules (constraining instances). </w:t>
      </w:r>
      <w:r>
        <w:rPr>
          <w:lang w:eastAsia="ar-SA"/>
        </w:rPr>
        <w:t>For a given domain, many CDMs may co-exist, e.g. CDMs that have been developed by different entities and express differing points of view.</w:t>
      </w:r>
      <w:r w:rsidRPr="00AF2971">
        <w:t xml:space="preserve"> </w:t>
      </w:r>
    </w:p>
    <w:p w14:paraId="4D70302E" w14:textId="77777777" w:rsidR="00C44A10" w:rsidRDefault="00C44A10" w:rsidP="00C44A10">
      <w:pPr>
        <w:pStyle w:val="Body"/>
        <w:ind w:left="720"/>
        <w:rPr>
          <w:lang w:eastAsia="ar-SA"/>
        </w:rPr>
      </w:pPr>
      <w:r w:rsidRPr="00AF2971">
        <w:t>For the purpose of this RFP, conceptual domain modeling is limited to modeling the information concerns of a domain. Modeling processes and services is considered out of scope.</w:t>
      </w:r>
      <w:r>
        <w:t xml:space="preserve"> However, this does not imply that all </w:t>
      </w:r>
      <w:r>
        <w:lastRenderedPageBreak/>
        <w:t>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14:paraId="63F53A03" w14:textId="77777777" w:rsidR="00C44A10" w:rsidRDefault="00C44A10" w:rsidP="009811F0">
      <w:pPr>
        <w:pStyle w:val="ListParagraph"/>
        <w:numPr>
          <w:ilvl w:val="0"/>
          <w:numId w:val="20"/>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p>
    <w:p w14:paraId="51BF751B" w14:textId="77777777" w:rsidR="00C44A10" w:rsidRDefault="00C44A10" w:rsidP="009811F0">
      <w:pPr>
        <w:pStyle w:val="ListParagraph"/>
        <w:numPr>
          <w:ilvl w:val="0"/>
          <w:numId w:val="20"/>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p>
    <w:p w14:paraId="38FC7BDA" w14:textId="77777777" w:rsidR="00C44A10" w:rsidRPr="00E023D1" w:rsidRDefault="00C44A10" w:rsidP="009811F0">
      <w:pPr>
        <w:pStyle w:val="ListParagraph"/>
        <w:numPr>
          <w:ilvl w:val="0"/>
          <w:numId w:val="20"/>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s a connection between different sets of elements in the same or different models. This connection may be between models across the conceptual, logical and physical modeling layers, or within models of a given layer. 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14:paraId="49283B61" w14:textId="77777777" w:rsidR="00C44A10" w:rsidRDefault="003001E4" w:rsidP="00C44A10">
      <w:pPr>
        <w:pStyle w:val="Body"/>
        <w:framePr w:w="9302" w:hSpace="187" w:wrap="around" w:hAnchor="margin" w:xAlign="center" w:yAlign="top"/>
        <w:spacing w:before="0" w:line="240" w:lineRule="auto"/>
        <w:jc w:val="center"/>
      </w:pPr>
      <w:r>
        <w:rPr>
          <w:noProof/>
        </w:rPr>
        <w:drawing>
          <wp:inline distT="0" distB="0" distL="0" distR="0" wp14:anchorId="1EE01A0A" wp14:editId="1653AACE">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2">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14:paraId="277AC245" w14:textId="77777777" w:rsidR="00C44A10" w:rsidRDefault="00C44A10" w:rsidP="00C44A10">
      <w:pPr>
        <w:pStyle w:val="Caption"/>
        <w:framePr w:w="9302" w:hSpace="187" w:wrap="around" w:hAnchor="margin" w:xAlign="center" w:yAlign="top"/>
        <w:jc w:val="center"/>
      </w:pPr>
      <w:bookmarkStart w:id="11" w:name="_Ref306965577"/>
      <w:r>
        <w:t xml:space="preserve">Figure </w:t>
      </w:r>
      <w:fldSimple w:instr=" SEQ Figure \* ARABIC ">
        <w:r>
          <w:rPr>
            <w:noProof/>
          </w:rPr>
          <w:t>1</w:t>
        </w:r>
      </w:fldSimple>
      <w:bookmarkEnd w:id="11"/>
      <w:r>
        <w:t xml:space="preserve"> Information Modeling Layers and SIMF Modeling Scope</w:t>
      </w:r>
    </w:p>
    <w:p w14:paraId="2B7B963A" w14:textId="77777777" w:rsidR="00C44A10" w:rsidRPr="00E023D1" w:rsidRDefault="00C44A10" w:rsidP="00C44A10">
      <w:pPr>
        <w:pStyle w:val="Body"/>
      </w:pPr>
      <w:r>
        <w:t xml:space="preserve">As indicated in </w:t>
      </w:r>
      <w:r>
        <w:fldChar w:fldCharType="begin"/>
      </w:r>
      <w:r>
        <w:instrText xml:space="preserve"> REF _Ref306965577 \h </w:instrText>
      </w:r>
      <w:r>
        <w:fldChar w:fldCharType="separate"/>
      </w:r>
      <w:r>
        <w:t xml:space="preserve">Figure </w:t>
      </w:r>
      <w:r>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p>
    <w:p w14:paraId="3F3EFBA6" w14:textId="77777777" w:rsidR="00C44A10" w:rsidRPr="00AC5CAE" w:rsidRDefault="00C44A10" w:rsidP="00AC5CAE">
      <w:pPr>
        <w:pStyle w:val="Heading2"/>
      </w:pPr>
      <w:bookmarkStart w:id="12" w:name="_Toc377132290"/>
      <w:bookmarkStart w:id="13" w:name="_Toc418510083"/>
      <w:r w:rsidRPr="00AC5CAE">
        <w:t>Unified Meta Model &amp; Notation</w:t>
      </w:r>
      <w:bookmarkEnd w:id="12"/>
      <w:bookmarkEnd w:id="13"/>
    </w:p>
    <w:p w14:paraId="6E48DB34" w14:textId="77777777" w:rsidR="00C44A10" w:rsidRPr="00E65DF2" w:rsidRDefault="00C44A10" w:rsidP="00C44A10">
      <w:r w:rsidRPr="00E65DF2">
        <w:t>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as an appendix.</w:t>
      </w:r>
    </w:p>
    <w:p w14:paraId="7C0E5A2A" w14:textId="77777777" w:rsidR="001A1D9F" w:rsidRDefault="001A1D9F">
      <w:pPr>
        <w:pStyle w:val="Body"/>
      </w:pPr>
    </w:p>
    <w:p w14:paraId="4DA5FC43" w14:textId="77777777" w:rsidR="001A1D9F" w:rsidRDefault="001A1D9F" w:rsidP="001A1D9F">
      <w:pPr>
        <w:pStyle w:val="Heading1"/>
        <w:numPr>
          <w:ilvl w:val="0"/>
          <w:numId w:val="2"/>
        </w:numPr>
        <w:tabs>
          <w:tab w:val="left" w:pos="1080"/>
        </w:tabs>
      </w:pPr>
      <w:bookmarkStart w:id="14" w:name="_toc267"/>
      <w:bookmarkStart w:id="15" w:name="_Toc377132291"/>
      <w:bookmarkStart w:id="16" w:name="_Toc418510084"/>
      <w:bookmarkEnd w:id="14"/>
      <w:r>
        <w:lastRenderedPageBreak/>
        <w:t>Conformance</w:t>
      </w:r>
      <w:bookmarkEnd w:id="15"/>
      <w:bookmarkEnd w:id="16"/>
    </w:p>
    <w:p w14:paraId="73CB6BAE" w14:textId="77777777"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14:paraId="5DEEEE24" w14:textId="77777777" w:rsidR="001A1D9F" w:rsidRDefault="001A1D9F">
      <w:pPr>
        <w:pStyle w:val="Body"/>
      </w:pPr>
      <w:r>
        <w:t>Note:  For conditionally mandatory clauses, the conditions must, of course, be specified.</w:t>
      </w:r>
    </w:p>
    <w:p w14:paraId="3232C5B4" w14:textId="77777777"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14:paraId="60D75012" w14:textId="77777777" w:rsidR="006E6E5B" w:rsidRDefault="006E6E5B" w:rsidP="006E6E5B">
      <w:pPr>
        <w:pStyle w:val="Default"/>
        <w:spacing w:after="179"/>
        <w:rPr>
          <w:sz w:val="20"/>
          <w:szCs w:val="20"/>
        </w:rPr>
      </w:pPr>
      <w:r>
        <w:rPr>
          <w:sz w:val="20"/>
          <w:szCs w:val="20"/>
        </w:rPr>
        <w:t xml:space="preserve">1. </w:t>
      </w: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p>
    <w:p w14:paraId="3F27BFE5" w14:textId="77777777" w:rsidR="006E6E5B" w:rsidRDefault="006E6E5B" w:rsidP="006E6E5B">
      <w:pPr>
        <w:pStyle w:val="Default"/>
        <w:rPr>
          <w:sz w:val="20"/>
          <w:szCs w:val="20"/>
        </w:rPr>
      </w:pPr>
      <w:r>
        <w:rPr>
          <w:sz w:val="20"/>
          <w:szCs w:val="20"/>
        </w:rPr>
        <w:t xml:space="preserve">2. </w:t>
      </w:r>
      <w:r>
        <w:rPr>
          <w:i/>
          <w:iCs/>
          <w:sz w:val="20"/>
          <w:szCs w:val="20"/>
        </w:rPr>
        <w:t xml:space="preserve">Concrete syntax conformance. </w:t>
      </w:r>
      <w:r>
        <w:rPr>
          <w:sz w:val="20"/>
          <w:szCs w:val="20"/>
        </w:rPr>
        <w:t xml:space="preserve">A tool demonstrating concrete syntax conformance provides a user interface and/or API that enables instances of SIMF notation to be created, read, updated, and deleted. Note that a conforming tool may provide the ability to create, read, update and delete additional diagrams and notational elements that are not defined in SIMF. </w:t>
      </w:r>
    </w:p>
    <w:p w14:paraId="72F9899B" w14:textId="77777777" w:rsidR="006E6E5B" w:rsidRDefault="006E6E5B" w:rsidP="006E6E5B">
      <w:pPr>
        <w:pStyle w:val="Default"/>
        <w:rPr>
          <w:sz w:val="20"/>
          <w:szCs w:val="20"/>
        </w:rPr>
      </w:pPr>
    </w:p>
    <w:p w14:paraId="6A210235" w14:textId="77777777"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in SIMF format.</w:t>
      </w:r>
    </w:p>
    <w:p w14:paraId="0F5E91AF" w14:textId="77777777" w:rsidR="006E6E5B" w:rsidRDefault="006E6E5B" w:rsidP="006E6E5B">
      <w:pPr>
        <w:pStyle w:val="Default"/>
        <w:rPr>
          <w:color w:val="auto"/>
          <w:sz w:val="20"/>
          <w:szCs w:val="20"/>
        </w:rPr>
      </w:pPr>
      <w:r>
        <w:rPr>
          <w:sz w:val="20"/>
          <w:szCs w:val="20"/>
        </w:rPr>
        <w:t xml:space="preserve">4. </w:t>
      </w:r>
      <w:r>
        <w:rPr>
          <w:i/>
          <w:iCs/>
          <w:sz w:val="20"/>
          <w:szCs w:val="20"/>
        </w:rPr>
        <w:t xml:space="preserve">Diagram interchange conformance. </w:t>
      </w:r>
      <w:r>
        <w:rPr>
          <w:sz w:val="20"/>
          <w:szCs w:val="20"/>
        </w:rPr>
        <w:t xml:space="preserve">A tool demonstrating diagram interchange conformance can import and export conformant DI (see </w:t>
      </w:r>
      <w:r>
        <w:rPr>
          <w:color w:val="0000FF"/>
          <w:sz w:val="20"/>
          <w:szCs w:val="20"/>
        </w:rPr>
        <w:t>Annex B</w:t>
      </w:r>
      <w:r>
        <w:rPr>
          <w:sz w:val="20"/>
          <w:szCs w:val="20"/>
        </w:rPr>
        <w:t>) for all valid SIMF models with diagrams.</w:t>
      </w:r>
    </w:p>
    <w:p w14:paraId="3A07A5AA" w14:textId="77777777" w:rsidR="006E6E5B" w:rsidRDefault="006E6E5B" w:rsidP="006E6E5B">
      <w:pPr>
        <w:pStyle w:val="Default"/>
        <w:rPr>
          <w:color w:val="auto"/>
          <w:sz w:val="20"/>
          <w:szCs w:val="20"/>
        </w:rPr>
      </w:pPr>
    </w:p>
    <w:p w14:paraId="526B4259" w14:textId="77777777" w:rsidR="006E6E5B"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 xml:space="preserve">A tool demonstrating semantic conformance provides a demonstrable way to interpret SIMF semantics, e.g., data transformers, code generation, model execution, or semantic model analysis. The normative specification for SIMF semantics includes xxx in addition to the Semantics subdivisions of clauses xxx. Semantic conformance implies Abstract Syntax conformance. </w:t>
      </w:r>
    </w:p>
    <w:p w14:paraId="77DD3721" w14:textId="77777777"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14:paraId="7C98F548" w14:textId="77777777"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14:paraId="1306B495" w14:textId="77777777" w:rsidR="001A1D9F" w:rsidRDefault="001A1D9F">
      <w:pPr>
        <w:pStyle w:val="BodyText"/>
      </w:pPr>
    </w:p>
    <w:p w14:paraId="034A817D" w14:textId="77777777" w:rsidR="001A1D9F" w:rsidRDefault="001A1D9F" w:rsidP="001A1D9F">
      <w:pPr>
        <w:pStyle w:val="Heading1"/>
        <w:numPr>
          <w:ilvl w:val="0"/>
          <w:numId w:val="2"/>
        </w:numPr>
        <w:tabs>
          <w:tab w:val="left" w:pos="1080"/>
        </w:tabs>
      </w:pPr>
      <w:bookmarkStart w:id="17" w:name="_toc271"/>
      <w:bookmarkStart w:id="18" w:name="_Toc377132292"/>
      <w:bookmarkStart w:id="19" w:name="_Toc418510085"/>
      <w:bookmarkEnd w:id="17"/>
      <w:r>
        <w:t>Normative References</w:t>
      </w:r>
      <w:bookmarkEnd w:id="18"/>
      <w:bookmarkEnd w:id="19"/>
    </w:p>
    <w:p w14:paraId="5C564537" w14:textId="77777777"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14:paraId="74AA40A5" w14:textId="77777777" w:rsidR="001A1D9F" w:rsidRDefault="001A1D9F">
      <w:pPr>
        <w:pStyle w:val="Body"/>
      </w:pPr>
      <w:r>
        <w:t>List of normative references.</w:t>
      </w:r>
    </w:p>
    <w:p w14:paraId="427EFFD7" w14:textId="77777777" w:rsidR="001A1D9F" w:rsidRDefault="0015397B" w:rsidP="0015397B">
      <w:pPr>
        <w:pStyle w:val="BodyText"/>
        <w:numPr>
          <w:ilvl w:val="0"/>
          <w:numId w:val="24"/>
        </w:numPr>
        <w:spacing w:after="283"/>
      </w:pPr>
      <w:r>
        <w:t>UML</w:t>
      </w:r>
    </w:p>
    <w:p w14:paraId="1D29A55D" w14:textId="77777777" w:rsidR="0015397B" w:rsidRDefault="0015397B" w:rsidP="0015397B">
      <w:pPr>
        <w:pStyle w:val="BodyText"/>
        <w:numPr>
          <w:ilvl w:val="0"/>
          <w:numId w:val="24"/>
        </w:numPr>
        <w:spacing w:after="283"/>
      </w:pPr>
      <w:r>
        <w:t>SMOF</w:t>
      </w:r>
    </w:p>
    <w:p w14:paraId="61B9947C" w14:textId="77777777" w:rsidR="0015397B" w:rsidRDefault="0015397B" w:rsidP="0015397B">
      <w:pPr>
        <w:pStyle w:val="BodyText"/>
        <w:numPr>
          <w:ilvl w:val="0"/>
          <w:numId w:val="24"/>
        </w:numPr>
        <w:spacing w:after="283"/>
      </w:pPr>
      <w:r>
        <w:t>RDF</w:t>
      </w:r>
    </w:p>
    <w:p w14:paraId="27823FA0" w14:textId="77777777" w:rsidR="0015397B" w:rsidRDefault="0015397B" w:rsidP="0015397B">
      <w:pPr>
        <w:pStyle w:val="BodyText"/>
        <w:numPr>
          <w:ilvl w:val="0"/>
          <w:numId w:val="24"/>
        </w:numPr>
        <w:spacing w:after="283"/>
      </w:pPr>
      <w:r>
        <w:t>RDF-S</w:t>
      </w:r>
    </w:p>
    <w:p w14:paraId="4ACFAA27" w14:textId="77777777" w:rsidR="007B0232" w:rsidRDefault="007B0232" w:rsidP="0015397B">
      <w:pPr>
        <w:pStyle w:val="BodyText"/>
        <w:numPr>
          <w:ilvl w:val="0"/>
          <w:numId w:val="24"/>
        </w:numPr>
        <w:spacing w:after="283"/>
      </w:pPr>
      <w:r>
        <w:lastRenderedPageBreak/>
        <w:t>ODM</w:t>
      </w:r>
    </w:p>
    <w:p w14:paraId="1BBF6985" w14:textId="77777777" w:rsidR="00837A39" w:rsidRDefault="00837A39" w:rsidP="0015397B">
      <w:pPr>
        <w:pStyle w:val="BodyText"/>
        <w:numPr>
          <w:ilvl w:val="0"/>
          <w:numId w:val="24"/>
        </w:numPr>
        <w:spacing w:after="283"/>
      </w:pPr>
      <w:r>
        <w:t>PRR</w:t>
      </w:r>
    </w:p>
    <w:p w14:paraId="193FD482" w14:textId="77777777" w:rsidR="00A60BC4" w:rsidRDefault="00A60BC4" w:rsidP="0015397B">
      <w:pPr>
        <w:pStyle w:val="BodyText"/>
        <w:numPr>
          <w:ilvl w:val="0"/>
          <w:numId w:val="24"/>
        </w:numPr>
        <w:spacing w:after="283"/>
      </w:pPr>
      <w:r w:rsidRPr="00A60BC4">
        <w:t>JCGM 200:2008</w:t>
      </w:r>
    </w:p>
    <w:p w14:paraId="40C833C0" w14:textId="77777777" w:rsidR="001A1D9F" w:rsidRDefault="001A1D9F" w:rsidP="001A1D9F">
      <w:pPr>
        <w:pStyle w:val="Heading1"/>
        <w:numPr>
          <w:ilvl w:val="0"/>
          <w:numId w:val="2"/>
        </w:numPr>
        <w:tabs>
          <w:tab w:val="left" w:pos="1080"/>
        </w:tabs>
      </w:pPr>
      <w:bookmarkStart w:id="20" w:name="_toc275"/>
      <w:bookmarkStart w:id="21" w:name="_Toc377132293"/>
      <w:bookmarkStart w:id="22" w:name="_Toc418510086"/>
      <w:bookmarkEnd w:id="20"/>
      <w:r>
        <w:t>Terms and Definitions</w:t>
      </w:r>
      <w:bookmarkEnd w:id="21"/>
      <w:bookmarkEnd w:id="22"/>
    </w:p>
    <w:p w14:paraId="5B763340" w14:textId="77777777" w:rsidR="001A1D9F" w:rsidRDefault="001A1D9F">
      <w:pPr>
        <w:pStyle w:val="Body"/>
      </w:pPr>
      <w:r>
        <w:t xml:space="preserve">For the purposes of this specification, the following terms and definitions apply. </w:t>
      </w:r>
    </w:p>
    <w:p w14:paraId="60990AAB" w14:textId="77777777" w:rsidR="001A1D9F" w:rsidRDefault="001A1D9F">
      <w:pPr>
        <w:pStyle w:val="class-itemdescription"/>
      </w:pPr>
      <w:r>
        <w:t>Term</w:t>
      </w:r>
    </w:p>
    <w:p w14:paraId="6A3B3BF4" w14:textId="77777777" w:rsidR="001A1D9F" w:rsidRDefault="001A1D9F">
      <w:pPr>
        <w:pStyle w:val="Body"/>
      </w:pPr>
      <w:r>
        <w:t>Definition</w:t>
      </w:r>
    </w:p>
    <w:p w14:paraId="7D77E6D0" w14:textId="77777777" w:rsidR="001A1D9F" w:rsidRDefault="001A1D9F">
      <w:pPr>
        <w:pStyle w:val="class-itemdescription"/>
      </w:pPr>
      <w:r>
        <w:t>Term</w:t>
      </w:r>
    </w:p>
    <w:p w14:paraId="7BDEBE55" w14:textId="77777777" w:rsidR="001A1D9F" w:rsidRDefault="001A1D9F">
      <w:pPr>
        <w:pStyle w:val="Body"/>
      </w:pPr>
      <w:r>
        <w:t>Definition</w:t>
      </w:r>
    </w:p>
    <w:p w14:paraId="2B38BDFD" w14:textId="77777777" w:rsidR="001A1D9F" w:rsidRDefault="001A1D9F">
      <w:pPr>
        <w:pStyle w:val="class-itemdescription"/>
      </w:pPr>
      <w:r>
        <w:t>Term</w:t>
      </w:r>
    </w:p>
    <w:p w14:paraId="3ADD572C" w14:textId="77777777" w:rsidR="001A1D9F" w:rsidRDefault="001A1D9F">
      <w:pPr>
        <w:pStyle w:val="Body"/>
      </w:pPr>
      <w:r>
        <w:t>Definition</w:t>
      </w:r>
    </w:p>
    <w:p w14:paraId="5865F8AB" w14:textId="77777777" w:rsidR="001A1D9F" w:rsidRDefault="001A1D9F">
      <w:pPr>
        <w:pStyle w:val="Body"/>
      </w:pPr>
    </w:p>
    <w:p w14:paraId="5B018F1D" w14:textId="77777777" w:rsidR="001A1D9F" w:rsidRDefault="001A1D9F" w:rsidP="001A1D9F">
      <w:pPr>
        <w:pStyle w:val="Heading1"/>
        <w:numPr>
          <w:ilvl w:val="0"/>
          <w:numId w:val="2"/>
        </w:numPr>
        <w:tabs>
          <w:tab w:val="left" w:pos="1080"/>
        </w:tabs>
      </w:pPr>
      <w:bookmarkStart w:id="23" w:name="_toc284"/>
      <w:bookmarkStart w:id="24" w:name="_Toc377132294"/>
      <w:bookmarkStart w:id="25" w:name="_Toc418510087"/>
      <w:bookmarkEnd w:id="23"/>
      <w:r>
        <w:t>Symbols</w:t>
      </w:r>
      <w:bookmarkEnd w:id="24"/>
      <w:bookmarkEnd w:id="25"/>
    </w:p>
    <w:p w14:paraId="65DC20F4" w14:textId="77777777" w:rsidR="00C44A10" w:rsidRDefault="00C44A10" w:rsidP="00C44A10">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14:paraId="48E90D2D" w14:textId="77777777" w:rsidR="00C44A10" w:rsidRDefault="00C44A10" w:rsidP="00C44A10">
      <w:pPr>
        <w:spacing w:before="160"/>
        <w:rPr>
          <w:rFonts w:ascii="Times" w:hAnsi="Times"/>
          <w:color w:val="000000"/>
        </w:rPr>
      </w:pPr>
      <w:r>
        <w:rPr>
          <w:rFonts w:ascii="Times" w:hAnsi="Times"/>
          <w:color w:val="000000"/>
        </w:rPr>
        <w:t>Times/Times New Roman - 10 pt.:  Standard body text</w:t>
      </w:r>
    </w:p>
    <w:p w14:paraId="2FAB5DB3" w14:textId="77777777" w:rsidR="00C44A10" w:rsidRDefault="00C44A10" w:rsidP="00C44A10">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14:paraId="5C367A83" w14:textId="77777777" w:rsidR="00C44A10" w:rsidRDefault="00C44A10" w:rsidP="00C44A10">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14:paraId="3106CF4E" w14:textId="77777777" w:rsidR="00C44A10" w:rsidRDefault="00C44A10" w:rsidP="00C44A10">
      <w:pPr>
        <w:spacing w:before="160"/>
        <w:rPr>
          <w:rFonts w:ascii="Times" w:hAnsi="Times"/>
          <w:color w:val="000000"/>
        </w:rPr>
      </w:pPr>
      <w:r>
        <w:rPr>
          <w:rFonts w:ascii="Arial" w:hAnsi="Arial"/>
          <w:color w:val="000000"/>
        </w:rPr>
        <w:t>Helvetica/Arial - 10 pt</w:t>
      </w:r>
      <w:r>
        <w:rPr>
          <w:rFonts w:ascii="Times" w:hAnsi="Times"/>
          <w:color w:val="000000"/>
        </w:rPr>
        <w:t>: Exceptions</w:t>
      </w:r>
    </w:p>
    <w:p w14:paraId="6D4BA366" w14:textId="77777777" w:rsidR="00C44A10" w:rsidRDefault="00C44A10" w:rsidP="00C44A10">
      <w:pPr>
        <w:pStyle w:val="Body"/>
        <w:tabs>
          <w:tab w:val="right" w:leader="dot" w:pos="8258"/>
        </w:tabs>
        <w:jc w:val="center"/>
        <w:rPr>
          <w:rFonts w:ascii="Times" w:hAnsi="Times"/>
          <w:color w:val="000000"/>
        </w:rPr>
      </w:pPr>
    </w:p>
    <w:p w14:paraId="09C86583" w14:textId="77777777" w:rsidR="00C44A10" w:rsidRDefault="00C44A10" w:rsidP="00C44A10">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14:paraId="67EB03F7" w14:textId="77777777" w:rsidR="001A1D9F" w:rsidRDefault="001A1D9F">
      <w:pPr>
        <w:pStyle w:val="class-itemdescription"/>
      </w:pPr>
    </w:p>
    <w:p w14:paraId="3E040F78" w14:textId="77777777" w:rsidR="001A1D9F" w:rsidRDefault="001A1D9F" w:rsidP="001A1D9F">
      <w:pPr>
        <w:pStyle w:val="Heading1"/>
        <w:numPr>
          <w:ilvl w:val="0"/>
          <w:numId w:val="2"/>
        </w:numPr>
        <w:tabs>
          <w:tab w:val="left" w:pos="1080"/>
        </w:tabs>
      </w:pPr>
      <w:bookmarkStart w:id="26" w:name="_toc287"/>
      <w:bookmarkStart w:id="27" w:name="_Toc377132295"/>
      <w:bookmarkStart w:id="28" w:name="_Toc418510088"/>
      <w:bookmarkEnd w:id="26"/>
      <w:r>
        <w:t>Additional Information</w:t>
      </w:r>
      <w:bookmarkEnd w:id="27"/>
      <w:bookmarkEnd w:id="28"/>
      <w:r>
        <w:br/>
        <w:t xml:space="preserve"> </w:t>
      </w:r>
    </w:p>
    <w:p w14:paraId="3CD24849" w14:textId="77777777" w:rsidR="001A1D9F" w:rsidRDefault="001A1D9F" w:rsidP="001A1D9F">
      <w:pPr>
        <w:pStyle w:val="Heading2"/>
        <w:numPr>
          <w:ilvl w:val="1"/>
          <w:numId w:val="2"/>
        </w:numPr>
        <w:tabs>
          <w:tab w:val="left" w:pos="1080"/>
        </w:tabs>
        <w:ind w:left="1080"/>
      </w:pPr>
      <w:bookmarkStart w:id="29" w:name="_toc288"/>
      <w:bookmarkStart w:id="30" w:name="_Toc321988973"/>
      <w:bookmarkStart w:id="31" w:name="_Toc377132296"/>
      <w:bookmarkStart w:id="32" w:name="_Toc418510089"/>
      <w:bookmarkEnd w:id="29"/>
      <w:r>
        <w:t>Changes to Adopted OMG Specifications [optional]</w:t>
      </w:r>
      <w:bookmarkEnd w:id="30"/>
      <w:bookmarkEnd w:id="31"/>
      <w:bookmarkEnd w:id="32"/>
    </w:p>
    <w:p w14:paraId="6A2BDC41" w14:textId="77777777" w:rsidR="001A1D9F" w:rsidRDefault="001A1D9F">
      <w:pPr>
        <w:pStyle w:val="Body"/>
      </w:pPr>
      <w:r>
        <w:br/>
      </w:r>
      <w:r w:rsidR="00C44A10">
        <w:t>None</w:t>
      </w:r>
    </w:p>
    <w:p w14:paraId="2FAD8B3F" w14:textId="77777777" w:rsidR="001A1D9F" w:rsidRDefault="001A1D9F">
      <w:pPr>
        <w:pStyle w:val="Heading2"/>
        <w:numPr>
          <w:ilvl w:val="0"/>
          <w:numId w:val="0"/>
        </w:numPr>
        <w:tabs>
          <w:tab w:val="left" w:pos="1080"/>
        </w:tabs>
        <w:ind w:left="1080"/>
        <w:rPr>
          <w:rFonts w:ascii="Times New Roman" w:hAnsi="Times New Roman"/>
          <w:b w:val="0"/>
          <w:sz w:val="20"/>
        </w:rPr>
      </w:pPr>
      <w:bookmarkStart w:id="33" w:name="_toc291"/>
      <w:bookmarkEnd w:id="33"/>
    </w:p>
    <w:p w14:paraId="2FC3BD5D" w14:textId="77777777" w:rsidR="001A1D9F" w:rsidRDefault="001A1D9F">
      <w:pPr>
        <w:pStyle w:val="Heading2"/>
        <w:numPr>
          <w:ilvl w:val="0"/>
          <w:numId w:val="0"/>
        </w:numPr>
        <w:tabs>
          <w:tab w:val="left" w:pos="1080"/>
        </w:tabs>
      </w:pPr>
      <w:bookmarkStart w:id="34" w:name="_Toc321988974"/>
      <w:bookmarkStart w:id="35" w:name="_Toc377132297"/>
      <w:bookmarkStart w:id="36" w:name="_Toc418510090"/>
      <w:r>
        <w:t>6.2       Acknowledgements</w:t>
      </w:r>
      <w:bookmarkEnd w:id="34"/>
      <w:bookmarkEnd w:id="35"/>
      <w:bookmarkEnd w:id="36"/>
    </w:p>
    <w:p w14:paraId="03446B96" w14:textId="77777777" w:rsidR="001A1D9F" w:rsidRDefault="001A1D9F">
      <w:pPr>
        <w:pStyle w:val="Body"/>
      </w:pPr>
      <w:r>
        <w:t>The following companies submitted this specification:</w:t>
      </w:r>
      <w:r>
        <w:br/>
      </w:r>
    </w:p>
    <w:p w14:paraId="72E001F3" w14:textId="77777777" w:rsidR="001A1D9F" w:rsidRDefault="00C44A10" w:rsidP="001A1D9F">
      <w:pPr>
        <w:pStyle w:val="Bullet1"/>
        <w:numPr>
          <w:ilvl w:val="0"/>
          <w:numId w:val="3"/>
        </w:numPr>
        <w:tabs>
          <w:tab w:val="left" w:pos="504"/>
        </w:tabs>
      </w:pPr>
      <w:r>
        <w:t xml:space="preserve">Data Access Technologies, </w:t>
      </w:r>
      <w:r w:rsidR="00F54CEF">
        <w:t>Inc. (</w:t>
      </w:r>
      <w:r>
        <w:t>Model Driven Solutions</w:t>
      </w:r>
      <w:r w:rsidR="00F54CEF">
        <w:t xml:space="preserve"> Division)</w:t>
      </w:r>
    </w:p>
    <w:p w14:paraId="16B7CAC8" w14:textId="77777777" w:rsidR="001A1D9F" w:rsidRDefault="001A1D9F" w:rsidP="001A1D9F">
      <w:pPr>
        <w:pStyle w:val="Bullet1"/>
        <w:numPr>
          <w:ilvl w:val="0"/>
          <w:numId w:val="4"/>
        </w:numPr>
        <w:tabs>
          <w:tab w:val="left" w:pos="504"/>
        </w:tabs>
      </w:pPr>
      <w:r>
        <w:t>xxxxx</w:t>
      </w:r>
    </w:p>
    <w:p w14:paraId="23EB1CAC" w14:textId="77777777" w:rsidR="001A1D9F" w:rsidRDefault="001A1D9F">
      <w:pPr>
        <w:pStyle w:val="Body"/>
      </w:pPr>
    </w:p>
    <w:p w14:paraId="0DB7A6F0" w14:textId="77777777" w:rsidR="001A1D9F" w:rsidRDefault="001A1D9F">
      <w:pPr>
        <w:pStyle w:val="Body"/>
      </w:pPr>
      <w:r>
        <w:t>The following companies supported this specification:</w:t>
      </w:r>
      <w:r>
        <w:br/>
      </w:r>
    </w:p>
    <w:p w14:paraId="598BFE5B" w14:textId="77777777" w:rsidR="001A1D9F" w:rsidRDefault="001A1D9F" w:rsidP="001A1D9F">
      <w:pPr>
        <w:pStyle w:val="Bullet1"/>
        <w:numPr>
          <w:ilvl w:val="0"/>
          <w:numId w:val="6"/>
        </w:numPr>
        <w:tabs>
          <w:tab w:val="left" w:pos="504"/>
        </w:tabs>
      </w:pPr>
      <w:r>
        <w:t>xxxxx</w:t>
      </w:r>
    </w:p>
    <w:p w14:paraId="6AA9D999" w14:textId="77777777" w:rsidR="001A1D9F" w:rsidRDefault="001A1D9F" w:rsidP="001A1D9F">
      <w:pPr>
        <w:pStyle w:val="Bullet1"/>
        <w:numPr>
          <w:ilvl w:val="0"/>
          <w:numId w:val="7"/>
        </w:numPr>
        <w:tabs>
          <w:tab w:val="left" w:pos="504"/>
        </w:tabs>
      </w:pPr>
      <w:r>
        <w:t>xxxxx</w:t>
      </w:r>
    </w:p>
    <w:p w14:paraId="110DBC0B" w14:textId="77777777" w:rsidR="001A1D9F" w:rsidRDefault="001A1D9F" w:rsidP="001A1D9F">
      <w:pPr>
        <w:pStyle w:val="Bullet1"/>
        <w:numPr>
          <w:ilvl w:val="0"/>
          <w:numId w:val="8"/>
        </w:numPr>
        <w:tabs>
          <w:tab w:val="left" w:pos="504"/>
        </w:tabs>
      </w:pPr>
      <w:r>
        <w:t>xxxxx</w:t>
      </w:r>
    </w:p>
    <w:p w14:paraId="56F3B654" w14:textId="77777777" w:rsidR="00B0670A" w:rsidRDefault="00B0670A" w:rsidP="00B0670A">
      <w:pPr>
        <w:pStyle w:val="Heading1"/>
        <w:numPr>
          <w:ilvl w:val="0"/>
          <w:numId w:val="2"/>
        </w:numPr>
        <w:tabs>
          <w:tab w:val="left" w:pos="1080"/>
        </w:tabs>
      </w:pPr>
      <w:bookmarkStart w:id="37" w:name="_toc321"/>
      <w:bookmarkStart w:id="38" w:name="_Toc418510091"/>
      <w:bookmarkStart w:id="39" w:name="_Toc377132321"/>
      <w:bookmarkEnd w:id="37"/>
      <w:r>
        <w:t>Introduction to SIMF Concepts</w:t>
      </w:r>
      <w:bookmarkEnd w:id="38"/>
      <w:r>
        <w:t xml:space="preserve"> </w:t>
      </w:r>
    </w:p>
    <w:p w14:paraId="5EA6A787" w14:textId="77777777" w:rsidR="00B0670A" w:rsidRDefault="00B0670A" w:rsidP="00B0670A">
      <w:pPr>
        <w:pStyle w:val="BodyText"/>
      </w:pPr>
      <w:r>
        <w:t>The following is a high-level, non-normative, description of some of the fundamental SIMF concepts.</w:t>
      </w:r>
    </w:p>
    <w:p w14:paraId="3A75DF47" w14:textId="77777777" w:rsidR="00B0670A" w:rsidRDefault="00B0670A" w:rsidP="00B0670A">
      <w:pPr>
        <w:pStyle w:val="BodyText"/>
      </w:pPr>
      <w:r>
        <w:t xml:space="preserve">The fundamental concepts will be described in a way that most practitioners can easily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14:paraId="57037C96" w14:textId="77777777" w:rsidR="00B0670A" w:rsidRPr="001B6CC6" w:rsidRDefault="00B0670A" w:rsidP="00B0670A">
      <w:pPr>
        <w:pStyle w:val="BodyText"/>
      </w:pPr>
      <w:r>
        <w:t>The prime aim of this chapter is to demonstrate the value that a SIMF semantic-conceptual model and transformations can offer to the ever increasing need of federation of (information) systems in business and government practice. The parentheses are placed intentionally such that SIMF can also be of value to the emerging MBSE (Model Based System Engineering) discipline, federation of risk and threat information as well as the emerging discipline of legal engineering as an aid to produce person based services.</w:t>
      </w:r>
    </w:p>
    <w:p w14:paraId="3BCF5F82" w14:textId="77777777" w:rsidR="001C3780" w:rsidRDefault="001C3780" w:rsidP="00B0670A">
      <w:pPr>
        <w:pStyle w:val="Heading2"/>
        <w:rPr>
          <w:i/>
        </w:rPr>
      </w:pPr>
      <w:bookmarkStart w:id="40" w:name="_Toc418510092"/>
      <w:bookmarkStart w:id="41" w:name="_Toc377132299"/>
      <w:r>
        <w:rPr>
          <w:i/>
        </w:rPr>
        <w:t>Pragmatic world view</w:t>
      </w:r>
      <w:bookmarkEnd w:id="40"/>
    </w:p>
    <w:p w14:paraId="1D8FCFFA" w14:textId="77777777" w:rsidR="001C3780" w:rsidRDefault="001C3780" w:rsidP="001C3780">
      <w:pPr>
        <w:pStyle w:val="BodyText"/>
      </w:pPr>
      <w:r>
        <w:t>Any conceptual system has strengths and weaknesses and is colored by the influences and domains which influenced the conceptualizations. From a pragmatic point of view there is a good understanding of what a “Tree” is (the word sense of tree that refers to a plant</w:t>
      </w:r>
      <w:r w:rsidR="000C0887">
        <w:t xml:space="preserve"> most babies could identify</w:t>
      </w:r>
      <w:r>
        <w:t>). However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14:paraId="312A63D1" w14:textId="77777777"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p>
    <w:p w14:paraId="42441308" w14:textId="77777777" w:rsidR="00D13A0F" w:rsidRDefault="00D13A0F" w:rsidP="001C3780">
      <w:pPr>
        <w:pStyle w:val="BodyText"/>
      </w:pPr>
      <w:r>
        <w:t>If the “precision dial” were turned all the way up to account for all these edge cases the model would get complex</w:t>
      </w:r>
      <w:r w:rsidR="00537F37">
        <w:t xml:space="preserve"> and unusable</w:t>
      </w:r>
      <w:r>
        <w:t xml:space="preserve">. </w:t>
      </w:r>
    </w:p>
    <w:p w14:paraId="489AE608" w14:textId="77777777" w:rsidR="000B5335" w:rsidRDefault="000B5335" w:rsidP="001C3780">
      <w:pPr>
        <w:pStyle w:val="BodyText"/>
      </w:pPr>
      <w:r>
        <w:t xml:space="preserve">The other extreme is to make definitions and their representation very narrow and specific, perhaps to a system or particular discipline. </w:t>
      </w:r>
      <w:r w:rsidR="00537F37">
        <w:t xml:space="preserve">The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 xml:space="preserve">are essentially what we are federating with SIMF. </w:t>
      </w:r>
    </w:p>
    <w:p w14:paraId="7977AFB9" w14:textId="77777777" w:rsidR="000B5335"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p>
    <w:p w14:paraId="7F9D3ED8" w14:textId="77777777" w:rsidR="001C3780" w:rsidRDefault="001C3780" w:rsidP="001C3780">
      <w:pPr>
        <w:pStyle w:val="BodyText"/>
      </w:pPr>
      <w:r>
        <w:lastRenderedPageBreak/>
        <w:t>Unless otherwise stated in a particular model, one can expect that:</w:t>
      </w:r>
    </w:p>
    <w:p w14:paraId="4E80E160" w14:textId="77777777" w:rsidR="001C3780" w:rsidRDefault="001C3780" w:rsidP="001C3780">
      <w:pPr>
        <w:pStyle w:val="BodyText"/>
        <w:numPr>
          <w:ilvl w:val="0"/>
          <w:numId w:val="46"/>
        </w:numPr>
      </w:pPr>
      <w:r>
        <w:t>Terms mean what they do in a dictionary definition, refined to a word sense</w:t>
      </w:r>
      <w:r w:rsidR="00E13B96">
        <w:t xml:space="preserve"> </w:t>
      </w:r>
    </w:p>
    <w:p w14:paraId="4152F1EC" w14:textId="77777777" w:rsidR="000B5335" w:rsidRDefault="000B5335" w:rsidP="001C3780">
      <w:pPr>
        <w:pStyle w:val="BodyText"/>
        <w:numPr>
          <w:ilvl w:val="0"/>
          <w:numId w:val="46"/>
        </w:numPr>
      </w:pPr>
      <w:r>
        <w:t xml:space="preserve">Where a concept is more specific it will be scoped by appropriate context </w:t>
      </w:r>
      <w:r w:rsidR="00E13B96">
        <w:t xml:space="preserve">(e.g. an experts quantification </w:t>
      </w:r>
      <w:r w:rsidR="00FD71F4">
        <w:t>[</w:t>
      </w:r>
      <w:r w:rsidR="00FD71F4" w:rsidRPr="00FD71F4">
        <w:rPr>
          <w:lang w:val="en"/>
        </w:rPr>
        <w:t xml:space="preserve">Keslick, John A. (2004). </w:t>
      </w:r>
      <w:hyperlink r:id="rId13"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14:paraId="2617C09B" w14:textId="77777777" w:rsidR="00FD71F4" w:rsidRDefault="00FD71F4" w:rsidP="001C3780">
      <w:pPr>
        <w:pStyle w:val="BodyText"/>
        <w:numPr>
          <w:ilvl w:val="0"/>
          <w:numId w:val="46"/>
        </w:numPr>
      </w:pPr>
      <w:r>
        <w:t>Concepts will have the most general definition and relationships reasonable within the context in which they are defined (note that this sometimes introduces general abstract concepts).</w:t>
      </w:r>
    </w:p>
    <w:p w14:paraId="7844B3ED" w14:textId="77777777" w:rsidR="001C3780" w:rsidRDefault="001C3780" w:rsidP="001C3780">
      <w:pPr>
        <w:pStyle w:val="BodyText"/>
        <w:numPr>
          <w:ilvl w:val="0"/>
          <w:numId w:val="46"/>
        </w:numPr>
      </w:pPr>
      <w:r>
        <w:t>We are treating the world in terms of Newtonian mechanics</w:t>
      </w:r>
      <w:r w:rsidR="000B5335">
        <w:t xml:space="preserve"> (e.g. </w:t>
      </w:r>
      <w:r w:rsidR="00512308">
        <w:t>space/</w:t>
      </w:r>
      <w:r w:rsidR="00E13B96">
        <w:t>time is not relative)</w:t>
      </w:r>
    </w:p>
    <w:p w14:paraId="7EB77F15" w14:textId="77777777" w:rsidR="000B5335" w:rsidRDefault="000B5335" w:rsidP="001C3780">
      <w:pPr>
        <w:pStyle w:val="BodyText"/>
        <w:numPr>
          <w:ilvl w:val="0"/>
          <w:numId w:val="46"/>
        </w:numPr>
      </w:pPr>
      <w:r>
        <w:t>Where applicable, we are concerned with the surface of the earth and the near vicinity (e.g. in understanding location</w:t>
      </w:r>
      <w:r w:rsidR="00016658">
        <w:t xml:space="preserve"> and gravity</w:t>
      </w:r>
      <w:r>
        <w:t>)</w:t>
      </w:r>
      <w:r w:rsidR="005D41E0">
        <w:t>. However such assumptions should reference an earth context.</w:t>
      </w:r>
    </w:p>
    <w:p w14:paraId="60934FB9" w14:textId="77777777" w:rsidR="00FD71F4" w:rsidRDefault="00FD71F4" w:rsidP="001C3780">
      <w:pPr>
        <w:pStyle w:val="BodyText"/>
        <w:numPr>
          <w:ilvl w:val="0"/>
          <w:numId w:val="46"/>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14:paraId="0E66593B" w14:textId="77777777" w:rsidR="001C3780" w:rsidRDefault="001C3780" w:rsidP="001C3780">
      <w:pPr>
        <w:pStyle w:val="BodyText"/>
        <w:numPr>
          <w:ilvl w:val="0"/>
          <w:numId w:val="46"/>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p>
    <w:p w14:paraId="0779EAED" w14:textId="77777777" w:rsidR="00D13A0F" w:rsidRPr="001C3780" w:rsidRDefault="00D13A0F" w:rsidP="00D13A0F">
      <w:pPr>
        <w:pStyle w:val="BodyText"/>
      </w:pPr>
      <w:r>
        <w:t xml:space="preserve">SIMF does provide mechanisms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14:paraId="6B364C4E" w14:textId="77777777" w:rsidR="00B0670A" w:rsidRDefault="00B0670A" w:rsidP="00B0670A">
      <w:pPr>
        <w:pStyle w:val="Heading2"/>
        <w:rPr>
          <w:i/>
        </w:rPr>
      </w:pPr>
      <w:bookmarkStart w:id="42" w:name="_Toc418510093"/>
      <w:r>
        <w:rPr>
          <w:i/>
        </w:rPr>
        <w:t>Models</w:t>
      </w:r>
      <w:bookmarkEnd w:id="41"/>
      <w:bookmarkEnd w:id="42"/>
    </w:p>
    <w:p w14:paraId="1D1A2DBF" w14:textId="77777777"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cases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reason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14:paraId="1059B0F6" w14:textId="77777777" w:rsidR="00B0670A" w:rsidRPr="00196910" w:rsidRDefault="00B0670A" w:rsidP="00B0670A">
      <w:pPr>
        <w:pStyle w:val="BodyText"/>
        <w:rPr>
          <w:b/>
        </w:rPr>
      </w:pPr>
      <w:r w:rsidRPr="00196910">
        <w:rPr>
          <w:b/>
        </w:rPr>
        <w:t>Information</w:t>
      </w:r>
    </w:p>
    <w:p w14:paraId="5BE68629" w14:textId="77777777"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reason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14:paraId="35B5C6F6" w14:textId="77777777" w:rsidR="00B0670A" w:rsidRPr="00196910" w:rsidRDefault="00B0670A" w:rsidP="00B0670A">
      <w:pPr>
        <w:pStyle w:val="BodyText"/>
        <w:rPr>
          <w:b/>
        </w:rPr>
      </w:pPr>
      <w:r w:rsidRPr="00196910">
        <w:rPr>
          <w:b/>
        </w:rPr>
        <w:t>Bridg</w:t>
      </w:r>
      <w:r>
        <w:rPr>
          <w:b/>
        </w:rPr>
        <w:t>ing technologies</w:t>
      </w:r>
    </w:p>
    <w:p w14:paraId="199E8CB5" w14:textId="77777777" w:rsidR="00B0670A" w:rsidRPr="00633DCC"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technologies. Regardless of the technology, a SIMF model can be thought of as a repository of information. Since SIMF is, its self, information about information it is also called a “meta model” .</w:t>
      </w:r>
    </w:p>
    <w:p w14:paraId="7288BE36" w14:textId="77777777" w:rsidR="00B0670A" w:rsidRDefault="00B0670A" w:rsidP="00B0670A">
      <w:pPr>
        <w:pStyle w:val="Heading2"/>
        <w:rPr>
          <w:i/>
        </w:rPr>
      </w:pPr>
      <w:bookmarkStart w:id="43" w:name="_Toc377132300"/>
      <w:bookmarkStart w:id="44" w:name="_Toc418510094"/>
      <w:r>
        <w:rPr>
          <w:i/>
        </w:rPr>
        <w:t>Concepts</w:t>
      </w:r>
      <w:bookmarkEnd w:id="43"/>
      <w:bookmarkEnd w:id="44"/>
    </w:p>
    <w:p w14:paraId="02F6223F" w14:textId="77777777" w:rsidR="00B0670A" w:rsidRDefault="00B0670A" w:rsidP="00B0670A">
      <w:pPr>
        <w:pStyle w:val="BodyText"/>
      </w:pPr>
      <w:r>
        <w:t xml:space="preserve">Everything in a SIMF model is considered a </w:t>
      </w:r>
      <w:r w:rsidRPr="0064205F">
        <w:rPr>
          <w:i/>
        </w:rPr>
        <w:t>concept</w:t>
      </w:r>
      <w:r>
        <w:t xml:space="preserve">. 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t>
      </w:r>
      <w:r>
        <w:lastRenderedPageBreak/>
        <w:t>We see a clear distinction as said above between the world of the things and the world of names and information about the things, an essential distinction in SIMF.</w:t>
      </w:r>
    </w:p>
    <w:p w14:paraId="378C6B7B" w14:textId="77777777" w:rsidR="00B0670A" w:rsidRDefault="00B0670A" w:rsidP="00B0670A">
      <w:pPr>
        <w:pStyle w:val="BodyText"/>
      </w:pPr>
      <w:r>
        <w:t>A person preferring a textual representation could use the following formal representation:</w:t>
      </w:r>
    </w:p>
    <w:p w14:paraId="2104280D" w14:textId="77777777" w:rsidR="00B0670A" w:rsidRDefault="00B0670A" w:rsidP="00B0670A">
      <w:pPr>
        <w:pStyle w:val="BodyText"/>
      </w:pPr>
      <w:r>
        <w:t xml:space="preserve">(1a) “There is something in the world that we are thinking of when the term “Eiffel tower” is used”. </w:t>
      </w:r>
    </w:p>
    <w:p w14:paraId="37814773" w14:textId="77777777" w:rsidR="00B0670A" w:rsidRDefault="00B0670A" w:rsidP="00B0670A">
      <w:pPr>
        <w:pStyle w:val="BodyText"/>
      </w:pPr>
      <w:r>
        <w:t xml:space="preserve">Or in short but sufficient format: </w:t>
      </w:r>
    </w:p>
    <w:p w14:paraId="759EE09D" w14:textId="77777777" w:rsidR="00B0670A" w:rsidRDefault="00B0670A" w:rsidP="00B0670A">
      <w:pPr>
        <w:pStyle w:val="BodyText"/>
      </w:pPr>
      <w:r>
        <w:t>(1b) There is something in the world that is referred to as Eiffel tower.</w:t>
      </w:r>
    </w:p>
    <w:p w14:paraId="6B1BDF11" w14:textId="77777777" w:rsidR="00B0670A" w:rsidRDefault="00B0670A" w:rsidP="00B0670A">
      <w:pPr>
        <w:pStyle w:val="BodyText"/>
      </w:pPr>
      <w:r>
        <w:rPr>
          <w:noProof/>
        </w:rPr>
        <w:drawing>
          <wp:inline distT="0" distB="0" distL="0" distR="0" wp14:anchorId="22CC6B04" wp14:editId="17324B8D">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14:paraId="27498F15" w14:textId="77777777" w:rsidR="00B0670A" w:rsidRDefault="00B0670A" w:rsidP="00B0670A">
      <w:pPr>
        <w:pStyle w:val="Caption"/>
        <w:jc w:val="center"/>
      </w:pPr>
      <w:bookmarkStart w:id="45" w:name="_Ref378583471"/>
      <w:r>
        <w:t xml:space="preserve">Figure </w:t>
      </w:r>
      <w:fldSimple w:instr=" SEQ Figure \* ARABIC ">
        <w:r>
          <w:rPr>
            <w:noProof/>
          </w:rPr>
          <w:t>2</w:t>
        </w:r>
      </w:fldSimple>
      <w:bookmarkEnd w:id="45"/>
    </w:p>
    <w:p w14:paraId="4C02CE80" w14:textId="77777777"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that real thing in our minds </w:t>
      </w:r>
      <w:r w:rsidR="00842547">
        <w:t>or</w:t>
      </w:r>
      <w:r>
        <w:t xml:space="preserve"> models. We connect the dots through our concepts</w:t>
      </w:r>
      <w:r w:rsidR="00842547">
        <w:t xml:space="preserve"> grounded in our mutual understanding of the world</w:t>
      </w:r>
      <w:r>
        <w:t xml:space="preserve">. </w:t>
      </w:r>
    </w:p>
    <w:p w14:paraId="22B8F558" w14:textId="77777777" w:rsidR="00B0670A" w:rsidRDefault="00B0670A" w:rsidP="00B0670A">
      <w:pPr>
        <w:pStyle w:val="BodyText"/>
      </w:pPr>
      <w:r>
        <w:t>Concepts in SIMF may be about anything: “Real things” like the Eiffel Tower, Imaginary things like Unicorns, types of things, characteristics of things, relationships between things, rules, even names. In SIMF “Concept” is the root of everything else.</w:t>
      </w:r>
      <w:r w:rsidRPr="008C75EE">
        <w:t xml:space="preserve"> </w:t>
      </w:r>
    </w:p>
    <w:p w14:paraId="2CA8F993" w14:textId="77777777"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14:paraId="697B569D" w14:textId="77777777" w:rsidR="00B0670A" w:rsidRDefault="00B0670A" w:rsidP="00B0670A">
      <w:pPr>
        <w:pStyle w:val="BodyText"/>
      </w:pPr>
      <w:r>
        <w:t xml:space="preserve">In </w:t>
      </w:r>
      <w:r>
        <w:fldChar w:fldCharType="begin"/>
      </w:r>
      <w:r>
        <w:instrText xml:space="preserve"> REF _Ref378584020 \h </w:instrText>
      </w:r>
      <w:r>
        <w:fldChar w:fldCharType="separate"/>
      </w:r>
      <w:r>
        <w:t xml:space="preserve">Figure </w:t>
      </w:r>
      <w:r>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t xml:space="preserve">Figure </w:t>
      </w:r>
      <w:r>
        <w:rPr>
          <w:noProof/>
        </w:rPr>
        <w:t>3</w:t>
      </w:r>
      <w:r>
        <w:fldChar w:fldCharType="end"/>
      </w:r>
      <w:r>
        <w:t xml:space="preserve"> can be used to illustrate the essential concepts of context and perspective in a way that practitioners easily understand.</w:t>
      </w:r>
    </w:p>
    <w:p w14:paraId="3BB6B98D" w14:textId="77777777" w:rsidR="00B0670A" w:rsidRDefault="00B0670A" w:rsidP="00B0670A">
      <w:pPr>
        <w:pStyle w:val="BodyText"/>
      </w:pPr>
      <w:r>
        <w:rPr>
          <w:noProof/>
        </w:rPr>
        <w:lastRenderedPageBreak/>
        <w:drawing>
          <wp:inline distT="0" distB="0" distL="0" distR="0" wp14:anchorId="7F89248E" wp14:editId="4B4C4E9A">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14:paraId="6BF91B01" w14:textId="77777777" w:rsidR="00B0670A" w:rsidRDefault="00B0670A" w:rsidP="00B0670A">
      <w:pPr>
        <w:pStyle w:val="Caption"/>
        <w:jc w:val="center"/>
      </w:pPr>
      <w:bookmarkStart w:id="46" w:name="_Ref378584020"/>
      <w:r>
        <w:t xml:space="preserve">Figure </w:t>
      </w:r>
      <w:fldSimple w:instr=" SEQ Figure \* ARABIC ">
        <w:r>
          <w:rPr>
            <w:noProof/>
          </w:rPr>
          <w:t>3</w:t>
        </w:r>
      </w:fldSimple>
      <w:bookmarkEnd w:id="46"/>
    </w:p>
    <w:p w14:paraId="4E8DEBD3" w14:textId="77777777" w:rsidR="00B0670A" w:rsidRDefault="00B0670A" w:rsidP="00B0670A">
      <w:pPr>
        <w:pStyle w:val="Heading3"/>
      </w:pPr>
      <w:bookmarkStart w:id="47" w:name="_Toc377132301"/>
      <w:bookmarkStart w:id="48" w:name="_Toc418510095"/>
      <w:r>
        <w:t>Dictionary Concepts</w:t>
      </w:r>
      <w:bookmarkEnd w:id="47"/>
      <w:bookmarkEnd w:id="48"/>
    </w:p>
    <w:p w14:paraId="359CDE3C" w14:textId="77777777" w:rsidR="00B0670A" w:rsidRDefault="00B0670A" w:rsidP="00B0670A">
      <w:pPr>
        <w:pStyle w:val="BodyText"/>
      </w:pPr>
      <w:r>
        <w:t xml:space="preserve">In many modeling languages you need to know a lot about something to define it in a model. In SIMF, you can invent new concepts any time you like as a dictionary concept. The precise description of this far reaching aspect will be discussed in a separate section.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extra  names; they are just facts about the Eiffel tower. Facts are concepts describing one or more other concepts. In the figures above, each line is a fact.  </w:t>
      </w:r>
      <w:r w:rsidR="00A15946">
        <w:t>However, facts do have “identity” so their provenance can be traced, crucial in trusting any “fact”.</w:t>
      </w:r>
    </w:p>
    <w:p w14:paraId="5E0682CE" w14:textId="77777777" w:rsidR="00B0670A" w:rsidRPr="0064205F" w:rsidRDefault="00B0670A" w:rsidP="00B0670A">
      <w:pPr>
        <w:pStyle w:val="BodyText"/>
      </w:pPr>
      <w:r>
        <w:t>Dictionary concepts may also have qualifiers that define the plurality (e.g. singular or plural), timeframe (past, present or future) and kind of concept (noun, verb, etc.). Dictionary concepts can also be related to one-another in several ways and provide the basis for defining information elements.</w:t>
      </w:r>
    </w:p>
    <w:p w14:paraId="3AD4FEF7" w14:textId="77777777" w:rsidR="00B0670A" w:rsidRDefault="00B0670A" w:rsidP="00B0670A">
      <w:pPr>
        <w:pStyle w:val="Heading2"/>
        <w:rPr>
          <w:i/>
        </w:rPr>
      </w:pPr>
      <w:bookmarkStart w:id="49" w:name="_Toc377132302"/>
      <w:bookmarkStart w:id="50" w:name="_Toc418510096"/>
      <w:r>
        <w:rPr>
          <w:i/>
        </w:rPr>
        <w:t>Context</w:t>
      </w:r>
      <w:bookmarkEnd w:id="49"/>
      <w:bookmarkEnd w:id="50"/>
    </w:p>
    <w:p w14:paraId="18461350" w14:textId="77777777" w:rsidR="00B0670A" w:rsidRDefault="00B0670A" w:rsidP="00B0670A">
      <w:pPr>
        <w:pStyle w:val="BodyText"/>
      </w:pPr>
      <w:r>
        <w:t xml:space="preserve">In this section we will use </w:t>
      </w:r>
      <w:r>
        <w:fldChar w:fldCharType="begin"/>
      </w:r>
      <w:r>
        <w:instrText xml:space="preserve"> REF _Ref378590124 \h </w:instrText>
      </w:r>
      <w:r>
        <w:fldChar w:fldCharType="separate"/>
      </w:r>
      <w:r>
        <w:t xml:space="preserve">Figure </w:t>
      </w:r>
      <w:r>
        <w:rPr>
          <w:noProof/>
        </w:rPr>
        <w:t>4</w:t>
      </w:r>
      <w:r>
        <w:fldChar w:fldCharType="end"/>
      </w:r>
      <w:r>
        <w:t xml:space="preserve"> as the diagrammatic representation to illustrate contexts and perspectives.</w:t>
      </w:r>
    </w:p>
    <w:p w14:paraId="535FA5C6" w14:textId="77777777" w:rsidR="00B0670A" w:rsidRDefault="00B0670A" w:rsidP="00B0670A">
      <w:pPr>
        <w:pStyle w:val="BodyText"/>
      </w:pPr>
      <w:r>
        <w:rPr>
          <w:noProof/>
        </w:rPr>
        <w:lastRenderedPageBreak/>
        <w:drawing>
          <wp:inline distT="0" distB="0" distL="0" distR="0" wp14:anchorId="49703CE4" wp14:editId="71DCD39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14:paraId="1767823C" w14:textId="77777777" w:rsidR="00B0670A" w:rsidRDefault="00B0670A" w:rsidP="00B0670A">
      <w:pPr>
        <w:pStyle w:val="Caption"/>
        <w:jc w:val="center"/>
      </w:pPr>
      <w:bookmarkStart w:id="51" w:name="_Ref378590124"/>
      <w:r>
        <w:t xml:space="preserve">Figure </w:t>
      </w:r>
      <w:fldSimple w:instr=" SEQ Figure \* ARABIC ">
        <w:r>
          <w:rPr>
            <w:noProof/>
          </w:rPr>
          <w:t>4</w:t>
        </w:r>
      </w:fldSimple>
      <w:bookmarkEnd w:id="51"/>
    </w:p>
    <w:p w14:paraId="78FC0173" w14:textId="77777777" w:rsidR="00B0670A" w:rsidRDefault="00B0670A" w:rsidP="00B0670A">
      <w:pPr>
        <w:pStyle w:val="BodyText"/>
      </w:pPr>
      <w:r>
        <w:t>As descriptions of something 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p>
    <w:p w14:paraId="76D087D1" w14:textId="77777777" w:rsidR="00B0670A" w:rsidRDefault="00B0670A" w:rsidP="00B0670A">
      <w:pPr>
        <w:pStyle w:val="BodyText"/>
      </w:pPr>
      <w:r>
        <w:t xml:space="preserve">In SIMF, a context connects a set of facts with a set of things those facts applies to. The context </w:t>
      </w:r>
      <w:r w:rsidRPr="00AE1F82">
        <w:rPr>
          <w:i/>
        </w:rPr>
        <w:t>contextualizes</w:t>
      </w:r>
      <w:r>
        <w:t xml:space="preserve"> a set of concepts that it applies to. Facts and rules are defined in one or more context and apply to everything those contexts contextualize.</w:t>
      </w:r>
    </w:p>
    <w:p w14:paraId="38F7649F" w14:textId="77777777" w:rsidR="00B0670A" w:rsidRPr="007A01E3" w:rsidRDefault="00B0670A" w:rsidP="00B0670A">
      <w:pPr>
        <w:pStyle w:val="BodyText"/>
      </w:pPr>
      <w:r>
        <w:t>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for the provenance of information, the interpretation of that information to form “trust” and “belief” is outside of this specification. Tools that build on SIMF may provide was to evaluate or quantify trust and belief based on the information SIMF provides.</w:t>
      </w:r>
    </w:p>
    <w:p w14:paraId="05DBFFCE" w14:textId="77777777" w:rsidR="00B0670A" w:rsidRDefault="00B0670A" w:rsidP="00B0670A">
      <w:pPr>
        <w:pStyle w:val="Heading2"/>
        <w:rPr>
          <w:i/>
        </w:rPr>
      </w:pPr>
      <w:bookmarkStart w:id="52" w:name="_Toc377132303"/>
      <w:bookmarkStart w:id="53" w:name="_Toc418510097"/>
      <w:r>
        <w:rPr>
          <w:i/>
        </w:rPr>
        <w:t>Entities</w:t>
      </w:r>
      <w:bookmarkEnd w:id="52"/>
      <w:r>
        <w:rPr>
          <w:i/>
        </w:rPr>
        <w:t xml:space="preserve"> </w:t>
      </w:r>
      <w:r>
        <w:t xml:space="preserve"> [SYNC]</w:t>
      </w:r>
      <w:bookmarkEnd w:id="53"/>
    </w:p>
    <w:p w14:paraId="63F145B8" w14:textId="77777777" w:rsidR="00B0670A" w:rsidRPr="00677182"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p>
    <w:p w14:paraId="3A0C936A" w14:textId="77777777" w:rsidR="00B0670A" w:rsidRDefault="00B0670A" w:rsidP="00B0670A">
      <w:pPr>
        <w:pStyle w:val="Heading2"/>
        <w:rPr>
          <w:i/>
        </w:rPr>
      </w:pPr>
      <w:bookmarkStart w:id="54" w:name="_Toc377132304"/>
      <w:bookmarkStart w:id="55" w:name="_Toc418510098"/>
      <w:r>
        <w:rPr>
          <w:i/>
        </w:rPr>
        <w:lastRenderedPageBreak/>
        <w:t>Situations</w:t>
      </w:r>
      <w:bookmarkEnd w:id="54"/>
      <w:bookmarkEnd w:id="55"/>
    </w:p>
    <w:p w14:paraId="0F800EBF" w14:textId="77777777" w:rsidR="00B0670A" w:rsidRDefault="00B0670A" w:rsidP="00B0670A">
      <w:pPr>
        <w:pStyle w:val="BodyText"/>
      </w:pPr>
      <w:r>
        <w:t xml:space="preserve">Various configurations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14:paraId="3EC26292" w14:textId="77777777" w:rsidR="00B0670A" w:rsidRDefault="00B0670A" w:rsidP="00B0670A">
      <w:pPr>
        <w:pStyle w:val="BodyText"/>
      </w:pPr>
      <w:r>
        <w:t xml:space="preserve">Situations form the basis for relationships and facts in SIMF as any fact or relationship is bound by a time dimension when it was true. As all situations are bound by some timeframe where they are true (regardless of whather that timeframe is known or not), situations are the link between “things” and time. </w:t>
      </w:r>
    </w:p>
    <w:p w14:paraId="424C42D2" w14:textId="77777777" w:rsidR="00B0670A" w:rsidRDefault="00B0670A" w:rsidP="00B0670A">
      <w:pPr>
        <w:pStyle w:val="Heading2"/>
      </w:pPr>
      <w:bookmarkStart w:id="56" w:name="_Toc377132305"/>
      <w:bookmarkStart w:id="57" w:name="_Toc418510099"/>
      <w:r>
        <w:t>Relations</w:t>
      </w:r>
      <w:bookmarkEnd w:id="56"/>
      <w:bookmarkEnd w:id="57"/>
    </w:p>
    <w:p w14:paraId="02AC4C95" w14:textId="77777777" w:rsidR="00B0670A" w:rsidRDefault="00B0670A" w:rsidP="00B0670A">
      <w:pPr>
        <w:pStyle w:val="BodyText"/>
      </w:pPr>
      <w:r>
        <w:t xml:space="preserve">Relations (a kind of situation) are concepts that logically connect other concepts and represent the primary semantic elements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constant and atomic– the “parts” bound to the relation (the things they relate) don’t change, any change would be a new relation. </w:t>
      </w:r>
    </w:p>
    <w:p w14:paraId="27029EE3" w14:textId="77777777" w:rsidR="00B0670A" w:rsidRDefault="00B0670A" w:rsidP="00B0670A">
      <w:pPr>
        <w:pStyle w:val="BodyText"/>
      </w:pPr>
      <w:r>
        <w:t>Relations can involve any number of “roles” that define how other concepts are connected to the relation, however there are special considerations given for the common case of a relation involving exactly 2 primary entities – binary relations.</w:t>
      </w:r>
    </w:p>
    <w:p w14:paraId="2A962B22" w14:textId="77777777" w:rsidR="00B0670A" w:rsidRDefault="00B0670A" w:rsidP="00B0670A">
      <w:pPr>
        <w:pStyle w:val="BodyText"/>
      </w:pPr>
      <w:r>
        <w:t>It should also be noted that in SIMF relations are “first class”, that is relations may have relations and properties. For example, the timeframe a relation is true is a property of that relation.</w:t>
      </w:r>
    </w:p>
    <w:p w14:paraId="5E017876" w14:textId="77777777" w:rsidR="00B0670A" w:rsidRDefault="00B0670A" w:rsidP="00B0670A">
      <w:pPr>
        <w:pStyle w:val="Heading3"/>
      </w:pPr>
      <w:bookmarkStart w:id="58" w:name="_Toc377132306"/>
      <w:bookmarkStart w:id="59" w:name="_Toc418510100"/>
      <w:r>
        <w:t>Directed Relations</w:t>
      </w:r>
      <w:bookmarkEnd w:id="58"/>
      <w:bookmarkEnd w:id="59"/>
    </w:p>
    <w:p w14:paraId="79774126" w14:textId="77777777" w:rsidR="00B0670A" w:rsidRPr="00AA0196" w:rsidRDefault="00B0670A" w:rsidP="00B0670A">
      <w:pPr>
        <w:pStyle w:val="BodyText"/>
      </w:pPr>
      <w:r>
        <w:t>Directed binary relations are those with a “subject, predicate and object. Such relations are directional and may traverse other relations or situations. For example, a “has wife” directed relation may traverse a traditional marriage (from husband to wife). The predicate of a directed relation is the type of the relation. There are pre-defined roles for a directed relation: “Subject” and “Object”. Other roles may also be defined. Directed relations may exist “inside of” more complex relations as they describe one path though a more complex relation.</w:t>
      </w:r>
    </w:p>
    <w:p w14:paraId="6F0B396D" w14:textId="77777777" w:rsidR="00B0670A" w:rsidRDefault="00B0670A" w:rsidP="00B0670A">
      <w:pPr>
        <w:pStyle w:val="Heading2"/>
        <w:rPr>
          <w:i/>
        </w:rPr>
      </w:pPr>
      <w:bookmarkStart w:id="60" w:name="_Toc377132307"/>
      <w:bookmarkStart w:id="61" w:name="_Toc418510101"/>
      <w:r>
        <w:rPr>
          <w:i/>
        </w:rPr>
        <w:t>Types</w:t>
      </w:r>
      <w:bookmarkEnd w:id="60"/>
      <w:bookmarkEnd w:id="61"/>
    </w:p>
    <w:p w14:paraId="1CA6F6B9" w14:textId="77777777" w:rsidR="00B0670A" w:rsidRPr="00290760" w:rsidRDefault="00B0670A" w:rsidP="00B0670A">
      <w:pPr>
        <w:pStyle w:val="BodyText"/>
      </w:pPr>
      <w:r>
        <w:t>Types categorize and describe classes of things. Everything in SIMF has at least one type and may have any number of other types as well. The set of types that categorize a concept may change over time and be specific to a context. Facts describe and may constrain the extent of any type.</w:t>
      </w:r>
    </w:p>
    <w:p w14:paraId="4C53CEE1" w14:textId="77777777" w:rsidR="00B0670A" w:rsidRDefault="00B0670A" w:rsidP="00B0670A">
      <w:pPr>
        <w:pStyle w:val="Heading3"/>
      </w:pPr>
      <w:bookmarkStart w:id="62" w:name="_Toc377132308"/>
      <w:bookmarkStart w:id="63" w:name="_Toc418510102"/>
      <w:r>
        <w:t>Individual Types</w:t>
      </w:r>
      <w:bookmarkEnd w:id="62"/>
      <w:r>
        <w:t xml:space="preserve"> [SYNC]</w:t>
      </w:r>
      <w:bookmarkEnd w:id="63"/>
    </w:p>
    <w:p w14:paraId="46346601" w14:textId="77777777" w:rsidR="00B0670A" w:rsidRPr="0063771C" w:rsidRDefault="00B0670A" w:rsidP="00B0670A">
      <w:pPr>
        <w:pStyle w:val="BodyText"/>
      </w:pPr>
      <w:r>
        <w:t>Most common things defined in information models are entity types – kinds of physical or conceptual individuals that exist over a specific timeframe.</w:t>
      </w:r>
    </w:p>
    <w:p w14:paraId="633A0D27" w14:textId="77777777" w:rsidR="00B0670A" w:rsidRDefault="00B0670A" w:rsidP="00B0670A">
      <w:pPr>
        <w:pStyle w:val="Heading3"/>
      </w:pPr>
      <w:bookmarkStart w:id="64" w:name="_Toc377132309"/>
      <w:bookmarkStart w:id="65" w:name="_Toc418510103"/>
      <w:r>
        <w:t>Value types</w:t>
      </w:r>
      <w:bookmarkEnd w:id="64"/>
      <w:bookmarkEnd w:id="65"/>
    </w:p>
    <w:p w14:paraId="4517745F" w14:textId="77777777" w:rsidR="00B0670A" w:rsidRPr="00A7225B" w:rsidRDefault="00B0670A" w:rsidP="00B0670A">
      <w:pPr>
        <w:pStyle w:val="BodyText"/>
      </w:pPr>
      <w:r>
        <w:t>Most concepts represent things that can change over time – like the Eiffel Tower or the United States. There is another class of concepts that represent pure values that do not change and do not have a lifetime. 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14:paraId="2FD84D3C" w14:textId="77777777" w:rsidR="00B0670A" w:rsidRDefault="00B0670A" w:rsidP="00B0670A">
      <w:pPr>
        <w:pStyle w:val="Heading3"/>
      </w:pPr>
      <w:bookmarkStart w:id="66" w:name="_Toc377132310"/>
      <w:bookmarkStart w:id="67" w:name="_Toc418510104"/>
      <w:r>
        <w:lastRenderedPageBreak/>
        <w:t>Situation Types &amp; Situational Roles</w:t>
      </w:r>
      <w:bookmarkEnd w:id="66"/>
      <w:bookmarkEnd w:id="67"/>
    </w:p>
    <w:p w14:paraId="1817BFC8" w14:textId="77777777" w:rsidR="00B0670A" w:rsidRDefault="00B0670A" w:rsidP="00B0670A">
      <w:pPr>
        <w:pStyle w:val="BodyText"/>
      </w:pPr>
      <w:r>
        <w:t xml:space="preserve">Situations have their own specialization of the type concept, one that defines additional types – </w:t>
      </w:r>
      <w:r w:rsidRPr="00A7225B">
        <w:rPr>
          <w:i/>
        </w:rPr>
        <w:t>Situational Roles</w:t>
      </w:r>
      <w:r>
        <w:t>. A situational role represents the state or behavior of something involved in a particular kind of situation. For example, a person may play an “employee” role with respect to a company playing an “employer” role. The concept of the employee and employer is, in this case, specific to a particular employment relationship (a relationship is a kind of situation). Each situation type defines the roles that can be involved with that kind of situation.</w:t>
      </w:r>
    </w:p>
    <w:p w14:paraId="62250BFC" w14:textId="77777777" w:rsidR="00B0670A" w:rsidRDefault="00B0670A" w:rsidP="00B0670A">
      <w:pPr>
        <w:pStyle w:val="BodyText"/>
      </w:pPr>
      <w:r>
        <w:t>Each role also defines the type of entities that can play the role. For example, the employee role can only be played by a person.</w:t>
      </w:r>
      <w:r w:rsidRPr="00E65DA9">
        <w:t xml:space="preserve"> </w:t>
      </w:r>
      <w:r>
        <w:t>Roles are bound to individuals in a situation. Roles also serve the purpose of “variables” and “arguments” in programming languages.</w:t>
      </w:r>
    </w:p>
    <w:p w14:paraId="4249A275" w14:textId="77777777" w:rsidR="00B0670A" w:rsidRDefault="00B0670A" w:rsidP="00B0670A">
      <w:pPr>
        <w:pStyle w:val="BodyText"/>
      </w:pPr>
      <w:r>
        <w:t>Since roles are types, all type relations apply to roles.</w:t>
      </w:r>
    </w:p>
    <w:p w14:paraId="1DEA292A" w14:textId="77777777" w:rsidR="00B0670A" w:rsidRDefault="00B0670A" w:rsidP="00B0670A">
      <w:pPr>
        <w:pStyle w:val="BodyText"/>
      </w:pPr>
      <w:r>
        <w:t xml:space="preserve">Examples: </w:t>
      </w:r>
    </w:p>
    <w:p w14:paraId="3B39EEC0" w14:textId="77777777" w:rsidR="00B0670A" w:rsidRDefault="00B0670A" w:rsidP="00B0670A">
      <w:pPr>
        <w:pStyle w:val="BodyText"/>
        <w:numPr>
          <w:ilvl w:val="0"/>
          <w:numId w:val="25"/>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14:paraId="388901F5" w14:textId="77777777" w:rsidR="00B0670A" w:rsidRDefault="00B0670A" w:rsidP="00B0670A">
      <w:pPr>
        <w:pStyle w:val="BodyText"/>
        <w:numPr>
          <w:ilvl w:val="0"/>
          <w:numId w:val="25"/>
        </w:numPr>
      </w:pPr>
      <w:r>
        <w:t>The “Eiffel Tower” is bound to the “subject” role and “324 meters” is bound to the “object” role in the directed relation “Height”.</w:t>
      </w:r>
    </w:p>
    <w:p w14:paraId="7B1CF568" w14:textId="77777777" w:rsidR="00B0670A" w:rsidRDefault="00B0670A" w:rsidP="00B0670A">
      <w:pPr>
        <w:pStyle w:val="BodyText"/>
      </w:pPr>
      <w:r w:rsidRPr="00965547">
        <w:rPr>
          <w:b/>
        </w:rPr>
        <w:t>Note on naming roles</w:t>
      </w:r>
      <w:r>
        <w:t>: In UML it is best practice to name association ends (roles). In SIMF such names are optional. If the role adds no new semantics (other than the involvement with the situation or relation) the name can be inferred from the name of the type that plays the role – it is &lt;type&gt; in the context of the situation. Forcing users to make up more names than is necessary is confusing and increases the terms that have to be understood, thus we only want to name unique concepts.</w:t>
      </w:r>
    </w:p>
    <w:p w14:paraId="20FF9C15" w14:textId="77777777" w:rsidR="00B0670A" w:rsidRDefault="00B0670A" w:rsidP="00B0670A">
      <w:pPr>
        <w:pStyle w:val="Heading3"/>
      </w:pPr>
      <w:bookmarkStart w:id="68" w:name="_Toc377132311"/>
      <w:bookmarkStart w:id="69" w:name="_Toc418510105"/>
      <w:r>
        <w:t>Relation Types</w:t>
      </w:r>
      <w:bookmarkEnd w:id="68"/>
      <w:bookmarkEnd w:id="69"/>
    </w:p>
    <w:p w14:paraId="09138A81" w14:textId="77777777" w:rsidR="00B0670A" w:rsidRPr="00792CDE" w:rsidRDefault="00B0670A" w:rsidP="00B0670A">
      <w:pPr>
        <w:pStyle w:val="BodyText"/>
      </w:pPr>
      <w:r>
        <w:t>Relation types are a specific kind of situation type that represents a semantic connection between the involved roles. Relations are atomic semantic units that cannot be further decomposed or changed. A change in the semantic relationship between concepts requires a new relationship, perhaps of the same type.</w:t>
      </w:r>
    </w:p>
    <w:p w14:paraId="4DB5252B" w14:textId="77777777" w:rsidR="00B0670A" w:rsidRDefault="00B0670A" w:rsidP="00B0670A">
      <w:pPr>
        <w:pStyle w:val="Heading3"/>
      </w:pPr>
      <w:bookmarkStart w:id="70" w:name="_Toc377132312"/>
      <w:bookmarkStart w:id="71" w:name="_Toc418510106"/>
      <w:r>
        <w:t>Potential Roles</w:t>
      </w:r>
      <w:bookmarkEnd w:id="70"/>
      <w:bookmarkEnd w:id="71"/>
    </w:p>
    <w:p w14:paraId="395FC634" w14:textId="77777777" w:rsidR="00B0670A" w:rsidRDefault="00B0670A" w:rsidP="00B0670A">
      <w:pPr>
        <w:pStyle w:val="BodyText"/>
      </w:pPr>
      <w:r>
        <w:t>Another kind of role is the Potential Role. A potential role represents a qualification and intent to play situational roles. If we say that Acme Corp. is an Employer, without specifying a specific employment relation, we are defining Acme as having the potential to play the role of employer. {Note: Looking for a better term}</w:t>
      </w:r>
    </w:p>
    <w:p w14:paraId="2A437BBA" w14:textId="77777777" w:rsidR="00B0670A" w:rsidRDefault="00B0670A" w:rsidP="00B0670A">
      <w:pPr>
        <w:pStyle w:val="Heading2"/>
      </w:pPr>
      <w:bookmarkStart w:id="72" w:name="_Toc377132313"/>
      <w:bookmarkStart w:id="73" w:name="_Toc418510107"/>
      <w:r>
        <w:t>Rules</w:t>
      </w:r>
      <w:bookmarkEnd w:id="72"/>
      <w:bookmarkEnd w:id="73"/>
    </w:p>
    <w:p w14:paraId="79EE694E" w14:textId="77777777" w:rsidR="00B0670A" w:rsidRDefault="00B0670A" w:rsidP="00B0670A">
      <w:pPr>
        <w:pStyle w:val="BodyText"/>
      </w:pPr>
      <w:r>
        <w:t>Rules define something that must be considered true within a context (including situations, types and relations). There are various kinds of rules, some of which are defined in SIMF and some which are defined in SIMF models. Rules may have an &lt;initial situation&gt; which is a template to set up any preconditions for the rule and &lt;apply to&gt; a each concept contextualized by a set of context.</w:t>
      </w:r>
    </w:p>
    <w:p w14:paraId="4A4AD444" w14:textId="77777777" w:rsidR="00B0670A" w:rsidRDefault="00B0670A" w:rsidP="00B0670A">
      <w:pPr>
        <w:pStyle w:val="Heading3"/>
      </w:pPr>
      <w:bookmarkStart w:id="74" w:name="_Toc418510108"/>
      <w:r>
        <w:t>Production Rules</w:t>
      </w:r>
      <w:bookmarkEnd w:id="74"/>
    </w:p>
    <w:p w14:paraId="33BE0327" w14:textId="77777777" w:rsidR="00B0670A" w:rsidRPr="00CA3490" w:rsidRDefault="00B0670A" w:rsidP="00B0670A">
      <w:pPr>
        <w:pStyle w:val="BodyText"/>
      </w:pPr>
      <w:r>
        <w:t>A production rule computes a set of inferred relations based on a template when the rules &lt;condition&gt; is TRUE. If &lt;implicit&gt; is true the rule is unconditional and will “fire” whenever the condition is TRUE, otherwise the rule must be explicitly invoked.</w:t>
      </w:r>
    </w:p>
    <w:p w14:paraId="1B8BCFD4" w14:textId="77777777" w:rsidR="00B0670A" w:rsidRDefault="00B0670A" w:rsidP="00B0670A">
      <w:pPr>
        <w:pStyle w:val="Heading3"/>
      </w:pPr>
      <w:bookmarkStart w:id="75" w:name="_Toc418510109"/>
      <w:r>
        <w:t>As-A Rule</w:t>
      </w:r>
      <w:bookmarkEnd w:id="75"/>
    </w:p>
    <w:p w14:paraId="5DB0B7A1" w14:textId="77777777" w:rsidR="00B0670A" w:rsidRPr="00CA3490" w:rsidRDefault="00B0670A" w:rsidP="00B0670A">
      <w:pPr>
        <w:pStyle w:val="BodyText"/>
      </w:pPr>
      <w:r>
        <w:t>An As-A rule provides for an instance of a type to be viewed as (or coerced to) another type when an instance of the &lt;source type&gt; is bound to a role requiring the &lt;destination type&gt;. As-a rules provides for a temporary façade over the instance, which may be useful as a bridging relation. The As-A rule implies the &lt;destination type&gt; and the &lt;implies&gt; template.</w:t>
      </w:r>
    </w:p>
    <w:p w14:paraId="5F817D7E" w14:textId="77777777" w:rsidR="00B0670A" w:rsidRDefault="00B0670A" w:rsidP="00B0670A">
      <w:pPr>
        <w:pStyle w:val="Heading3"/>
      </w:pPr>
      <w:bookmarkStart w:id="76" w:name="_Toc418510110"/>
      <w:r>
        <w:lastRenderedPageBreak/>
        <w:t>Logical Grounding Rules</w:t>
      </w:r>
      <w:bookmarkEnd w:id="76"/>
    </w:p>
    <w:p w14:paraId="05B83B18" w14:textId="77777777" w:rsidR="00B0670A" w:rsidRPr="00061DEC" w:rsidRDefault="00B0670A" w:rsidP="00B0670A">
      <w:pPr>
        <w:pStyle w:val="BodyText"/>
      </w:pPr>
      <w:r w:rsidRPr="00061DEC">
        <w:t>A logical grounding defines one context&lt;applies to&gt; (which is frequently a relation type) as defined by a set of more basic relations &lt;implies&gt; where &lt;condition&gt; is TRUE for &lt;applies to&gt;.</w:t>
      </w:r>
    </w:p>
    <w:p w14:paraId="07BFC5EA" w14:textId="77777777" w:rsidR="00B0670A" w:rsidRDefault="00B0670A" w:rsidP="00B0670A">
      <w:pPr>
        <w:pStyle w:val="Heading3"/>
      </w:pPr>
      <w:bookmarkStart w:id="77" w:name="_Toc418510111"/>
      <w:r>
        <w:t>Constraints</w:t>
      </w:r>
      <w:bookmarkEnd w:id="77"/>
    </w:p>
    <w:p w14:paraId="63184C57" w14:textId="77777777" w:rsidR="00B0670A" w:rsidRDefault="00B0670A" w:rsidP="00B0670A">
      <w:pPr>
        <w:pStyle w:val="BodyText"/>
      </w:pPr>
      <w:r>
        <w:t>Constraints define some condition that must be TRUE, else the model is not valid. A constraint may be enforced for all time (at once = false) or at a particular instant in time elements (at once = true). SIMF does not infer any elements to attempt to satisfy a constraint, such inferences are done with production rules or by external systems.</w:t>
      </w:r>
    </w:p>
    <w:p w14:paraId="3635977F" w14:textId="77777777" w:rsidR="00B0670A" w:rsidRPr="009028D6" w:rsidRDefault="00B0670A" w:rsidP="00B0670A">
      <w:pPr>
        <w:pStyle w:val="BodyText"/>
      </w:pPr>
      <w:r>
        <w:t>Constraints are evaluated at the end of a transaction.</w:t>
      </w:r>
    </w:p>
    <w:p w14:paraId="4101C093" w14:textId="77777777" w:rsidR="00B0670A" w:rsidRDefault="00B0670A" w:rsidP="00B0670A">
      <w:pPr>
        <w:pStyle w:val="Heading3"/>
      </w:pPr>
      <w:bookmarkStart w:id="78" w:name="_Toc418510112"/>
      <w:r>
        <w:t>General Constraints</w:t>
      </w:r>
      <w:bookmarkEnd w:id="78"/>
    </w:p>
    <w:p w14:paraId="7B458E48" w14:textId="77777777" w:rsidR="00B0670A" w:rsidRPr="009028D6" w:rsidRDefault="00B0670A" w:rsidP="00B0670A">
      <w:pPr>
        <w:pStyle w:val="BodyText"/>
      </w:pPr>
      <w:r>
        <w:t>A general constraint has a constraint expression (condition) that must evaluate to TRUE for the constraint to be satisfied.</w:t>
      </w:r>
    </w:p>
    <w:p w14:paraId="367059EA" w14:textId="77777777" w:rsidR="00B0670A" w:rsidRDefault="00B0670A" w:rsidP="00B0670A">
      <w:pPr>
        <w:pStyle w:val="Heading3"/>
      </w:pPr>
      <w:bookmarkStart w:id="79" w:name="_Toc418510113"/>
      <w:r>
        <w:t>Multiplicity Constraints</w:t>
      </w:r>
      <w:bookmarkEnd w:id="79"/>
    </w:p>
    <w:p w14:paraId="0F36464B" w14:textId="77777777" w:rsidR="00B0670A" w:rsidRPr="00C57442" w:rsidRDefault="00B0670A" w:rsidP="00B0670A">
      <w:pPr>
        <w:pStyle w:val="BodyText"/>
      </w:pPr>
      <w:r>
        <w:t>A multiplicity defines the maximum or minimum number of relations between two types (normally roles) within the context (normally a relation) the rule applies to.</w:t>
      </w:r>
    </w:p>
    <w:p w14:paraId="30336E62" w14:textId="77777777" w:rsidR="00B0670A" w:rsidRDefault="00B0670A" w:rsidP="00B0670A">
      <w:pPr>
        <w:pStyle w:val="Heading3"/>
      </w:pPr>
      <w:bookmarkStart w:id="80" w:name="_Toc418510114"/>
      <w:r>
        <w:t>Uniqueness Constraints</w:t>
      </w:r>
      <w:bookmarkEnd w:id="80"/>
    </w:p>
    <w:p w14:paraId="401E75DA" w14:textId="77777777" w:rsidR="00B0670A" w:rsidRPr="00C57442" w:rsidRDefault="00B0670A" w:rsidP="00B0670A">
      <w:pPr>
        <w:pStyle w:val="BodyText"/>
      </w:pPr>
      <w:r>
        <w:t>A uniqueness constraint identifies a set of roles. The values of these rules taken as a set must be unique within the context the rule applies to.</w:t>
      </w:r>
    </w:p>
    <w:p w14:paraId="6B9BF446" w14:textId="77777777" w:rsidR="00B0670A" w:rsidRDefault="00B0670A" w:rsidP="00B0670A">
      <w:pPr>
        <w:pStyle w:val="Heading2"/>
      </w:pPr>
      <w:bookmarkStart w:id="81" w:name="_Toc377132314"/>
      <w:bookmarkStart w:id="82" w:name="_Toc418510115"/>
      <w:r>
        <w:t>Quantifiers</w:t>
      </w:r>
      <w:bookmarkEnd w:id="81"/>
      <w:bookmarkEnd w:id="82"/>
    </w:p>
    <w:p w14:paraId="58F71797" w14:textId="77777777" w:rsidR="00B0670A" w:rsidRDefault="00B0670A" w:rsidP="00B0670A">
      <w:pPr>
        <w:pStyle w:val="BodyText"/>
      </w:pPr>
      <w:r>
        <w:t>When expressing rules it is frequently required to express relations ranging across all or some instances of a type. Specific roles may be defined that range over (quantify) a type. The specific kinds of quantifiers are:</w:t>
      </w:r>
    </w:p>
    <w:p w14:paraId="1A50E6EE" w14:textId="77777777" w:rsidR="00B0670A" w:rsidRDefault="00B0670A" w:rsidP="00B0670A">
      <w:pPr>
        <w:pStyle w:val="BodyText"/>
        <w:numPr>
          <w:ilvl w:val="0"/>
          <w:numId w:val="27"/>
        </w:numPr>
      </w:pPr>
      <w:r>
        <w:t>All – all instances of the type.</w:t>
      </w:r>
    </w:p>
    <w:p w14:paraId="2CB80198" w14:textId="77777777" w:rsidR="00B0670A" w:rsidRDefault="00B0670A" w:rsidP="00B0670A">
      <w:pPr>
        <w:pStyle w:val="BodyText"/>
        <w:numPr>
          <w:ilvl w:val="0"/>
          <w:numId w:val="27"/>
        </w:numPr>
      </w:pPr>
      <w:r>
        <w:t>There exists – at least one instance of the type.</w:t>
      </w:r>
    </w:p>
    <w:p w14:paraId="2A21E27C" w14:textId="77777777" w:rsidR="00B0670A" w:rsidRDefault="00B0670A" w:rsidP="00B0670A">
      <w:pPr>
        <w:pStyle w:val="BodyText"/>
        <w:numPr>
          <w:ilvl w:val="0"/>
          <w:numId w:val="27"/>
        </w:numPr>
      </w:pPr>
      <w:r>
        <w:t>One of – exactly one instance of the type.</w:t>
      </w:r>
    </w:p>
    <w:p w14:paraId="70FA86B6" w14:textId="77777777" w:rsidR="00B0670A" w:rsidRPr="008F6F59" w:rsidRDefault="00B0670A" w:rsidP="00B0670A">
      <w:pPr>
        <w:pStyle w:val="BodyText"/>
        <w:numPr>
          <w:ilvl w:val="0"/>
          <w:numId w:val="27"/>
        </w:numPr>
      </w:pPr>
      <w:r>
        <w:t>Default – the default or common value of the type.</w:t>
      </w:r>
    </w:p>
    <w:p w14:paraId="560EE1E3" w14:textId="77777777" w:rsidR="00B0670A" w:rsidRDefault="00B0670A" w:rsidP="00B0670A">
      <w:pPr>
        <w:pStyle w:val="Heading2"/>
      </w:pPr>
      <w:bookmarkStart w:id="83" w:name="_Toc377132315"/>
      <w:bookmarkStart w:id="84" w:name="_Toc418510116"/>
      <w:r>
        <w:t>Expressions</w:t>
      </w:r>
      <w:bookmarkEnd w:id="83"/>
      <w:bookmarkEnd w:id="84"/>
    </w:p>
    <w:p w14:paraId="13FC9F5A" w14:textId="77777777" w:rsidR="00B0670A" w:rsidRDefault="00B0670A" w:rsidP="00B0670A">
      <w:pPr>
        <w:pStyle w:val="BodyText"/>
      </w:pPr>
      <w:r>
        <w:t>SIMF provides for general expression which are then used in other parts of SIMF, for example in rules. The SIMF expression meta model is minimal, the bulk of the functionality to be provided by function  libraries. The built-in capabilities are:</w:t>
      </w:r>
    </w:p>
    <w:p w14:paraId="5D7A0A06" w14:textId="77777777" w:rsidR="00B0670A" w:rsidRDefault="00B0670A" w:rsidP="00B0670A">
      <w:pPr>
        <w:pStyle w:val="BodyText"/>
        <w:numPr>
          <w:ilvl w:val="0"/>
          <w:numId w:val="28"/>
        </w:numPr>
      </w:pPr>
      <w:r>
        <w:t>Constant reference</w:t>
      </w:r>
    </w:p>
    <w:p w14:paraId="2DDF6937" w14:textId="77777777" w:rsidR="00B0670A" w:rsidRDefault="00B0670A" w:rsidP="00B0670A">
      <w:pPr>
        <w:pStyle w:val="BodyText"/>
        <w:numPr>
          <w:ilvl w:val="0"/>
          <w:numId w:val="28"/>
        </w:numPr>
      </w:pPr>
      <w:r>
        <w:t>Role value</w:t>
      </w:r>
    </w:p>
    <w:p w14:paraId="6ED41F12" w14:textId="77777777" w:rsidR="00B0670A" w:rsidRDefault="00B0670A" w:rsidP="00B0670A">
      <w:pPr>
        <w:pStyle w:val="BodyText"/>
        <w:numPr>
          <w:ilvl w:val="0"/>
          <w:numId w:val="28"/>
        </w:numPr>
      </w:pPr>
      <w:r>
        <w:t>Traversal of a relation</w:t>
      </w:r>
    </w:p>
    <w:p w14:paraId="5AB8E94D" w14:textId="77777777" w:rsidR="00B0670A" w:rsidRPr="00EB0C82" w:rsidRDefault="00B0670A" w:rsidP="00B0670A">
      <w:pPr>
        <w:pStyle w:val="BodyText"/>
        <w:numPr>
          <w:ilvl w:val="0"/>
          <w:numId w:val="28"/>
        </w:numPr>
      </w:pPr>
      <w:r>
        <w:t>Function Call</w:t>
      </w:r>
    </w:p>
    <w:p w14:paraId="02DB213E" w14:textId="77777777" w:rsidR="00B0670A" w:rsidRDefault="00B0670A" w:rsidP="00B0670A">
      <w:pPr>
        <w:pStyle w:val="Heading2"/>
      </w:pPr>
      <w:bookmarkStart w:id="85" w:name="_Toc418510117"/>
      <w:r>
        <w:t>Properties &amp; Units</w:t>
      </w:r>
      <w:bookmarkEnd w:id="85"/>
    </w:p>
    <w:p w14:paraId="2B96FB13" w14:textId="77777777" w:rsidR="00B0670A" w:rsidRDefault="00B0670A" w:rsidP="00B0670A">
      <w:pPr>
        <w:pStyle w:val="BodyText"/>
      </w:pPr>
      <w:r>
        <w:t xml:space="preserve">Properties are values that describe a concept as a quantity or other value. Other terms for Properties are “Characteristics” or “Attributes”. To provide for a semantic definition, properties always have a domain-relevant type. In the case of quantities (a property that can be identified with a number and a Unit), there is always a unit corresponding to some </w:t>
      </w:r>
      <w:r>
        <w:lastRenderedPageBreak/>
        <w:t>“quantity kind” such as temperature or mass. Units are, of course, critical in understanding what a property really means. Properties are defined with “Property types” that are a kind of directed relation. The “object” of the directed relation for a characteristic is always a value type.</w:t>
      </w:r>
    </w:p>
    <w:p w14:paraId="5A2AE08B" w14:textId="77777777"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14:paraId="39F520C5" w14:textId="77777777" w:rsidR="00B0670A" w:rsidRPr="0014087E" w:rsidRDefault="00B0670A" w:rsidP="00B0670A">
      <w:pPr>
        <w:pStyle w:val="BodyText"/>
      </w:pPr>
      <w:r>
        <w:t>Property values that are not quantities (having a unit) may have any value type as their object type.</w:t>
      </w:r>
    </w:p>
    <w:p w14:paraId="0BF6EB1A" w14:textId="77777777" w:rsidR="00B0670A" w:rsidRDefault="00B0670A" w:rsidP="00B0670A">
      <w:pPr>
        <w:pStyle w:val="Heading2"/>
        <w:rPr>
          <w:b w:val="0"/>
        </w:rPr>
      </w:pPr>
      <w:bookmarkStart w:id="86" w:name="_Toc418510118"/>
      <w:bookmarkStart w:id="87" w:name="_Toc377132317"/>
      <w:r>
        <w:rPr>
          <w:b w:val="0"/>
        </w:rPr>
        <w:t>Naming</w:t>
      </w:r>
      <w:bookmarkEnd w:id="86"/>
    </w:p>
    <w:p w14:paraId="1AA60D81" w14:textId="77777777" w:rsidR="00B0670A" w:rsidRPr="00153DBF" w:rsidRDefault="00B0670A" w:rsidP="00B0670A">
      <w:pPr>
        <w:pStyle w:val="BodyText"/>
      </w:pPr>
      <w:r>
        <w:t>A SIMF concept can have any number of names. A “Term” binds a string label to a concept in some context. A term has a “Priority” to define how preferred that name is in some context.</w:t>
      </w:r>
    </w:p>
    <w:p w14:paraId="6F60C528" w14:textId="77777777" w:rsidR="00B0670A" w:rsidRDefault="00B0670A" w:rsidP="00B0670A">
      <w:pPr>
        <w:pStyle w:val="Heading2"/>
        <w:rPr>
          <w:b w:val="0"/>
        </w:rPr>
      </w:pPr>
      <w:bookmarkStart w:id="88" w:name="_Toc418510119"/>
      <w:r w:rsidRPr="0014087E">
        <w:rPr>
          <w:b w:val="0"/>
        </w:rPr>
        <w:t>Representations</w:t>
      </w:r>
      <w:bookmarkEnd w:id="87"/>
      <w:bookmarkEnd w:id="88"/>
    </w:p>
    <w:p w14:paraId="6E7891AE" w14:textId="77777777" w:rsidR="00B0670A" w:rsidRDefault="00B0670A" w:rsidP="00B0670A">
      <w:pPr>
        <w:pStyle w:val="BodyText"/>
      </w:pPr>
      <w:r>
        <w:t xml:space="preserve">When bridging from a conceptual model to a logical or physical model there must be ways to represent concepts. Representations are also concepts and a Representation Type is a specialization of “Type”.  A representation “Represents” a concept and a Representation Type represents some other type. </w:t>
      </w:r>
    </w:p>
    <w:p w14:paraId="2279ADAF" w14:textId="77777777" w:rsidR="00B0670A" w:rsidRPr="00524EEB" w:rsidRDefault="00B0670A" w:rsidP="00B0670A">
      <w:pPr>
        <w:pStyle w:val="BodyText"/>
      </w:pPr>
      <w:r>
        <w:t>While this forms the basic meta-model for representation, rules are required to specify the details of representations.</w:t>
      </w:r>
    </w:p>
    <w:p w14:paraId="3108D496" w14:textId="77777777" w:rsidR="00B0670A" w:rsidRDefault="00B0670A" w:rsidP="00B0670A">
      <w:pPr>
        <w:pStyle w:val="Heading2"/>
      </w:pPr>
      <w:bookmarkStart w:id="89" w:name="_Toc377132318"/>
      <w:bookmarkStart w:id="90" w:name="_Toc418510120"/>
      <w:r>
        <w:t>Important Relations</w:t>
      </w:r>
      <w:bookmarkEnd w:id="89"/>
      <w:bookmarkEnd w:id="90"/>
    </w:p>
    <w:p w14:paraId="3AD0594E" w14:textId="77777777" w:rsidR="00B0670A" w:rsidRDefault="00B0670A" w:rsidP="00B0670A">
      <w:pPr>
        <w:pStyle w:val="Heading3"/>
      </w:pPr>
      <w:bookmarkStart w:id="91" w:name="_Toc418510121"/>
      <w:bookmarkStart w:id="92" w:name="_Toc377132319"/>
      <w:r>
        <w:t>Contextualization</w:t>
      </w:r>
      <w:bookmarkEnd w:id="91"/>
    </w:p>
    <w:p w14:paraId="65FEE4DE" w14:textId="77777777" w:rsidR="00B0670A" w:rsidRPr="00FA3F1F" w:rsidRDefault="00B0670A" w:rsidP="00B0670A">
      <w:pPr>
        <w:pStyle w:val="BodyText"/>
      </w:pPr>
      <w:r>
        <w:t>The “Extent” relation exists between a context and the concepts it &lt;contextualizes&gt;. The inverse is &lt;in context of&gt;, Contextualization is the basis for many other relations in SIMF, including the relation between a type and the instances it &lt;categorizes&gt;.</w:t>
      </w:r>
    </w:p>
    <w:p w14:paraId="7E9F0930" w14:textId="77777777" w:rsidR="00B0670A" w:rsidRDefault="00B0670A" w:rsidP="00B0670A">
      <w:pPr>
        <w:pStyle w:val="Heading3"/>
      </w:pPr>
      <w:bookmarkStart w:id="93" w:name="_Toc418510122"/>
      <w:r>
        <w:t>Equivalence</w:t>
      </w:r>
      <w:bookmarkEnd w:id="92"/>
      <w:bookmarkEnd w:id="93"/>
    </w:p>
    <w:p w14:paraId="36306FE6" w14:textId="77777777" w:rsidR="00B0670A" w:rsidRDefault="00B0670A" w:rsidP="00B0670A">
      <w:pPr>
        <w:pStyle w:val="BodyText"/>
      </w:pPr>
      <w:r>
        <w:t xml:space="preserve">As has been explained previously, a concept describes something or some set of things. There can be many such descriptions in different context. An </w:t>
      </w:r>
      <w:r w:rsidRPr="006831F4">
        <w:rPr>
          <w:i/>
        </w:rPr>
        <w:t>equivalence</w:t>
      </w:r>
      <w:r>
        <w:t xml:space="preserve"> relation states that a set of concepts describe exactly the same thing or set of things – they are different concepts of or assertions about the same thing.</w:t>
      </w:r>
    </w:p>
    <w:p w14:paraId="7B418EF6" w14:textId="77777777" w:rsidR="00B0670A" w:rsidRDefault="00B0670A" w:rsidP="00B0670A">
      <w:pPr>
        <w:pStyle w:val="BodyText"/>
      </w:pPr>
      <w:r w:rsidRPr="007C4A26">
        <w:rPr>
          <w:b/>
        </w:rPr>
        <w:t>Equivalence and open world:</w:t>
      </w:r>
      <w:r>
        <w:t xml:space="preserve"> Equivalence is one mechanism that SIMF uses to support an “open world”, that is that any model can assert anything about anything anywhere. This is accomplished by defining concepts of the same thing in different context and stating that they are equivalent.  </w:t>
      </w:r>
    </w:p>
    <w:p w14:paraId="1D166D5A" w14:textId="77777777" w:rsidR="00B0670A" w:rsidRDefault="00B0670A" w:rsidP="00B0670A">
      <w:pPr>
        <w:pStyle w:val="BodyText"/>
      </w:pPr>
      <w:r w:rsidRPr="007C4A26">
        <w:rPr>
          <w:b/>
        </w:rPr>
        <w:t>Equivalence and consistency</w:t>
      </w:r>
      <w:r>
        <w:t>: Equivalence in SIMF does not assert consistency as do some logical languages; different descriptions of the same thing may or may not be consistent. A SIMF tool may be able to determine if two contexts are consistent.</w:t>
      </w:r>
    </w:p>
    <w:p w14:paraId="006DE473" w14:textId="77777777" w:rsidR="00B0670A" w:rsidRDefault="00B0670A" w:rsidP="00B0670A">
      <w:pPr>
        <w:pStyle w:val="Heading3"/>
      </w:pPr>
      <w:bookmarkStart w:id="94" w:name="_Toc377132320"/>
      <w:bookmarkStart w:id="95" w:name="_Toc418510123"/>
      <w:r>
        <w:t>Generalization</w:t>
      </w:r>
      <w:bookmarkEnd w:id="94"/>
      <w:bookmarkEnd w:id="95"/>
    </w:p>
    <w:p w14:paraId="12E1BF96" w14:textId="77777777" w:rsidR="00B0670A" w:rsidRDefault="00B0670A" w:rsidP="00B0670A">
      <w:pPr>
        <w:pStyle w:val="BodyText"/>
      </w:pPr>
      <w:r>
        <w:t>Generalization defines one context (including situations and types) as specializing another and, conversely, that one context generalizes the other. The set of concepts contextualized by the specialized context must be the same as or a subset of the concepts contextualized by the general concept. Further, any rules defined for the generalized concept must apply to the more specialized concept.</w:t>
      </w:r>
    </w:p>
    <w:p w14:paraId="797F8C9F" w14:textId="77777777" w:rsidR="00B0670A" w:rsidRDefault="00B0670A" w:rsidP="00B0670A">
      <w:pPr>
        <w:pStyle w:val="BodyText"/>
      </w:pPr>
      <w:r>
        <w:t>Generalization is typically applied between types as subtypes, supertypes. However any context can participate in a generalization.</w:t>
      </w:r>
    </w:p>
    <w:p w14:paraId="2D429EC5" w14:textId="77777777" w:rsidR="00B0670A" w:rsidRDefault="00B0670A" w:rsidP="00B0670A">
      <w:pPr>
        <w:pStyle w:val="Heading2"/>
      </w:pPr>
      <w:bookmarkStart w:id="96" w:name="_Toc418510124"/>
      <w:r>
        <w:t>SIMF Lexical Scope &amp; Physical Representations [SYNC]</w:t>
      </w:r>
      <w:bookmarkEnd w:id="96"/>
    </w:p>
    <w:p w14:paraId="6FD1B61E" w14:textId="77777777" w:rsidR="00B0670A" w:rsidRDefault="00B0670A" w:rsidP="00B0670A">
      <w:pPr>
        <w:pStyle w:val="BodyText"/>
      </w:pPr>
      <w:r>
        <w:t xml:space="preserve">A SIMF model is an information resource and as such has structure and semantics as defined in the SIMF abstract syntax. Only a small subset of that abstract syntax is relevant to the structure of the information, this structure is defined </w:t>
      </w:r>
      <w:r>
        <w:lastRenderedPageBreak/>
        <w:t>in the “Lexical Scope” portion of the model. Only elements stereotyped as “Structural” are part of the logical information structure, all other elements are represented using that basic foundation. The lexical scope structure is than mapped to various technology formats such as XMI and RDF.</w:t>
      </w:r>
    </w:p>
    <w:p w14:paraId="5B4492D6" w14:textId="77777777" w:rsidR="00B0670A" w:rsidRDefault="00B0670A" w:rsidP="00B0670A">
      <w:pPr>
        <w:pStyle w:val="BodyText"/>
      </w:pPr>
      <w:r>
        <w:t>Like most modeling languages, a SIMF model is “block structured”, that is certain elements contain other elements. The model structure is one form of context that may or may not be relevant to its interpretation, SIMF attaches no domain semantics to model structure.  Most users will not be concerned with the details of the lexical structure, but an understanding of it is important for implementers, as follows…</w:t>
      </w:r>
    </w:p>
    <w:p w14:paraId="70C1F1FB" w14:textId="77777777" w:rsidR="00B0670A" w:rsidRDefault="00B0670A" w:rsidP="00B0670A">
      <w:pPr>
        <w:pStyle w:val="BodyText"/>
      </w:pPr>
      <w:r>
        <w:t>A key element is the abstract “</w:t>
      </w:r>
      <w:r w:rsidRPr="00F819AA">
        <w:rPr>
          <w:i/>
        </w:rPr>
        <w:t>Lexical Scope</w:t>
      </w:r>
      <w:r>
        <w:t>” which can reference and/or import any context in any model. Referencing a context makes it visible within the lexical scope, importing a context asserts that external scope within the lexical scope. A lexical scope may also define Terms, which provide labels for concepts.</w:t>
      </w:r>
    </w:p>
    <w:p w14:paraId="5B6D2D02" w14:textId="77777777" w:rsidR="00B0670A" w:rsidRDefault="00B0670A" w:rsidP="00B0670A">
      <w:pPr>
        <w:pStyle w:val="BodyText"/>
      </w:pPr>
      <w:r>
        <w:t xml:space="preserve">A </w:t>
      </w:r>
      <w:r w:rsidRPr="00F819AA">
        <w:rPr>
          <w:i/>
        </w:rPr>
        <w:t>Model</w:t>
      </w:r>
      <w:r>
        <w:t xml:space="preserve"> is a lexical scope with no parent, it is an independent data resource.. A model is identified as modeling a particular level of abstraction (Conceptual, Logical, Physical or Binding) and subject area.</w:t>
      </w:r>
    </w:p>
    <w:p w14:paraId="06648544" w14:textId="77777777" w:rsidR="00B0670A" w:rsidRDefault="00B0670A" w:rsidP="00B0670A">
      <w:pPr>
        <w:pStyle w:val="BodyText"/>
      </w:pPr>
      <w:r>
        <w:t>A Block (including its subtypes “Type” and “Situation”) are substypes of Lexical Scope and owned by a lexical scope. A block owned by a lexical scope is asserted by that scope. Blocks are similar to UML packages.</w:t>
      </w:r>
    </w:p>
    <w:p w14:paraId="59592585" w14:textId="77777777" w:rsidR="00B0670A" w:rsidRDefault="00B0670A" w:rsidP="00B0670A">
      <w:pPr>
        <w:pStyle w:val="BodyText"/>
      </w:pPr>
      <w:r>
        <w:t>Situations (including their subtype “Relation”) are blocks that own Bindings. Bindings are an essential semantic of SIMF in that they bind a Role to a Concept – the concept will “play the role” within the context of the situation. Likewise Bindings are how “ends” are bound to relations and how arguments are bound to function calls. Situations (and relations) do not necessarily assert the bound concepts – the semantics depend on the situation and relation types.</w:t>
      </w:r>
    </w:p>
    <w:p w14:paraId="4C013269" w14:textId="77777777" w:rsidR="00B0670A" w:rsidRDefault="00B0670A" w:rsidP="00B0670A">
      <w:pPr>
        <w:pStyle w:val="BodyText"/>
      </w:pPr>
      <w:r>
        <w:t>There are two kinds of bindings: Reference Bindings and Local Bindings.  Reference bindings reference both a role to be played and a concept that plays that role. The referenced concept can be in any SIMF model visible to the scope. Local Bindings define a new Situation, nested under the Local Binding. The meaning of the bound local or referenced concept is defined by the situation/relation type.</w:t>
      </w:r>
    </w:p>
    <w:p w14:paraId="64F7D0D7" w14:textId="77777777" w:rsidR="00B0670A" w:rsidRDefault="00B0670A" w:rsidP="00B0670A">
      <w:pPr>
        <w:pStyle w:val="BodyText"/>
      </w:pPr>
      <w:r>
        <w:t>Reference bindings are possible due to SIMF concept identity. Every concept in SIMF has identity: Every individual, relation, binding and type. For this reason SIMF relations may be made between anything. It may be noted that this is not “first order”, as in “first order logic” (FOL). Supporting a rich conceptual model and mappings requires concepts that are not first order. Portions of SIMF models may be mapped to first order languages to take advantage of their inference capabilities.</w:t>
      </w:r>
    </w:p>
    <w:p w14:paraId="1213BB20" w14:textId="77777777" w:rsidR="00B0670A" w:rsidRDefault="00B0670A" w:rsidP="00B0670A">
      <w:pPr>
        <w:pStyle w:val="BodyText"/>
      </w:pPr>
      <w:r w:rsidRPr="00E26BB5">
        <w:rPr>
          <w:b/>
        </w:rPr>
        <w:t>Type coercion</w:t>
      </w:r>
      <w:r>
        <w:t>: The referenced or local bound concept may or may not have a type compatible with the role it is playing. If it doesn’t and there is an As-A rule for coercing a type of the referenced concept to the requirements of the role, the As-A rule will fire to create a local “façade” for the concept of the appropriate type. This type coercion is one of SIMF’s model bridging capabilities.</w:t>
      </w:r>
    </w:p>
    <w:p w14:paraId="19FE6723" w14:textId="77777777" w:rsidR="00B0670A" w:rsidRDefault="00B0670A" w:rsidP="00B0670A">
      <w:pPr>
        <w:pStyle w:val="Heading2"/>
      </w:pPr>
      <w:bookmarkStart w:id="97" w:name="_Toc418510125"/>
      <w:r>
        <w:t>Transactions</w:t>
      </w:r>
      <w:bookmarkEnd w:id="97"/>
    </w:p>
    <w:p w14:paraId="4FC75925" w14:textId="77777777" w:rsidR="00B0670A" w:rsidRDefault="00B0670A" w:rsidP="00B0670A">
      <w:pPr>
        <w:pStyle w:val="BodyText"/>
      </w:pPr>
      <w:r>
        <w:t>SIMF is intended to support information in multiple repositories using diverse schema being federated. As part of that federation the concept of a Transaction is defined. Any change in information visible to a SIMF implementation will generate a transaction. Each transaction will reference the elements created or invalidated by that transaction. A transaction may also spawn sub-transactions, some of which may be the result of rules that cause other changes. Every element of information visible to SIMF implementations can then be tracked to its source.</w:t>
      </w:r>
    </w:p>
    <w:p w14:paraId="2DB3B975" w14:textId="77777777" w:rsidR="00B0670A" w:rsidRDefault="00B0670A" w:rsidP="00B0670A">
      <w:pPr>
        <w:pStyle w:val="BodyText"/>
      </w:pPr>
      <w:r>
        <w:t>Transactions also assist in integration. It is not the intent that SIMF replicate every semantic of every data technology, that would be impractical. Where changes occur that would impact a data resource the changes (represented by transactions) of that impact are provided to technology adapters such that the change can be made – thus it is not expected or required that data resources would be wholesale converted to one format, changed and converted back – only changes need be propagated. However, transactions are a capability offered – it is up to implementations to define exactly how change is propagated.</w:t>
      </w:r>
    </w:p>
    <w:p w14:paraId="62DE8F40" w14:textId="77777777" w:rsidR="00B0670A" w:rsidRPr="00E42DC3" w:rsidRDefault="00B0670A" w:rsidP="00B0670A">
      <w:pPr>
        <w:pStyle w:val="BodyText"/>
      </w:pPr>
    </w:p>
    <w:p w14:paraId="0F2A6A9C" w14:textId="77777777" w:rsidR="00B0670A" w:rsidRDefault="00B0670A" w:rsidP="00B0670A">
      <w:r>
        <w:br w:type="page"/>
      </w:r>
    </w:p>
    <w:p w14:paraId="6948ACC6" w14:textId="77777777" w:rsidR="00C45A4B" w:rsidRDefault="00CD33FF" w:rsidP="00FE05C1">
      <w:pPr>
        <w:pStyle w:val="Heading1"/>
      </w:pPr>
      <w:r>
        <w:lastRenderedPageBreak/>
        <w:br w:type="page"/>
      </w:r>
      <w:bookmarkStart w:id="98" w:name="_Toc418510126"/>
      <w:r w:rsidR="002A756E">
        <w:lastRenderedPageBreak/>
        <w:t xml:space="preserve">Conceptual </w:t>
      </w:r>
      <w:r w:rsidR="00FD0F63">
        <w:t xml:space="preserve">Information </w:t>
      </w:r>
      <w:r w:rsidR="00C45A4B">
        <w:t>Modeling with SIMF</w:t>
      </w:r>
      <w:bookmarkEnd w:id="39"/>
      <w:bookmarkEnd w:id="98"/>
    </w:p>
    <w:p w14:paraId="24191A6C" w14:textId="77777777" w:rsidR="00BD5603" w:rsidRDefault="00BD5603" w:rsidP="00C45A4B">
      <w:pPr>
        <w:pStyle w:val="Heading2"/>
      </w:pPr>
      <w:bookmarkStart w:id="99" w:name="_Toc377132322"/>
      <w:bookmarkStart w:id="100" w:name="_Toc418510127"/>
      <w:r>
        <w:t>Models and lexical context</w:t>
      </w:r>
      <w:bookmarkEnd w:id="99"/>
      <w:bookmarkEnd w:id="100"/>
    </w:p>
    <w:p w14:paraId="721769B0" w14:textId="77777777" w:rsidR="00C45A4B" w:rsidRDefault="00C45A4B" w:rsidP="00C45A4B">
      <w:pPr>
        <w:pStyle w:val="Heading2"/>
      </w:pPr>
      <w:bookmarkStart w:id="101" w:name="_Toc377132323"/>
      <w:bookmarkStart w:id="102" w:name="_Toc418510128"/>
      <w:r>
        <w:t>Concepts</w:t>
      </w:r>
      <w:bookmarkEnd w:id="101"/>
      <w:bookmarkEnd w:id="102"/>
    </w:p>
    <w:p w14:paraId="073E7795" w14:textId="77777777" w:rsidR="00C45A4B" w:rsidRDefault="00C45A4B" w:rsidP="00C45A4B">
      <w:pPr>
        <w:pStyle w:val="Heading2"/>
      </w:pPr>
      <w:bookmarkStart w:id="103" w:name="_Toc377132324"/>
      <w:bookmarkStart w:id="104" w:name="_Toc418510129"/>
      <w:r>
        <w:t>Types</w:t>
      </w:r>
      <w:bookmarkEnd w:id="103"/>
      <w:bookmarkEnd w:id="104"/>
    </w:p>
    <w:p w14:paraId="027E3F50" w14:textId="77777777" w:rsidR="00C45A4B" w:rsidRDefault="00C45A4B" w:rsidP="00C45A4B">
      <w:pPr>
        <w:pStyle w:val="Heading2"/>
      </w:pPr>
      <w:bookmarkStart w:id="105" w:name="_Toc377132325"/>
      <w:bookmarkStart w:id="106" w:name="_Toc418510130"/>
      <w:r>
        <w:t>Relations</w:t>
      </w:r>
      <w:bookmarkEnd w:id="105"/>
      <w:bookmarkEnd w:id="106"/>
    </w:p>
    <w:p w14:paraId="404F8BAC" w14:textId="77777777" w:rsidR="00C45A4B" w:rsidRDefault="00C45A4B" w:rsidP="00C45A4B">
      <w:pPr>
        <w:pStyle w:val="Heading2"/>
      </w:pPr>
      <w:bookmarkStart w:id="107" w:name="_Toc377132326"/>
      <w:bookmarkStart w:id="108" w:name="_Toc418510131"/>
      <w:r>
        <w:t>Entities</w:t>
      </w:r>
      <w:bookmarkEnd w:id="107"/>
      <w:bookmarkEnd w:id="108"/>
    </w:p>
    <w:p w14:paraId="46AE1463" w14:textId="77777777" w:rsidR="00C45A4B" w:rsidRPr="00C45A4B" w:rsidRDefault="00C45A4B" w:rsidP="00C45A4B">
      <w:pPr>
        <w:pStyle w:val="Heading2"/>
      </w:pPr>
      <w:bookmarkStart w:id="109" w:name="_Toc377132327"/>
      <w:bookmarkStart w:id="110" w:name="_Toc418510132"/>
      <w:r>
        <w:t>Characteristics</w:t>
      </w:r>
      <w:bookmarkEnd w:id="109"/>
      <w:bookmarkEnd w:id="110"/>
    </w:p>
    <w:p w14:paraId="1F50EEB6" w14:textId="77777777" w:rsidR="002A756E" w:rsidRPr="002A756E" w:rsidRDefault="002A756E" w:rsidP="001A1D9F">
      <w:pPr>
        <w:pStyle w:val="Heading1"/>
        <w:numPr>
          <w:ilvl w:val="0"/>
          <w:numId w:val="2"/>
        </w:numPr>
        <w:tabs>
          <w:tab w:val="left" w:pos="1080"/>
        </w:tabs>
        <w:rPr>
          <w:i/>
        </w:rPr>
      </w:pPr>
      <w:bookmarkStart w:id="111" w:name="_Toc418510133"/>
      <w:bookmarkStart w:id="112" w:name="_Toc377132328"/>
      <w:r>
        <w:t xml:space="preserve">Bridging </w:t>
      </w:r>
      <w:r w:rsidR="00FD0F63">
        <w:t xml:space="preserve">Information Models </w:t>
      </w:r>
      <w:r>
        <w:t>with SIMF</w:t>
      </w:r>
      <w:bookmarkEnd w:id="111"/>
    </w:p>
    <w:p w14:paraId="7EE2804C" w14:textId="77777777" w:rsidR="001A1D9F" w:rsidRDefault="002A756E" w:rsidP="001A1D9F">
      <w:pPr>
        <w:pStyle w:val="Heading1"/>
        <w:numPr>
          <w:ilvl w:val="0"/>
          <w:numId w:val="2"/>
        </w:numPr>
        <w:tabs>
          <w:tab w:val="left" w:pos="1080"/>
        </w:tabs>
        <w:rPr>
          <w:i/>
        </w:rPr>
      </w:pPr>
      <w:r>
        <w:br w:type="page"/>
      </w:r>
      <w:bookmarkStart w:id="113" w:name="_Toc418510134"/>
      <w:r w:rsidR="007765C5">
        <w:lastRenderedPageBreak/>
        <w:t>Abstract Syntax</w:t>
      </w:r>
      <w:r w:rsidR="00C45A4B">
        <w:t xml:space="preserve"> [Normative]</w:t>
      </w:r>
      <w:bookmarkEnd w:id="112"/>
      <w:bookmarkEnd w:id="113"/>
    </w:p>
    <w:p w14:paraId="5260EF0D" w14:textId="77777777" w:rsidR="001A1D9F" w:rsidRDefault="001A1D9F">
      <w:pPr>
        <w:pStyle w:val="Body"/>
      </w:pPr>
      <w:r>
        <w:t xml:space="preserve">This section presents the normative specification for the </w:t>
      </w:r>
      <w:r w:rsidR="002F035C">
        <w:t>SIMF</w:t>
      </w:r>
      <w:r>
        <w:t xml:space="preserve"> metamodel. It begins with an overview of the metamodel structure followed by a description of each sub-package.</w:t>
      </w:r>
    </w:p>
    <w:p w14:paraId="6BBFA0E8" w14:textId="77777777" w:rsidR="001A1D9F" w:rsidRDefault="001A1D9F"/>
    <w:p w14:paraId="318CE6A8" w14:textId="77777777" w:rsidR="009811F0" w:rsidRDefault="009811F0" w:rsidP="009811F0">
      <w:pPr>
        <w:pStyle w:val="Heading2"/>
      </w:pPr>
      <w:bookmarkStart w:id="114" w:name="_toc324"/>
      <w:bookmarkStart w:id="115" w:name="_Toc418510135"/>
      <w:bookmarkStart w:id="116" w:name="_Toc377132553"/>
      <w:bookmarkEnd w:id="114"/>
      <w:r>
        <w:t>SIMF Meta Model::Expressions</w:t>
      </w:r>
      <w:bookmarkEnd w:id="115"/>
    </w:p>
    <w:p w14:paraId="057996F9" w14:textId="77777777" w:rsidR="009811F0" w:rsidRDefault="009811F0" w:rsidP="009811F0">
      <w:pPr>
        <w:pStyle w:val="Heading3"/>
      </w:pPr>
      <w:bookmarkStart w:id="117" w:name="_Toc418510136"/>
      <w:r>
        <w:t>Diagram: Expressions</w:t>
      </w:r>
      <w:bookmarkEnd w:id="117"/>
    </w:p>
    <w:p w14:paraId="24A17D10" w14:textId="77777777" w:rsidR="009811F0" w:rsidRDefault="009811F0" w:rsidP="009811F0">
      <w:pPr>
        <w:jc w:val="center"/>
        <w:rPr>
          <w:rFonts w:cs="Arial"/>
        </w:rPr>
      </w:pPr>
      <w:r>
        <w:rPr>
          <w:noProof/>
        </w:rPr>
        <w:drawing>
          <wp:inline distT="0" distB="0" distL="0" distR="0" wp14:anchorId="3FAE1CC0" wp14:editId="1591C3F3">
            <wp:extent cx="5732145" cy="3427765"/>
            <wp:effectExtent l="0" t="0" r="0" b="0"/>
            <wp:docPr id="123" name="Picture 2002426484.jpg" descr="20024264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2426484.jpg"/>
                    <pic:cNvPicPr/>
                  </pic:nvPicPr>
                  <pic:blipFill>
                    <a:blip r:embed="rId17" cstate="print"/>
                    <a:stretch>
                      <a:fillRect/>
                    </a:stretch>
                  </pic:blipFill>
                  <pic:spPr>
                    <a:xfrm>
                      <a:off x="0" y="0"/>
                      <a:ext cx="5732145" cy="3427765"/>
                    </a:xfrm>
                    <a:prstGeom prst="rect">
                      <a:avLst/>
                    </a:prstGeom>
                  </pic:spPr>
                </pic:pic>
              </a:graphicData>
            </a:graphic>
          </wp:inline>
        </w:drawing>
      </w:r>
    </w:p>
    <w:p w14:paraId="6247A7E7"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Expressions</w:t>
      </w:r>
    </w:p>
    <w:p w14:paraId="720121A1" w14:textId="77777777" w:rsidR="009811F0" w:rsidRDefault="009811F0" w:rsidP="009811F0">
      <w:r>
        <w:t>Expressions define computations</w:t>
      </w:r>
    </w:p>
    <w:p w14:paraId="30742017" w14:textId="77777777" w:rsidR="009811F0" w:rsidRDefault="009811F0" w:rsidP="009811F0"/>
    <w:p w14:paraId="71FFDCE8" w14:textId="77777777" w:rsidR="009811F0" w:rsidRDefault="009811F0" w:rsidP="009811F0">
      <w:pPr>
        <w:pStyle w:val="Heading3"/>
      </w:pPr>
      <w:bookmarkStart w:id="118" w:name="_95c37f1b2c89092927d1ed230ee4c10d"/>
      <w:bookmarkStart w:id="119" w:name="_Toc418510137"/>
      <w:r>
        <w:t>Class Bound Role</w:t>
      </w:r>
      <w:bookmarkEnd w:id="118"/>
      <w:bookmarkEnd w:id="119"/>
    </w:p>
    <w:p w14:paraId="7FCAA637" w14:textId="77777777" w:rsidR="009811F0" w:rsidRDefault="009811F0" w:rsidP="009811F0">
      <w:r>
        <w:t>A calculation that returns as a result a variable of the expression in context. i.e. a variable reference.</w:t>
      </w:r>
    </w:p>
    <w:p w14:paraId="1C578897" w14:textId="77777777" w:rsidR="009811F0" w:rsidRDefault="009811F0" w:rsidP="009811F0">
      <w:pPr>
        <w:pStyle w:val="Heading4"/>
      </w:pPr>
      <w:r>
        <w:t>Direct Supertypes</w:t>
      </w:r>
    </w:p>
    <w:p w14:paraId="651FBF07" w14:textId="77777777" w:rsidR="009811F0" w:rsidRDefault="0098398E" w:rsidP="009811F0">
      <w:pPr>
        <w:ind w:left="360"/>
      </w:pPr>
      <w:hyperlink w:anchor="_f9bba899ada544a47c36bb071e9024f5" w:history="1">
        <w:r w:rsidR="009811F0">
          <w:rPr>
            <w:rStyle w:val="Hyperlink"/>
          </w:rPr>
          <w:t>Expression</w:t>
        </w:r>
      </w:hyperlink>
    </w:p>
    <w:p w14:paraId="0DF055E6" w14:textId="77777777" w:rsidR="009811F0" w:rsidRDefault="009811F0" w:rsidP="009811F0">
      <w:pPr>
        <w:pStyle w:val="Code0"/>
      </w:pPr>
      <w:r w:rsidRPr="00043180">
        <w:rPr>
          <w:b/>
          <w:sz w:val="24"/>
          <w:szCs w:val="24"/>
        </w:rPr>
        <w:t>package</w:t>
      </w:r>
      <w:r>
        <w:t xml:space="preserve"> SIMF Meta Model::Expressions</w:t>
      </w:r>
    </w:p>
    <w:p w14:paraId="581C10A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47B8988F" w14:textId="77777777" w:rsidR="009811F0" w:rsidRDefault="009811F0" w:rsidP="009811F0">
      <w:pPr>
        <w:pStyle w:val="Code0"/>
      </w:pPr>
    </w:p>
    <w:p w14:paraId="0FC18C61" w14:textId="77777777" w:rsidR="009811F0" w:rsidRDefault="009811F0" w:rsidP="009811F0">
      <w:pPr>
        <w:pStyle w:val="Heading4"/>
      </w:pPr>
      <w:r>
        <w:t>Associations</w:t>
      </w:r>
    </w:p>
    <w:p w14:paraId="0F332455" w14:textId="77777777" w:rsidR="009811F0" w:rsidRDefault="009811F0" w:rsidP="009811F0">
      <w:pPr>
        <w:ind w:left="605" w:hanging="245"/>
      </w:pPr>
      <w:r>
        <w:rPr>
          <w:noProof/>
        </w:rPr>
        <w:drawing>
          <wp:inline distT="0" distB="0" distL="0" distR="0" wp14:anchorId="1416FEB9" wp14:editId="5136B096">
            <wp:extent cx="152400" cy="152400"/>
            <wp:effectExtent l="0" t="0" r="0" b="0"/>
            <wp:docPr id="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bound in context:</w:t>
      </w:r>
      <w:hyperlink w:anchor="_66d62b068053cee3464e1e03e6035eed" w:history="1">
        <w:r>
          <w:rPr>
            <w:rStyle w:val="Hyperlink"/>
          </w:rPr>
          <w:t>Context</w:t>
        </w:r>
      </w:hyperlink>
      <w:r>
        <w:t xml:space="preserve"> [0..1] </w:t>
      </w:r>
    </w:p>
    <w:p w14:paraId="3805821C" w14:textId="77777777" w:rsidR="009811F0" w:rsidRDefault="009811F0" w:rsidP="009811F0">
      <w:pPr>
        <w:ind w:left="720" w:firstLine="360"/>
      </w:pPr>
      <w:r>
        <w:t>The context of the bound role, or the current context of not specified.</w:t>
      </w:r>
    </w:p>
    <w:p w14:paraId="465D2C9C" w14:textId="77777777" w:rsidR="009811F0" w:rsidRDefault="009811F0" w:rsidP="009811F0">
      <w:pPr>
        <w:ind w:left="605" w:hanging="245"/>
      </w:pPr>
      <w:r>
        <w:rPr>
          <w:noProof/>
        </w:rPr>
        <w:drawing>
          <wp:inline distT="0" distB="0" distL="0" distR="0" wp14:anchorId="3A2138DE" wp14:editId="278F7657">
            <wp:extent cx="152400" cy="152400"/>
            <wp:effectExtent l="0" t="0" r="0" b="0"/>
            <wp:docPr id="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references:</w:t>
      </w:r>
      <w:hyperlink w:anchor="_a8049a836c9b9b5d6df4b578a5836756" w:history="1">
        <w:r>
          <w:rPr>
            <w:rStyle w:val="Hyperlink"/>
          </w:rPr>
          <w:t>Role</w:t>
        </w:r>
      </w:hyperlink>
      <w:r>
        <w:t xml:space="preserve"> [1] </w:t>
      </w:r>
    </w:p>
    <w:p w14:paraId="7F853E99" w14:textId="77777777" w:rsidR="009811F0" w:rsidRDefault="009811F0" w:rsidP="009811F0">
      <w:pPr>
        <w:ind w:left="720" w:firstLine="360"/>
      </w:pPr>
      <w:r>
        <w:t>The role binding to reference</w:t>
      </w:r>
    </w:p>
    <w:p w14:paraId="35BF834C" w14:textId="77777777" w:rsidR="009811F0" w:rsidRDefault="009811F0" w:rsidP="009811F0">
      <w:pPr>
        <w:pStyle w:val="Heading4"/>
      </w:pPr>
      <w:r>
        <w:lastRenderedPageBreak/>
        <w:t>Inherited Features</w:t>
      </w:r>
    </w:p>
    <w:p w14:paraId="0F1CBD13"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5C8E39CC" w14:textId="77777777" w:rsidR="009811F0" w:rsidRDefault="009811F0" w:rsidP="009811F0">
      <w:pPr>
        <w:ind w:firstLine="720"/>
      </w:pPr>
      <w:r>
        <w:t>‘initial situation’:</w:t>
      </w:r>
      <w:hyperlink w:anchor="_8d9c945b6f864c34fdd7a91d4d62755f" w:history="1">
        <w:r>
          <w:rPr>
            <w:rStyle w:val="Hyperlink"/>
          </w:rPr>
          <w:t>Template</w:t>
        </w:r>
      </w:hyperlink>
    </w:p>
    <w:p w14:paraId="574C3447" w14:textId="77777777" w:rsidR="009811F0" w:rsidRDefault="009811F0" w:rsidP="009811F0">
      <w:pPr>
        <w:ind w:firstLine="720"/>
      </w:pPr>
      <w:r>
        <w:t>‘involves’:</w:t>
      </w:r>
      <w:hyperlink w:anchor="_a8049a836c9b9b5d6df4b578a5836756" w:history="1">
        <w:r>
          <w:rPr>
            <w:rStyle w:val="Hyperlink"/>
          </w:rPr>
          <w:t>Role</w:t>
        </w:r>
      </w:hyperlink>
    </w:p>
    <w:p w14:paraId="217E7A9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0C318A76" w14:textId="77777777" w:rsidR="009811F0" w:rsidRDefault="009811F0" w:rsidP="009811F0">
      <w:pPr>
        <w:ind w:firstLine="720"/>
      </w:pPr>
      <w:r>
        <w:t>‘categorizes’:</w:t>
      </w:r>
      <w:hyperlink w:anchor="_a52cb0ff6e414b3170b58afe10b6afcb" w:history="1">
        <w:r>
          <w:rPr>
            <w:rStyle w:val="Hyperlink"/>
          </w:rPr>
          <w:t>Anything</w:t>
        </w:r>
      </w:hyperlink>
    </w:p>
    <w:p w14:paraId="63998CA8" w14:textId="77777777" w:rsidR="009811F0" w:rsidRDefault="009811F0" w:rsidP="009811F0">
      <w:pPr>
        <w:ind w:firstLine="720"/>
      </w:pPr>
      <w:r>
        <w:t>‘source for’:</w:t>
      </w:r>
      <w:hyperlink w:anchor="_fbe140d2e61a092c9ceffa2d5308ff5e" w:history="1">
        <w:r>
          <w:rPr>
            <w:rStyle w:val="Hyperlink"/>
          </w:rPr>
          <w:t>As-A Rule</w:t>
        </w:r>
      </w:hyperlink>
    </w:p>
    <w:p w14:paraId="14B6074A" w14:textId="77777777" w:rsidR="009811F0" w:rsidRDefault="009811F0" w:rsidP="009811F0">
      <w:pPr>
        <w:ind w:firstLine="720"/>
      </w:pPr>
      <w:r>
        <w:t>‘target for’:</w:t>
      </w:r>
      <w:hyperlink w:anchor="_fbe140d2e61a092c9ceffa2d5308ff5e" w:history="1">
        <w:r>
          <w:rPr>
            <w:rStyle w:val="Hyperlink"/>
          </w:rPr>
          <w:t>As-A Rule</w:t>
        </w:r>
      </w:hyperlink>
    </w:p>
    <w:p w14:paraId="264257D5" w14:textId="77777777" w:rsidR="009811F0" w:rsidRDefault="009811F0" w:rsidP="009811F0">
      <w:pPr>
        <w:ind w:firstLine="720"/>
      </w:pPr>
      <w:r>
        <w:t>‘classifiers’:</w:t>
      </w:r>
      <w:hyperlink w:anchor="_3b2e69eb6121d1e3a1180bbe8ee64013" w:history="1">
        <w:r>
          <w:rPr>
            <w:rStyle w:val="Hyperlink"/>
          </w:rPr>
          <w:t>Classification</w:t>
        </w:r>
      </w:hyperlink>
    </w:p>
    <w:p w14:paraId="5A3057D3" w14:textId="77777777" w:rsidR="009811F0" w:rsidRDefault="009811F0" w:rsidP="009811F0">
      <w:pPr>
        <w:ind w:firstLine="720"/>
      </w:pPr>
      <w:r>
        <w:t>‘has key’:</w:t>
      </w:r>
      <w:hyperlink w:anchor="_1b4bfdc2f6552991ff5cecb390e7e2af" w:history="1">
        <w:r>
          <w:rPr>
            <w:rStyle w:val="Hyperlink"/>
          </w:rPr>
          <w:t>Key</w:t>
        </w:r>
      </w:hyperlink>
    </w:p>
    <w:p w14:paraId="0BA62481"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FD31D16" w14:textId="77777777" w:rsidR="009811F0" w:rsidRDefault="009811F0" w:rsidP="009811F0">
      <w:pPr>
        <w:ind w:firstLine="720"/>
      </w:pPr>
      <w:r>
        <w:t>‘defines’:</w:t>
      </w:r>
      <w:hyperlink w:anchor="_a52cb0ff6e414b3170b58afe10b6afcb" w:history="1">
        <w:r>
          <w:rPr>
            <w:rStyle w:val="Hyperlink"/>
          </w:rPr>
          <w:t>Anything</w:t>
        </w:r>
      </w:hyperlink>
    </w:p>
    <w:p w14:paraId="610FC5FB" w14:textId="77777777" w:rsidR="009811F0" w:rsidRDefault="009811F0" w:rsidP="009811F0">
      <w:pPr>
        <w:ind w:firstLine="720"/>
      </w:pPr>
      <w:r>
        <w:t>‘changed in’:</w:t>
      </w:r>
      <w:hyperlink w:anchor="_dd21593da1e0b28c0a75ed488ef07fd3" w:history="1">
        <w:r>
          <w:rPr>
            <w:rStyle w:val="Hyperlink"/>
          </w:rPr>
          <w:t>Transaction</w:t>
        </w:r>
      </w:hyperlink>
    </w:p>
    <w:p w14:paraId="352B2B1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420E353" w14:textId="77777777" w:rsidR="009811F0" w:rsidRDefault="009811F0" w:rsidP="009811F0">
      <w:pPr>
        <w:ind w:firstLine="720"/>
      </w:pPr>
      <w:r>
        <w:t>‘references’:</w:t>
      </w:r>
      <w:hyperlink w:anchor="_0315319befc74caa0a2a7d36cff333c0" w:history="1">
        <w:r>
          <w:rPr>
            <w:rStyle w:val="Hyperlink"/>
          </w:rPr>
          <w:t>Lexical Reference</w:t>
        </w:r>
      </w:hyperlink>
    </w:p>
    <w:p w14:paraId="0CBDDC6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ABDB29C" w14:textId="77777777" w:rsidR="009811F0" w:rsidRDefault="009811F0" w:rsidP="009811F0">
      <w:pPr>
        <w:ind w:firstLine="720"/>
      </w:pPr>
      <w:r>
        <w:t>‘contextualizes’:</w:t>
      </w:r>
      <w:hyperlink w:anchor="_a52cb0ff6e414b3170b58afe10b6afcb" w:history="1">
        <w:r>
          <w:rPr>
            <w:rStyle w:val="Hyperlink"/>
          </w:rPr>
          <w:t>Anything</w:t>
        </w:r>
      </w:hyperlink>
    </w:p>
    <w:p w14:paraId="0A79FE4A" w14:textId="77777777" w:rsidR="009811F0" w:rsidRDefault="009811F0" w:rsidP="009811F0">
      <w:pPr>
        <w:ind w:firstLine="720"/>
      </w:pPr>
      <w:r>
        <w:t>‘has rule’:</w:t>
      </w:r>
      <w:hyperlink w:anchor="_82919e40af9ad2e13647e9d37bbf0956" w:history="1">
        <w:r>
          <w:rPr>
            <w:rStyle w:val="Hyperlink"/>
          </w:rPr>
          <w:t>Rule</w:t>
        </w:r>
      </w:hyperlink>
    </w:p>
    <w:p w14:paraId="051D1AC7" w14:textId="77777777" w:rsidR="009811F0" w:rsidRDefault="009811F0" w:rsidP="009811F0">
      <w:pPr>
        <w:ind w:firstLine="720"/>
      </w:pPr>
      <w:r>
        <w:t>‘generalizes’:</w:t>
      </w:r>
      <w:hyperlink w:anchor="_66d62b068053cee3464e1e03e6035eed" w:history="1">
        <w:r>
          <w:rPr>
            <w:rStyle w:val="Hyperlink"/>
          </w:rPr>
          <w:t>Context</w:t>
        </w:r>
      </w:hyperlink>
    </w:p>
    <w:p w14:paraId="4898F91E" w14:textId="77777777" w:rsidR="009811F0" w:rsidRDefault="009811F0" w:rsidP="009811F0">
      <w:pPr>
        <w:ind w:firstLine="720"/>
      </w:pPr>
      <w:r>
        <w:t>‘specializes’:</w:t>
      </w:r>
      <w:hyperlink w:anchor="_66d62b068053cee3464e1e03e6035eed" w:history="1">
        <w:r>
          <w:rPr>
            <w:rStyle w:val="Hyperlink"/>
          </w:rPr>
          <w:t>Context</w:t>
        </w:r>
      </w:hyperlink>
    </w:p>
    <w:p w14:paraId="2F99CFE9" w14:textId="77777777" w:rsidR="009811F0" w:rsidRDefault="009811F0" w:rsidP="009811F0">
      <w:pPr>
        <w:ind w:firstLine="720"/>
      </w:pPr>
      <w:r>
        <w:t>‘asserts’:</w:t>
      </w:r>
      <w:hyperlink w:anchor="_8c517cf1950741c0f89edebf828214cc" w:history="1">
        <w:r>
          <w:rPr>
            <w:rStyle w:val="Hyperlink"/>
          </w:rPr>
          <w:t>Situation</w:t>
        </w:r>
      </w:hyperlink>
    </w:p>
    <w:p w14:paraId="3AC9F99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1789E18" w14:textId="77777777" w:rsidR="009811F0" w:rsidRDefault="009811F0" w:rsidP="009811F0">
      <w:pPr>
        <w:ind w:firstLine="720"/>
      </w:pPr>
      <w:r>
        <w:t>‘represented by’:</w:t>
      </w:r>
      <w:hyperlink w:anchor="_1d7f13297e70f68af8189a69a2e52b05" w:history="1">
        <w:r>
          <w:rPr>
            <w:rStyle w:val="Hyperlink"/>
          </w:rPr>
          <w:t>Information</w:t>
        </w:r>
      </w:hyperlink>
    </w:p>
    <w:p w14:paraId="3B55FE2C" w14:textId="77777777" w:rsidR="009811F0" w:rsidRDefault="009811F0" w:rsidP="009811F0">
      <w:pPr>
        <w:ind w:firstLine="720"/>
      </w:pPr>
      <w:r>
        <w:t>‘identified by’:</w:t>
      </w:r>
      <w:hyperlink w:anchor="_18f8ef1b23e6cdf9278bd94f24f73c26" w:history="1">
        <w:r>
          <w:rPr>
            <w:rStyle w:val="Hyperlink"/>
          </w:rPr>
          <w:t>Identifier</w:t>
        </w:r>
      </w:hyperlink>
    </w:p>
    <w:p w14:paraId="6D04B6C6" w14:textId="77777777" w:rsidR="009811F0" w:rsidRDefault="009811F0" w:rsidP="009811F0">
      <w:pPr>
        <w:ind w:firstLine="720"/>
      </w:pPr>
      <w:r>
        <w:t>‘prefered term’:</w:t>
      </w:r>
      <w:hyperlink w:anchor="_1945edd0888993a52c5dc6467a7b3ef8" w:history="1">
        <w:r>
          <w:rPr>
            <w:rStyle w:val="Hyperlink"/>
          </w:rPr>
          <w:t>Term</w:t>
        </w:r>
      </w:hyperlink>
    </w:p>
    <w:p w14:paraId="68E4AD2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7D2DE13" w14:textId="77777777" w:rsidR="009811F0" w:rsidRDefault="009811F0" w:rsidP="009811F0">
      <w:pPr>
        <w:ind w:firstLine="720"/>
      </w:pPr>
      <w:r>
        <w:t>‘created by’:</w:t>
      </w:r>
      <w:hyperlink w:anchor="_dd21593da1e0b28c0a75ed488ef07fd3" w:history="1">
        <w:r>
          <w:rPr>
            <w:rStyle w:val="Hyperlink"/>
          </w:rPr>
          <w:t>Transaction</w:t>
        </w:r>
      </w:hyperlink>
    </w:p>
    <w:p w14:paraId="5F9E47E2" w14:textId="77777777" w:rsidR="009811F0" w:rsidRDefault="009811F0" w:rsidP="009811F0">
      <w:pPr>
        <w:ind w:firstLine="720"/>
      </w:pPr>
      <w:r>
        <w:t>‘invalidated by’:</w:t>
      </w:r>
      <w:hyperlink w:anchor="_dd21593da1e0b28c0a75ed488ef07fd3" w:history="1">
        <w:r>
          <w:rPr>
            <w:rStyle w:val="Hyperlink"/>
          </w:rPr>
          <w:t>Transaction</w:t>
        </w:r>
      </w:hyperlink>
    </w:p>
    <w:p w14:paraId="56387FCB" w14:textId="77777777" w:rsidR="009811F0" w:rsidRDefault="009811F0" w:rsidP="009811F0">
      <w:pPr>
        <w:ind w:firstLine="720"/>
      </w:pPr>
      <w:r>
        <w:t>‘defined by’:</w:t>
      </w:r>
      <w:hyperlink w:anchor="_1a6d88e097d757268d09f68af82fbd34" w:history="1">
        <w:r>
          <w:rPr>
            <w:rStyle w:val="Hyperlink"/>
          </w:rPr>
          <w:t>Definition</w:t>
        </w:r>
      </w:hyperlink>
    </w:p>
    <w:p w14:paraId="508B6EA7" w14:textId="77777777" w:rsidR="009811F0" w:rsidRDefault="009811F0" w:rsidP="009811F0">
      <w:pPr>
        <w:ind w:firstLine="720"/>
      </w:pPr>
      <w:r>
        <w:t>‘has type’:</w:t>
      </w:r>
      <w:hyperlink w:anchor="_dfe1514224ca21cedba7b2b29802db50" w:history="1">
        <w:r>
          <w:rPr>
            <w:rStyle w:val="Hyperlink"/>
          </w:rPr>
          <w:t>Type</w:t>
        </w:r>
      </w:hyperlink>
    </w:p>
    <w:p w14:paraId="1020E9B1" w14:textId="77777777" w:rsidR="009811F0" w:rsidRDefault="009811F0" w:rsidP="009811F0">
      <w:pPr>
        <w:ind w:firstLine="720"/>
      </w:pPr>
      <w:r>
        <w:t>‘in context of’:</w:t>
      </w:r>
      <w:hyperlink w:anchor="_66d62b068053cee3464e1e03e6035eed" w:history="1">
        <w:r>
          <w:rPr>
            <w:rStyle w:val="Hyperlink"/>
          </w:rPr>
          <w:t>Context</w:t>
        </w:r>
      </w:hyperlink>
    </w:p>
    <w:p w14:paraId="59B1E9CA" w14:textId="77777777" w:rsidR="009811F0" w:rsidRDefault="009811F0" w:rsidP="009811F0">
      <w:pPr>
        <w:ind w:firstLine="720"/>
      </w:pPr>
      <w:r>
        <w:t>‘defined in’:</w:t>
      </w:r>
      <w:hyperlink w:anchor="_693daf0a0de3f4b82a04aee474c3f151" w:history="1">
        <w:r>
          <w:rPr>
            <w:rStyle w:val="Hyperlink"/>
          </w:rPr>
          <w:t>Lexical Scope</w:t>
        </w:r>
      </w:hyperlink>
    </w:p>
    <w:p w14:paraId="1962D6F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FDD300B" w14:textId="77777777" w:rsidR="009811F0" w:rsidRDefault="009811F0" w:rsidP="009811F0">
      <w:pPr>
        <w:ind w:firstLine="720"/>
      </w:pPr>
      <w:r>
        <w:t>‘ElementID’:</w:t>
      </w:r>
      <w:hyperlink w:anchor="_f904ff1da5bfc3387d892b7e0fe9ecb1" w:history="1">
        <w:r>
          <w:rPr>
            <w:rStyle w:val="Hyperlink"/>
          </w:rPr>
          <w:t>URIIdentifier</w:t>
        </w:r>
      </w:hyperlink>
    </w:p>
    <w:p w14:paraId="63891B4B"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1DE8EB7B" w14:textId="77777777" w:rsidR="009811F0" w:rsidRDefault="009811F0" w:rsidP="009811F0">
      <w:pPr>
        <w:ind w:firstLine="720"/>
      </w:pPr>
      <w:r>
        <w:t>‘binds’:</w:t>
      </w:r>
      <w:hyperlink w:anchor="_4050167f9abcfb2187d46a6d3c360798" w:history="1">
        <w:r>
          <w:rPr>
            <w:rStyle w:val="Hyperlink"/>
          </w:rPr>
          <w:t>Binding</w:t>
        </w:r>
      </w:hyperlink>
    </w:p>
    <w:p w14:paraId="0B9EA25B" w14:textId="77777777" w:rsidR="009811F0" w:rsidRDefault="009811F0" w:rsidP="009811F0">
      <w:pPr>
        <w:ind w:firstLine="720"/>
      </w:pPr>
      <w:r>
        <w:t>‘asserted in’:</w:t>
      </w:r>
      <w:hyperlink w:anchor="_66d62b068053cee3464e1e03e6035eed" w:history="1">
        <w:r>
          <w:rPr>
            <w:rStyle w:val="Hyperlink"/>
          </w:rPr>
          <w:t>Context</w:t>
        </w:r>
      </w:hyperlink>
    </w:p>
    <w:p w14:paraId="5FC73A46" w14:textId="77777777" w:rsidR="009811F0" w:rsidRDefault="009811F0" w:rsidP="009811F0"/>
    <w:p w14:paraId="791378A0" w14:textId="77777777" w:rsidR="009811F0" w:rsidRDefault="009811F0" w:rsidP="009811F0">
      <w:pPr>
        <w:pStyle w:val="Heading3"/>
      </w:pPr>
      <w:bookmarkStart w:id="120" w:name="_eb092a76b87a3aab56fe77b0528535c0"/>
      <w:bookmarkStart w:id="121" w:name="_Toc418510138"/>
      <w:r>
        <w:t>Association Calculation type</w:t>
      </w:r>
      <w:bookmarkEnd w:id="120"/>
      <w:bookmarkEnd w:id="121"/>
    </w:p>
    <w:p w14:paraId="7B079339" w14:textId="77777777" w:rsidR="009811F0" w:rsidRDefault="009811F0" w:rsidP="009811F0">
      <w:pPr>
        <w:pStyle w:val="Code0"/>
      </w:pPr>
      <w:r w:rsidRPr="00043180">
        <w:rPr>
          <w:b/>
          <w:sz w:val="24"/>
          <w:szCs w:val="24"/>
        </w:rPr>
        <w:t>package</w:t>
      </w:r>
      <w:r>
        <w:t xml:space="preserve"> SIMF Meta Model::Expressions</w:t>
      </w:r>
    </w:p>
    <w:p w14:paraId="6CA7F0B5" w14:textId="77777777" w:rsidR="009811F0" w:rsidRDefault="009811F0" w:rsidP="009811F0">
      <w:pPr>
        <w:pStyle w:val="Heading4"/>
      </w:pPr>
      <w:r>
        <w:t>Association Ends</w:t>
      </w:r>
    </w:p>
    <w:p w14:paraId="01CA4B77" w14:textId="77777777" w:rsidR="009811F0" w:rsidRDefault="009811F0" w:rsidP="009811F0">
      <w:pPr>
        <w:ind w:firstLine="720"/>
      </w:pPr>
      <w:r>
        <w:rPr>
          <w:noProof/>
        </w:rPr>
        <w:drawing>
          <wp:inline distT="0" distB="0" distL="0" distR="0" wp14:anchorId="45BBAB57" wp14:editId="4BA90A3D">
            <wp:extent cx="152400" cy="152400"/>
            <wp:effectExtent l="0" t="0" r="0" b="0"/>
            <wp:docPr id="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 : </w:t>
      </w:r>
      <w:hyperlink w:anchor="_cff99d2f22ee84a9e95ea582786a897b" w:history="1">
        <w:r>
          <w:rPr>
            <w:rStyle w:val="Hyperlink"/>
          </w:rPr>
          <w:t>Function Type</w:t>
        </w:r>
      </w:hyperlink>
      <w:r>
        <w:t xml:space="preserve"> [1] </w:t>
      </w:r>
    </w:p>
    <w:p w14:paraId="48BDC383" w14:textId="77777777" w:rsidR="009811F0" w:rsidRDefault="009811F0" w:rsidP="009811F0">
      <w:pPr>
        <w:ind w:firstLine="720"/>
      </w:pPr>
      <w:r>
        <w:rPr>
          <w:noProof/>
        </w:rPr>
        <w:drawing>
          <wp:inline distT="0" distB="0" distL="0" distR="0" wp14:anchorId="2EFA93A3" wp14:editId="5DFEA702">
            <wp:extent cx="152400" cy="152400"/>
            <wp:effectExtent l="0" t="0" r="0" b="0"/>
            <wp:docPr id="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 : </w:t>
      </w:r>
      <w:hyperlink w:anchor="_db3e44e523a232e5b77a133d74842e81" w:history="1">
        <w:r>
          <w:rPr>
            <w:rStyle w:val="Hyperlink"/>
          </w:rPr>
          <w:t>Function Call</w:t>
        </w:r>
      </w:hyperlink>
      <w:r>
        <w:t xml:space="preserve"> [*] </w:t>
      </w:r>
    </w:p>
    <w:p w14:paraId="330243AC" w14:textId="77777777" w:rsidR="009811F0" w:rsidRDefault="009811F0" w:rsidP="009811F0"/>
    <w:p w14:paraId="78EAE81C" w14:textId="77777777" w:rsidR="009811F0" w:rsidRDefault="009811F0" w:rsidP="009811F0">
      <w:pPr>
        <w:pStyle w:val="Heading3"/>
      </w:pPr>
      <w:bookmarkStart w:id="122" w:name="_5e195e9bc66d6d57eaac4c742b7056e6"/>
      <w:bookmarkStart w:id="123" w:name="_Toc418510139"/>
      <w:r>
        <w:t>Class Computed Fact</w:t>
      </w:r>
      <w:bookmarkEnd w:id="122"/>
      <w:bookmarkEnd w:id="123"/>
    </w:p>
    <w:p w14:paraId="66D77713" w14:textId="77777777" w:rsidR="009811F0" w:rsidRDefault="009811F0" w:rsidP="009811F0">
      <w:r>
        <w:t>The actual evaluation of an expression which may cause the creation of more assertions (i.e. representing the result of a calculation).</w:t>
      </w:r>
    </w:p>
    <w:p w14:paraId="73000C4F" w14:textId="77777777" w:rsidR="009811F0" w:rsidRDefault="009811F0" w:rsidP="009811F0">
      <w:pPr>
        <w:pStyle w:val="Code0"/>
      </w:pPr>
      <w:r w:rsidRPr="00043180">
        <w:rPr>
          <w:b/>
          <w:sz w:val="24"/>
          <w:szCs w:val="24"/>
        </w:rPr>
        <w:t>package</w:t>
      </w:r>
      <w:r>
        <w:t xml:space="preserve"> SIMF Meta Model::Expressions</w:t>
      </w:r>
    </w:p>
    <w:p w14:paraId="63E52EEE" w14:textId="77777777" w:rsidR="009811F0" w:rsidRDefault="009811F0" w:rsidP="009811F0"/>
    <w:p w14:paraId="6A464097" w14:textId="77777777" w:rsidR="009811F0" w:rsidRDefault="009811F0" w:rsidP="009811F0">
      <w:pPr>
        <w:pStyle w:val="Heading3"/>
      </w:pPr>
      <w:bookmarkStart w:id="124" w:name="_f3f61859903284f1b00fc6feee0b33f8"/>
      <w:bookmarkStart w:id="125" w:name="_Toc418510140"/>
      <w:r>
        <w:t>Class Constant Reference</w:t>
      </w:r>
      <w:bookmarkEnd w:id="124"/>
      <w:bookmarkEnd w:id="125"/>
    </w:p>
    <w:p w14:paraId="2428E2C8" w14:textId="77777777" w:rsidR="009811F0" w:rsidRDefault="009811F0" w:rsidP="009811F0">
      <w:r>
        <w:t>A calculation that returns a concept instance.  Not 100% sure this is needed.</w:t>
      </w:r>
    </w:p>
    <w:p w14:paraId="4F90EB25" w14:textId="77777777" w:rsidR="009811F0" w:rsidRDefault="009811F0" w:rsidP="009811F0">
      <w:pPr>
        <w:pStyle w:val="Heading4"/>
      </w:pPr>
      <w:r>
        <w:lastRenderedPageBreak/>
        <w:t>Direct Supertypes</w:t>
      </w:r>
    </w:p>
    <w:p w14:paraId="0599D824" w14:textId="77777777" w:rsidR="009811F0" w:rsidRDefault="0098398E" w:rsidP="009811F0">
      <w:pPr>
        <w:ind w:left="360"/>
      </w:pPr>
      <w:hyperlink w:anchor="_f9bba899ada544a47c36bb071e9024f5" w:history="1">
        <w:r w:rsidR="009811F0">
          <w:rPr>
            <w:rStyle w:val="Hyperlink"/>
          </w:rPr>
          <w:t>Expression</w:t>
        </w:r>
      </w:hyperlink>
    </w:p>
    <w:p w14:paraId="7A058D8E" w14:textId="77777777" w:rsidR="009811F0" w:rsidRDefault="009811F0" w:rsidP="009811F0">
      <w:pPr>
        <w:pStyle w:val="Code0"/>
      </w:pPr>
      <w:r w:rsidRPr="00043180">
        <w:rPr>
          <w:b/>
          <w:sz w:val="24"/>
          <w:szCs w:val="24"/>
        </w:rPr>
        <w:t>package</w:t>
      </w:r>
      <w:r>
        <w:t xml:space="preserve"> SIMF Meta Model::Expressions</w:t>
      </w:r>
    </w:p>
    <w:p w14:paraId="42146E6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24DD56E4" w14:textId="77777777" w:rsidR="009811F0" w:rsidRDefault="009811F0" w:rsidP="009811F0">
      <w:pPr>
        <w:pStyle w:val="Code0"/>
      </w:pPr>
    </w:p>
    <w:p w14:paraId="5A5B3601" w14:textId="77777777" w:rsidR="009811F0" w:rsidRDefault="009811F0" w:rsidP="009811F0">
      <w:pPr>
        <w:pStyle w:val="Heading4"/>
      </w:pPr>
      <w:r>
        <w:t>Associations</w:t>
      </w:r>
    </w:p>
    <w:p w14:paraId="7833A1A5" w14:textId="77777777" w:rsidR="009811F0" w:rsidRDefault="009811F0" w:rsidP="009811F0">
      <w:pPr>
        <w:ind w:left="605" w:hanging="245"/>
      </w:pPr>
      <w:r>
        <w:rPr>
          <w:noProof/>
        </w:rPr>
        <w:drawing>
          <wp:inline distT="0" distB="0" distL="0" distR="0" wp14:anchorId="0D59ECEB" wp14:editId="4DE2AA25">
            <wp:extent cx="152400" cy="152400"/>
            <wp:effectExtent l="0" t="0" r="0" b="0"/>
            <wp:docPr id="1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value:</w:t>
      </w:r>
      <w:hyperlink w:anchor="_eb8398b5a178c638b98597120ec51c4d" w:history="1">
        <w:r>
          <w:rPr>
            <w:rStyle w:val="Hyperlink"/>
          </w:rPr>
          <w:t>Concept</w:t>
        </w:r>
      </w:hyperlink>
      <w:r>
        <w:t xml:space="preserve"> </w:t>
      </w:r>
    </w:p>
    <w:p w14:paraId="6FCD3C9C" w14:textId="77777777" w:rsidR="009811F0" w:rsidRDefault="009811F0" w:rsidP="009811F0">
      <w:pPr>
        <w:ind w:left="720" w:firstLine="360"/>
      </w:pPr>
      <w:r>
        <w:t>A constant value referenced in an expression.</w:t>
      </w:r>
    </w:p>
    <w:p w14:paraId="2F9B2EAC" w14:textId="77777777" w:rsidR="009811F0" w:rsidRDefault="009811F0" w:rsidP="009811F0">
      <w:pPr>
        <w:pStyle w:val="Heading4"/>
      </w:pPr>
      <w:r>
        <w:t>Inherited Features</w:t>
      </w:r>
    </w:p>
    <w:p w14:paraId="6F5A5C0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888F5FE" w14:textId="77777777" w:rsidR="009811F0" w:rsidRDefault="009811F0" w:rsidP="009811F0">
      <w:pPr>
        <w:ind w:firstLine="720"/>
      </w:pPr>
      <w:r>
        <w:t>‘initial situation’:</w:t>
      </w:r>
      <w:hyperlink w:anchor="_8d9c945b6f864c34fdd7a91d4d62755f" w:history="1">
        <w:r>
          <w:rPr>
            <w:rStyle w:val="Hyperlink"/>
          </w:rPr>
          <w:t>Template</w:t>
        </w:r>
      </w:hyperlink>
    </w:p>
    <w:p w14:paraId="39520AE2" w14:textId="77777777" w:rsidR="009811F0" w:rsidRDefault="009811F0" w:rsidP="009811F0">
      <w:pPr>
        <w:ind w:firstLine="720"/>
      </w:pPr>
      <w:r>
        <w:t>‘involves’:</w:t>
      </w:r>
      <w:hyperlink w:anchor="_a8049a836c9b9b5d6df4b578a5836756" w:history="1">
        <w:r>
          <w:rPr>
            <w:rStyle w:val="Hyperlink"/>
          </w:rPr>
          <w:t>Role</w:t>
        </w:r>
      </w:hyperlink>
    </w:p>
    <w:p w14:paraId="1B78527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1FFD127" w14:textId="77777777" w:rsidR="009811F0" w:rsidRDefault="009811F0" w:rsidP="009811F0">
      <w:pPr>
        <w:ind w:firstLine="720"/>
      </w:pPr>
      <w:r>
        <w:t>‘categorizes’:</w:t>
      </w:r>
      <w:hyperlink w:anchor="_a52cb0ff6e414b3170b58afe10b6afcb" w:history="1">
        <w:r>
          <w:rPr>
            <w:rStyle w:val="Hyperlink"/>
          </w:rPr>
          <w:t>Anything</w:t>
        </w:r>
      </w:hyperlink>
    </w:p>
    <w:p w14:paraId="7E07BB07" w14:textId="77777777" w:rsidR="009811F0" w:rsidRDefault="009811F0" w:rsidP="009811F0">
      <w:pPr>
        <w:ind w:firstLine="720"/>
      </w:pPr>
      <w:r>
        <w:t>‘source for’:</w:t>
      </w:r>
      <w:hyperlink w:anchor="_fbe140d2e61a092c9ceffa2d5308ff5e" w:history="1">
        <w:r>
          <w:rPr>
            <w:rStyle w:val="Hyperlink"/>
          </w:rPr>
          <w:t>As-A Rule</w:t>
        </w:r>
      </w:hyperlink>
    </w:p>
    <w:p w14:paraId="099EF11C" w14:textId="77777777" w:rsidR="009811F0" w:rsidRDefault="009811F0" w:rsidP="009811F0">
      <w:pPr>
        <w:ind w:firstLine="720"/>
      </w:pPr>
      <w:r>
        <w:t>‘target for’:</w:t>
      </w:r>
      <w:hyperlink w:anchor="_fbe140d2e61a092c9ceffa2d5308ff5e" w:history="1">
        <w:r>
          <w:rPr>
            <w:rStyle w:val="Hyperlink"/>
          </w:rPr>
          <w:t>As-A Rule</w:t>
        </w:r>
      </w:hyperlink>
    </w:p>
    <w:p w14:paraId="31947280" w14:textId="77777777" w:rsidR="009811F0" w:rsidRDefault="009811F0" w:rsidP="009811F0">
      <w:pPr>
        <w:ind w:firstLine="720"/>
      </w:pPr>
      <w:r>
        <w:t>‘classifiers’:</w:t>
      </w:r>
      <w:hyperlink w:anchor="_3b2e69eb6121d1e3a1180bbe8ee64013" w:history="1">
        <w:r>
          <w:rPr>
            <w:rStyle w:val="Hyperlink"/>
          </w:rPr>
          <w:t>Classification</w:t>
        </w:r>
      </w:hyperlink>
    </w:p>
    <w:p w14:paraId="26F95C3D" w14:textId="77777777" w:rsidR="009811F0" w:rsidRDefault="009811F0" w:rsidP="009811F0">
      <w:pPr>
        <w:ind w:firstLine="720"/>
      </w:pPr>
      <w:r>
        <w:t>‘has key’:</w:t>
      </w:r>
      <w:hyperlink w:anchor="_1b4bfdc2f6552991ff5cecb390e7e2af" w:history="1">
        <w:r>
          <w:rPr>
            <w:rStyle w:val="Hyperlink"/>
          </w:rPr>
          <w:t>Key</w:t>
        </w:r>
      </w:hyperlink>
    </w:p>
    <w:p w14:paraId="47544B6E"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7DE8871" w14:textId="77777777" w:rsidR="009811F0" w:rsidRDefault="009811F0" w:rsidP="009811F0">
      <w:pPr>
        <w:ind w:firstLine="720"/>
      </w:pPr>
      <w:r>
        <w:t>‘defines’:</w:t>
      </w:r>
      <w:hyperlink w:anchor="_a52cb0ff6e414b3170b58afe10b6afcb" w:history="1">
        <w:r>
          <w:rPr>
            <w:rStyle w:val="Hyperlink"/>
          </w:rPr>
          <w:t>Anything</w:t>
        </w:r>
      </w:hyperlink>
    </w:p>
    <w:p w14:paraId="7F25037B" w14:textId="77777777" w:rsidR="009811F0" w:rsidRDefault="009811F0" w:rsidP="009811F0">
      <w:pPr>
        <w:ind w:firstLine="720"/>
      </w:pPr>
      <w:r>
        <w:t>‘changed in’:</w:t>
      </w:r>
      <w:hyperlink w:anchor="_dd21593da1e0b28c0a75ed488ef07fd3" w:history="1">
        <w:r>
          <w:rPr>
            <w:rStyle w:val="Hyperlink"/>
          </w:rPr>
          <w:t>Transaction</w:t>
        </w:r>
      </w:hyperlink>
    </w:p>
    <w:p w14:paraId="4A037ADF"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28D9A27" w14:textId="77777777" w:rsidR="009811F0" w:rsidRDefault="009811F0" w:rsidP="009811F0">
      <w:pPr>
        <w:ind w:firstLine="720"/>
      </w:pPr>
      <w:r>
        <w:t>‘references’:</w:t>
      </w:r>
      <w:hyperlink w:anchor="_0315319befc74caa0a2a7d36cff333c0" w:history="1">
        <w:r>
          <w:rPr>
            <w:rStyle w:val="Hyperlink"/>
          </w:rPr>
          <w:t>Lexical Reference</w:t>
        </w:r>
      </w:hyperlink>
    </w:p>
    <w:p w14:paraId="0D5F752E"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21F233B" w14:textId="77777777" w:rsidR="009811F0" w:rsidRDefault="009811F0" w:rsidP="009811F0">
      <w:pPr>
        <w:ind w:firstLine="720"/>
      </w:pPr>
      <w:r>
        <w:t>‘contextualizes’:</w:t>
      </w:r>
      <w:hyperlink w:anchor="_a52cb0ff6e414b3170b58afe10b6afcb" w:history="1">
        <w:r>
          <w:rPr>
            <w:rStyle w:val="Hyperlink"/>
          </w:rPr>
          <w:t>Anything</w:t>
        </w:r>
      </w:hyperlink>
    </w:p>
    <w:p w14:paraId="1F975DC9" w14:textId="77777777" w:rsidR="009811F0" w:rsidRDefault="009811F0" w:rsidP="009811F0">
      <w:pPr>
        <w:ind w:firstLine="720"/>
      </w:pPr>
      <w:r>
        <w:t>‘has rule’:</w:t>
      </w:r>
      <w:hyperlink w:anchor="_82919e40af9ad2e13647e9d37bbf0956" w:history="1">
        <w:r>
          <w:rPr>
            <w:rStyle w:val="Hyperlink"/>
          </w:rPr>
          <w:t>Rule</w:t>
        </w:r>
      </w:hyperlink>
    </w:p>
    <w:p w14:paraId="0CF5A936" w14:textId="77777777" w:rsidR="009811F0" w:rsidRDefault="009811F0" w:rsidP="009811F0">
      <w:pPr>
        <w:ind w:firstLine="720"/>
      </w:pPr>
      <w:r>
        <w:t>‘generalizes’:</w:t>
      </w:r>
      <w:hyperlink w:anchor="_66d62b068053cee3464e1e03e6035eed" w:history="1">
        <w:r>
          <w:rPr>
            <w:rStyle w:val="Hyperlink"/>
          </w:rPr>
          <w:t>Context</w:t>
        </w:r>
      </w:hyperlink>
    </w:p>
    <w:p w14:paraId="47693124" w14:textId="77777777" w:rsidR="009811F0" w:rsidRDefault="009811F0" w:rsidP="009811F0">
      <w:pPr>
        <w:ind w:firstLine="720"/>
      </w:pPr>
      <w:r>
        <w:t>‘specializes’:</w:t>
      </w:r>
      <w:hyperlink w:anchor="_66d62b068053cee3464e1e03e6035eed" w:history="1">
        <w:r>
          <w:rPr>
            <w:rStyle w:val="Hyperlink"/>
          </w:rPr>
          <w:t>Context</w:t>
        </w:r>
      </w:hyperlink>
    </w:p>
    <w:p w14:paraId="298F1895" w14:textId="77777777" w:rsidR="009811F0" w:rsidRDefault="009811F0" w:rsidP="009811F0">
      <w:pPr>
        <w:ind w:firstLine="720"/>
      </w:pPr>
      <w:r>
        <w:t>‘asserts’:</w:t>
      </w:r>
      <w:hyperlink w:anchor="_8c517cf1950741c0f89edebf828214cc" w:history="1">
        <w:r>
          <w:rPr>
            <w:rStyle w:val="Hyperlink"/>
          </w:rPr>
          <w:t>Situation</w:t>
        </w:r>
      </w:hyperlink>
    </w:p>
    <w:p w14:paraId="71AED22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AC24EE8" w14:textId="77777777" w:rsidR="009811F0" w:rsidRDefault="009811F0" w:rsidP="009811F0">
      <w:pPr>
        <w:ind w:firstLine="720"/>
      </w:pPr>
      <w:r>
        <w:t>‘represented by’:</w:t>
      </w:r>
      <w:hyperlink w:anchor="_1d7f13297e70f68af8189a69a2e52b05" w:history="1">
        <w:r>
          <w:rPr>
            <w:rStyle w:val="Hyperlink"/>
          </w:rPr>
          <w:t>Information</w:t>
        </w:r>
      </w:hyperlink>
    </w:p>
    <w:p w14:paraId="6B5A019B" w14:textId="77777777" w:rsidR="009811F0" w:rsidRDefault="009811F0" w:rsidP="009811F0">
      <w:pPr>
        <w:ind w:firstLine="720"/>
      </w:pPr>
      <w:r>
        <w:t>‘identified by’:</w:t>
      </w:r>
      <w:hyperlink w:anchor="_18f8ef1b23e6cdf9278bd94f24f73c26" w:history="1">
        <w:r>
          <w:rPr>
            <w:rStyle w:val="Hyperlink"/>
          </w:rPr>
          <w:t>Identifier</w:t>
        </w:r>
      </w:hyperlink>
    </w:p>
    <w:p w14:paraId="76FC83A7" w14:textId="77777777" w:rsidR="009811F0" w:rsidRDefault="009811F0" w:rsidP="009811F0">
      <w:pPr>
        <w:ind w:firstLine="720"/>
      </w:pPr>
      <w:r>
        <w:t>‘prefered term’:</w:t>
      </w:r>
      <w:hyperlink w:anchor="_1945edd0888993a52c5dc6467a7b3ef8" w:history="1">
        <w:r>
          <w:rPr>
            <w:rStyle w:val="Hyperlink"/>
          </w:rPr>
          <w:t>Term</w:t>
        </w:r>
      </w:hyperlink>
    </w:p>
    <w:p w14:paraId="505390A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0E25C85" w14:textId="77777777" w:rsidR="009811F0" w:rsidRDefault="009811F0" w:rsidP="009811F0">
      <w:pPr>
        <w:ind w:firstLine="720"/>
      </w:pPr>
      <w:r>
        <w:t>‘created by’:</w:t>
      </w:r>
      <w:hyperlink w:anchor="_dd21593da1e0b28c0a75ed488ef07fd3" w:history="1">
        <w:r>
          <w:rPr>
            <w:rStyle w:val="Hyperlink"/>
          </w:rPr>
          <w:t>Transaction</w:t>
        </w:r>
      </w:hyperlink>
    </w:p>
    <w:p w14:paraId="77043713" w14:textId="77777777" w:rsidR="009811F0" w:rsidRDefault="009811F0" w:rsidP="009811F0">
      <w:pPr>
        <w:ind w:firstLine="720"/>
      </w:pPr>
      <w:r>
        <w:t>‘invalidated by’:</w:t>
      </w:r>
      <w:hyperlink w:anchor="_dd21593da1e0b28c0a75ed488ef07fd3" w:history="1">
        <w:r>
          <w:rPr>
            <w:rStyle w:val="Hyperlink"/>
          </w:rPr>
          <w:t>Transaction</w:t>
        </w:r>
      </w:hyperlink>
    </w:p>
    <w:p w14:paraId="77C1CF28" w14:textId="77777777" w:rsidR="009811F0" w:rsidRDefault="009811F0" w:rsidP="009811F0">
      <w:pPr>
        <w:ind w:firstLine="720"/>
      </w:pPr>
      <w:r>
        <w:t>‘defined by’:</w:t>
      </w:r>
      <w:hyperlink w:anchor="_1a6d88e097d757268d09f68af82fbd34" w:history="1">
        <w:r>
          <w:rPr>
            <w:rStyle w:val="Hyperlink"/>
          </w:rPr>
          <w:t>Definition</w:t>
        </w:r>
      </w:hyperlink>
    </w:p>
    <w:p w14:paraId="61352A17" w14:textId="77777777" w:rsidR="009811F0" w:rsidRDefault="009811F0" w:rsidP="009811F0">
      <w:pPr>
        <w:ind w:firstLine="720"/>
      </w:pPr>
      <w:r>
        <w:t>‘has type’:</w:t>
      </w:r>
      <w:hyperlink w:anchor="_dfe1514224ca21cedba7b2b29802db50" w:history="1">
        <w:r>
          <w:rPr>
            <w:rStyle w:val="Hyperlink"/>
          </w:rPr>
          <w:t>Type</w:t>
        </w:r>
      </w:hyperlink>
    </w:p>
    <w:p w14:paraId="4F9C983C" w14:textId="77777777" w:rsidR="009811F0" w:rsidRDefault="009811F0" w:rsidP="009811F0">
      <w:pPr>
        <w:ind w:firstLine="720"/>
      </w:pPr>
      <w:r>
        <w:t>‘in context of’:</w:t>
      </w:r>
      <w:hyperlink w:anchor="_66d62b068053cee3464e1e03e6035eed" w:history="1">
        <w:r>
          <w:rPr>
            <w:rStyle w:val="Hyperlink"/>
          </w:rPr>
          <w:t>Context</w:t>
        </w:r>
      </w:hyperlink>
    </w:p>
    <w:p w14:paraId="45891482" w14:textId="77777777" w:rsidR="009811F0" w:rsidRDefault="009811F0" w:rsidP="009811F0">
      <w:pPr>
        <w:ind w:firstLine="720"/>
      </w:pPr>
      <w:r>
        <w:t>‘defined in’:</w:t>
      </w:r>
      <w:hyperlink w:anchor="_693daf0a0de3f4b82a04aee474c3f151" w:history="1">
        <w:r>
          <w:rPr>
            <w:rStyle w:val="Hyperlink"/>
          </w:rPr>
          <w:t>Lexical Scope</w:t>
        </w:r>
      </w:hyperlink>
    </w:p>
    <w:p w14:paraId="36E4897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87B0DBF" w14:textId="77777777" w:rsidR="009811F0" w:rsidRDefault="009811F0" w:rsidP="009811F0">
      <w:pPr>
        <w:ind w:firstLine="720"/>
      </w:pPr>
      <w:r>
        <w:t>‘ElementID’:</w:t>
      </w:r>
      <w:hyperlink w:anchor="_f904ff1da5bfc3387d892b7e0fe9ecb1" w:history="1">
        <w:r>
          <w:rPr>
            <w:rStyle w:val="Hyperlink"/>
          </w:rPr>
          <w:t>URIIdentifier</w:t>
        </w:r>
      </w:hyperlink>
    </w:p>
    <w:p w14:paraId="23CB3EF7"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473B56D5" w14:textId="77777777" w:rsidR="009811F0" w:rsidRDefault="009811F0" w:rsidP="009811F0">
      <w:pPr>
        <w:ind w:firstLine="720"/>
      </w:pPr>
      <w:r>
        <w:t>‘binds’:</w:t>
      </w:r>
      <w:hyperlink w:anchor="_4050167f9abcfb2187d46a6d3c360798" w:history="1">
        <w:r>
          <w:rPr>
            <w:rStyle w:val="Hyperlink"/>
          </w:rPr>
          <w:t>Binding</w:t>
        </w:r>
      </w:hyperlink>
    </w:p>
    <w:p w14:paraId="4A7EFFB2" w14:textId="77777777" w:rsidR="009811F0" w:rsidRDefault="009811F0" w:rsidP="009811F0">
      <w:pPr>
        <w:ind w:firstLine="720"/>
      </w:pPr>
      <w:r>
        <w:t>‘asserted in’:</w:t>
      </w:r>
      <w:hyperlink w:anchor="_66d62b068053cee3464e1e03e6035eed" w:history="1">
        <w:r>
          <w:rPr>
            <w:rStyle w:val="Hyperlink"/>
          </w:rPr>
          <w:t>Context</w:t>
        </w:r>
      </w:hyperlink>
    </w:p>
    <w:p w14:paraId="05243319" w14:textId="77777777" w:rsidR="009811F0" w:rsidRDefault="009811F0" w:rsidP="009811F0"/>
    <w:p w14:paraId="58C8FAFB" w14:textId="77777777" w:rsidR="009811F0" w:rsidRDefault="009811F0" w:rsidP="009811F0">
      <w:pPr>
        <w:pStyle w:val="Heading3"/>
      </w:pPr>
      <w:bookmarkStart w:id="126" w:name="_f9bba899ada544a47c36bb071e9024f5"/>
      <w:bookmarkStart w:id="127" w:name="_Toc418510141"/>
      <w:r>
        <w:t>Class Expression</w:t>
      </w:r>
      <w:bookmarkEnd w:id="126"/>
      <w:bookmarkEnd w:id="127"/>
    </w:p>
    <w:p w14:paraId="3151522A" w14:textId="77777777" w:rsidR="009811F0" w:rsidRDefault="009811F0" w:rsidP="009811F0">
      <w:r>
        <w:t>The computation of a value which is then bound to the role and context from which it is called.</w:t>
      </w:r>
    </w:p>
    <w:p w14:paraId="17C9ED14" w14:textId="77777777" w:rsidR="009811F0" w:rsidRDefault="009811F0" w:rsidP="009811F0">
      <w:pPr>
        <w:pStyle w:val="Heading4"/>
      </w:pPr>
      <w:r>
        <w:t>Direct Supertypes</w:t>
      </w:r>
    </w:p>
    <w:p w14:paraId="3898C73F" w14:textId="77777777" w:rsidR="009811F0" w:rsidRDefault="0098398E" w:rsidP="009811F0">
      <w:pPr>
        <w:ind w:left="360"/>
      </w:pPr>
      <w:hyperlink w:anchor="_8d9c945b6f864c34fdd7a91d4d62755f" w:history="1">
        <w:r w:rsidR="009811F0">
          <w:rPr>
            <w:rStyle w:val="Hyperlink"/>
          </w:rPr>
          <w:t>Template</w:t>
        </w:r>
      </w:hyperlink>
    </w:p>
    <w:p w14:paraId="58209174" w14:textId="77777777" w:rsidR="009811F0" w:rsidRDefault="009811F0" w:rsidP="009811F0">
      <w:pPr>
        <w:pStyle w:val="Code0"/>
      </w:pPr>
      <w:r w:rsidRPr="00043180">
        <w:rPr>
          <w:b/>
          <w:sz w:val="24"/>
          <w:szCs w:val="24"/>
        </w:rPr>
        <w:t>package</w:t>
      </w:r>
      <w:r>
        <w:t xml:space="preserve"> SIMF Meta Model::Expressions</w:t>
      </w:r>
    </w:p>
    <w:p w14:paraId="7478F99C"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d9c945b6f864c34fdd7a91d4d62755f" w:history="1">
        <w:r>
          <w:rPr>
            <w:rStyle w:val="Hyperlink"/>
          </w:rPr>
          <w:t>Template</w:t>
        </w:r>
      </w:hyperlink>
    </w:p>
    <w:p w14:paraId="600CDA25" w14:textId="77777777" w:rsidR="009811F0" w:rsidRDefault="009811F0" w:rsidP="009811F0">
      <w:pPr>
        <w:pStyle w:val="Code0"/>
      </w:pPr>
    </w:p>
    <w:p w14:paraId="68199CAC" w14:textId="77777777" w:rsidR="009811F0" w:rsidRDefault="009811F0" w:rsidP="009811F0">
      <w:pPr>
        <w:pStyle w:val="Heading4"/>
      </w:pPr>
      <w:r>
        <w:t>Inherited Features</w:t>
      </w:r>
    </w:p>
    <w:p w14:paraId="399C6D8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1224488" w14:textId="77777777" w:rsidR="009811F0" w:rsidRDefault="009811F0" w:rsidP="009811F0">
      <w:pPr>
        <w:ind w:firstLine="720"/>
      </w:pPr>
      <w:r>
        <w:t>‘initial situation’:</w:t>
      </w:r>
      <w:hyperlink w:anchor="_8d9c945b6f864c34fdd7a91d4d62755f" w:history="1">
        <w:r>
          <w:rPr>
            <w:rStyle w:val="Hyperlink"/>
          </w:rPr>
          <w:t>Template</w:t>
        </w:r>
      </w:hyperlink>
    </w:p>
    <w:p w14:paraId="5AABFE9B" w14:textId="77777777" w:rsidR="009811F0" w:rsidRDefault="009811F0" w:rsidP="009811F0">
      <w:pPr>
        <w:ind w:firstLine="720"/>
      </w:pPr>
      <w:r>
        <w:t>‘involves’:</w:t>
      </w:r>
      <w:hyperlink w:anchor="_a8049a836c9b9b5d6df4b578a5836756" w:history="1">
        <w:r>
          <w:rPr>
            <w:rStyle w:val="Hyperlink"/>
          </w:rPr>
          <w:t>Role</w:t>
        </w:r>
      </w:hyperlink>
    </w:p>
    <w:p w14:paraId="13535B0D"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FD8B3EC" w14:textId="77777777" w:rsidR="009811F0" w:rsidRDefault="009811F0" w:rsidP="009811F0">
      <w:pPr>
        <w:ind w:firstLine="720"/>
      </w:pPr>
      <w:r>
        <w:t>‘categorizes’:</w:t>
      </w:r>
      <w:hyperlink w:anchor="_a52cb0ff6e414b3170b58afe10b6afcb" w:history="1">
        <w:r>
          <w:rPr>
            <w:rStyle w:val="Hyperlink"/>
          </w:rPr>
          <w:t>Anything</w:t>
        </w:r>
      </w:hyperlink>
    </w:p>
    <w:p w14:paraId="377B5966" w14:textId="77777777" w:rsidR="009811F0" w:rsidRDefault="009811F0" w:rsidP="009811F0">
      <w:pPr>
        <w:ind w:firstLine="720"/>
      </w:pPr>
      <w:r>
        <w:t>‘source for’:</w:t>
      </w:r>
      <w:hyperlink w:anchor="_fbe140d2e61a092c9ceffa2d5308ff5e" w:history="1">
        <w:r>
          <w:rPr>
            <w:rStyle w:val="Hyperlink"/>
          </w:rPr>
          <w:t>As-A Rule</w:t>
        </w:r>
      </w:hyperlink>
    </w:p>
    <w:p w14:paraId="122170DB" w14:textId="77777777" w:rsidR="009811F0" w:rsidRDefault="009811F0" w:rsidP="009811F0">
      <w:pPr>
        <w:ind w:firstLine="720"/>
      </w:pPr>
      <w:r>
        <w:t>‘target for’:</w:t>
      </w:r>
      <w:hyperlink w:anchor="_fbe140d2e61a092c9ceffa2d5308ff5e" w:history="1">
        <w:r>
          <w:rPr>
            <w:rStyle w:val="Hyperlink"/>
          </w:rPr>
          <w:t>As-A Rule</w:t>
        </w:r>
      </w:hyperlink>
    </w:p>
    <w:p w14:paraId="27F32A06" w14:textId="77777777" w:rsidR="009811F0" w:rsidRDefault="009811F0" w:rsidP="009811F0">
      <w:pPr>
        <w:ind w:firstLine="720"/>
      </w:pPr>
      <w:r>
        <w:t>‘classifiers’:</w:t>
      </w:r>
      <w:hyperlink w:anchor="_3b2e69eb6121d1e3a1180bbe8ee64013" w:history="1">
        <w:r>
          <w:rPr>
            <w:rStyle w:val="Hyperlink"/>
          </w:rPr>
          <w:t>Classification</w:t>
        </w:r>
      </w:hyperlink>
    </w:p>
    <w:p w14:paraId="369FDEF4" w14:textId="77777777" w:rsidR="009811F0" w:rsidRDefault="009811F0" w:rsidP="009811F0">
      <w:pPr>
        <w:ind w:firstLine="720"/>
      </w:pPr>
      <w:r>
        <w:t>‘has key’:</w:t>
      </w:r>
      <w:hyperlink w:anchor="_1b4bfdc2f6552991ff5cecb390e7e2af" w:history="1">
        <w:r>
          <w:rPr>
            <w:rStyle w:val="Hyperlink"/>
          </w:rPr>
          <w:t>Key</w:t>
        </w:r>
      </w:hyperlink>
    </w:p>
    <w:p w14:paraId="2E39080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CF53EF8" w14:textId="77777777" w:rsidR="009811F0" w:rsidRDefault="009811F0" w:rsidP="009811F0">
      <w:pPr>
        <w:ind w:firstLine="720"/>
      </w:pPr>
      <w:r>
        <w:t>‘defines’:</w:t>
      </w:r>
      <w:hyperlink w:anchor="_a52cb0ff6e414b3170b58afe10b6afcb" w:history="1">
        <w:r>
          <w:rPr>
            <w:rStyle w:val="Hyperlink"/>
          </w:rPr>
          <w:t>Anything</w:t>
        </w:r>
      </w:hyperlink>
    </w:p>
    <w:p w14:paraId="477D8ECE" w14:textId="77777777" w:rsidR="009811F0" w:rsidRDefault="009811F0" w:rsidP="009811F0">
      <w:pPr>
        <w:ind w:firstLine="720"/>
      </w:pPr>
      <w:r>
        <w:t>‘changed in’:</w:t>
      </w:r>
      <w:hyperlink w:anchor="_dd21593da1e0b28c0a75ed488ef07fd3" w:history="1">
        <w:r>
          <w:rPr>
            <w:rStyle w:val="Hyperlink"/>
          </w:rPr>
          <w:t>Transaction</w:t>
        </w:r>
      </w:hyperlink>
    </w:p>
    <w:p w14:paraId="36DC3F1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A6D2F6C" w14:textId="77777777" w:rsidR="009811F0" w:rsidRDefault="009811F0" w:rsidP="009811F0">
      <w:pPr>
        <w:ind w:firstLine="720"/>
      </w:pPr>
      <w:r>
        <w:t>‘references’:</w:t>
      </w:r>
      <w:hyperlink w:anchor="_0315319befc74caa0a2a7d36cff333c0" w:history="1">
        <w:r>
          <w:rPr>
            <w:rStyle w:val="Hyperlink"/>
          </w:rPr>
          <w:t>Lexical Reference</w:t>
        </w:r>
      </w:hyperlink>
    </w:p>
    <w:p w14:paraId="09C10274"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C87C2CE" w14:textId="77777777" w:rsidR="009811F0" w:rsidRDefault="009811F0" w:rsidP="009811F0">
      <w:pPr>
        <w:ind w:firstLine="720"/>
      </w:pPr>
      <w:r>
        <w:t>‘contextualizes’:</w:t>
      </w:r>
      <w:hyperlink w:anchor="_a52cb0ff6e414b3170b58afe10b6afcb" w:history="1">
        <w:r>
          <w:rPr>
            <w:rStyle w:val="Hyperlink"/>
          </w:rPr>
          <w:t>Anything</w:t>
        </w:r>
      </w:hyperlink>
    </w:p>
    <w:p w14:paraId="0F492830" w14:textId="77777777" w:rsidR="009811F0" w:rsidRDefault="009811F0" w:rsidP="009811F0">
      <w:pPr>
        <w:ind w:firstLine="720"/>
      </w:pPr>
      <w:r>
        <w:t>‘has rule’:</w:t>
      </w:r>
      <w:hyperlink w:anchor="_82919e40af9ad2e13647e9d37bbf0956" w:history="1">
        <w:r>
          <w:rPr>
            <w:rStyle w:val="Hyperlink"/>
          </w:rPr>
          <w:t>Rule</w:t>
        </w:r>
      </w:hyperlink>
    </w:p>
    <w:p w14:paraId="04977AA1" w14:textId="77777777" w:rsidR="009811F0" w:rsidRDefault="009811F0" w:rsidP="009811F0">
      <w:pPr>
        <w:ind w:firstLine="720"/>
      </w:pPr>
      <w:r>
        <w:t>‘generalizes’:</w:t>
      </w:r>
      <w:hyperlink w:anchor="_66d62b068053cee3464e1e03e6035eed" w:history="1">
        <w:r>
          <w:rPr>
            <w:rStyle w:val="Hyperlink"/>
          </w:rPr>
          <w:t>Context</w:t>
        </w:r>
      </w:hyperlink>
    </w:p>
    <w:p w14:paraId="42482703" w14:textId="77777777" w:rsidR="009811F0" w:rsidRDefault="009811F0" w:rsidP="009811F0">
      <w:pPr>
        <w:ind w:firstLine="720"/>
      </w:pPr>
      <w:r>
        <w:t>‘specializes’:</w:t>
      </w:r>
      <w:hyperlink w:anchor="_66d62b068053cee3464e1e03e6035eed" w:history="1">
        <w:r>
          <w:rPr>
            <w:rStyle w:val="Hyperlink"/>
          </w:rPr>
          <w:t>Context</w:t>
        </w:r>
      </w:hyperlink>
    </w:p>
    <w:p w14:paraId="650D8497" w14:textId="77777777" w:rsidR="009811F0" w:rsidRDefault="009811F0" w:rsidP="009811F0">
      <w:pPr>
        <w:ind w:firstLine="720"/>
      </w:pPr>
      <w:r>
        <w:t>‘asserts’:</w:t>
      </w:r>
      <w:hyperlink w:anchor="_8c517cf1950741c0f89edebf828214cc" w:history="1">
        <w:r>
          <w:rPr>
            <w:rStyle w:val="Hyperlink"/>
          </w:rPr>
          <w:t>Situation</w:t>
        </w:r>
      </w:hyperlink>
    </w:p>
    <w:p w14:paraId="52A48147"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C005444" w14:textId="77777777" w:rsidR="009811F0" w:rsidRDefault="009811F0" w:rsidP="009811F0">
      <w:pPr>
        <w:ind w:firstLine="720"/>
      </w:pPr>
      <w:r>
        <w:t>‘represented by’:</w:t>
      </w:r>
      <w:hyperlink w:anchor="_1d7f13297e70f68af8189a69a2e52b05" w:history="1">
        <w:r>
          <w:rPr>
            <w:rStyle w:val="Hyperlink"/>
          </w:rPr>
          <w:t>Information</w:t>
        </w:r>
      </w:hyperlink>
    </w:p>
    <w:p w14:paraId="03AD7585" w14:textId="77777777" w:rsidR="009811F0" w:rsidRDefault="009811F0" w:rsidP="009811F0">
      <w:pPr>
        <w:ind w:firstLine="720"/>
      </w:pPr>
      <w:r>
        <w:t>‘identified by’:</w:t>
      </w:r>
      <w:hyperlink w:anchor="_18f8ef1b23e6cdf9278bd94f24f73c26" w:history="1">
        <w:r>
          <w:rPr>
            <w:rStyle w:val="Hyperlink"/>
          </w:rPr>
          <w:t>Identifier</w:t>
        </w:r>
      </w:hyperlink>
    </w:p>
    <w:p w14:paraId="3082275D" w14:textId="77777777" w:rsidR="009811F0" w:rsidRDefault="009811F0" w:rsidP="009811F0">
      <w:pPr>
        <w:ind w:firstLine="720"/>
      </w:pPr>
      <w:r>
        <w:t>‘prefered term’:</w:t>
      </w:r>
      <w:hyperlink w:anchor="_1945edd0888993a52c5dc6467a7b3ef8" w:history="1">
        <w:r>
          <w:rPr>
            <w:rStyle w:val="Hyperlink"/>
          </w:rPr>
          <w:t>Term</w:t>
        </w:r>
      </w:hyperlink>
    </w:p>
    <w:p w14:paraId="0C2CEF8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2EDF898" w14:textId="77777777" w:rsidR="009811F0" w:rsidRDefault="009811F0" w:rsidP="009811F0">
      <w:pPr>
        <w:ind w:firstLine="720"/>
      </w:pPr>
      <w:r>
        <w:t>‘created by’:</w:t>
      </w:r>
      <w:hyperlink w:anchor="_dd21593da1e0b28c0a75ed488ef07fd3" w:history="1">
        <w:r>
          <w:rPr>
            <w:rStyle w:val="Hyperlink"/>
          </w:rPr>
          <w:t>Transaction</w:t>
        </w:r>
      </w:hyperlink>
    </w:p>
    <w:p w14:paraId="6E669DEE" w14:textId="77777777" w:rsidR="009811F0" w:rsidRDefault="009811F0" w:rsidP="009811F0">
      <w:pPr>
        <w:ind w:firstLine="720"/>
      </w:pPr>
      <w:r>
        <w:t>‘invalidated by’:</w:t>
      </w:r>
      <w:hyperlink w:anchor="_dd21593da1e0b28c0a75ed488ef07fd3" w:history="1">
        <w:r>
          <w:rPr>
            <w:rStyle w:val="Hyperlink"/>
          </w:rPr>
          <w:t>Transaction</w:t>
        </w:r>
      </w:hyperlink>
    </w:p>
    <w:p w14:paraId="71C5B4EF" w14:textId="77777777" w:rsidR="009811F0" w:rsidRDefault="009811F0" w:rsidP="009811F0">
      <w:pPr>
        <w:ind w:firstLine="720"/>
      </w:pPr>
      <w:r>
        <w:t>‘defined by’:</w:t>
      </w:r>
      <w:hyperlink w:anchor="_1a6d88e097d757268d09f68af82fbd34" w:history="1">
        <w:r>
          <w:rPr>
            <w:rStyle w:val="Hyperlink"/>
          </w:rPr>
          <w:t>Definition</w:t>
        </w:r>
      </w:hyperlink>
    </w:p>
    <w:p w14:paraId="48BB303B" w14:textId="77777777" w:rsidR="009811F0" w:rsidRDefault="009811F0" w:rsidP="009811F0">
      <w:pPr>
        <w:ind w:firstLine="720"/>
      </w:pPr>
      <w:r>
        <w:t>‘has type’:</w:t>
      </w:r>
      <w:hyperlink w:anchor="_dfe1514224ca21cedba7b2b29802db50" w:history="1">
        <w:r>
          <w:rPr>
            <w:rStyle w:val="Hyperlink"/>
          </w:rPr>
          <w:t>Type</w:t>
        </w:r>
      </w:hyperlink>
    </w:p>
    <w:p w14:paraId="50362791" w14:textId="77777777" w:rsidR="009811F0" w:rsidRDefault="009811F0" w:rsidP="009811F0">
      <w:pPr>
        <w:ind w:firstLine="720"/>
      </w:pPr>
      <w:r>
        <w:t>‘in context of’:</w:t>
      </w:r>
      <w:hyperlink w:anchor="_66d62b068053cee3464e1e03e6035eed" w:history="1">
        <w:r>
          <w:rPr>
            <w:rStyle w:val="Hyperlink"/>
          </w:rPr>
          <w:t>Context</w:t>
        </w:r>
      </w:hyperlink>
    </w:p>
    <w:p w14:paraId="4898C13D" w14:textId="77777777" w:rsidR="009811F0" w:rsidRDefault="009811F0" w:rsidP="009811F0">
      <w:pPr>
        <w:ind w:firstLine="720"/>
      </w:pPr>
      <w:r>
        <w:t>‘defined in’:</w:t>
      </w:r>
      <w:hyperlink w:anchor="_693daf0a0de3f4b82a04aee474c3f151" w:history="1">
        <w:r>
          <w:rPr>
            <w:rStyle w:val="Hyperlink"/>
          </w:rPr>
          <w:t>Lexical Scope</w:t>
        </w:r>
      </w:hyperlink>
    </w:p>
    <w:p w14:paraId="273A19A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AF6E2FF" w14:textId="77777777" w:rsidR="009811F0" w:rsidRDefault="009811F0" w:rsidP="009811F0">
      <w:pPr>
        <w:ind w:firstLine="720"/>
      </w:pPr>
      <w:r>
        <w:t>‘ElementID’:</w:t>
      </w:r>
      <w:hyperlink w:anchor="_f904ff1da5bfc3387d892b7e0fe9ecb1" w:history="1">
        <w:r>
          <w:rPr>
            <w:rStyle w:val="Hyperlink"/>
          </w:rPr>
          <w:t>URIIdentifier</w:t>
        </w:r>
      </w:hyperlink>
    </w:p>
    <w:p w14:paraId="6C6F4DD7"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50A1F07" w14:textId="77777777" w:rsidR="009811F0" w:rsidRDefault="009811F0" w:rsidP="009811F0">
      <w:pPr>
        <w:ind w:firstLine="720"/>
      </w:pPr>
      <w:r>
        <w:t>‘binds’:</w:t>
      </w:r>
      <w:hyperlink w:anchor="_4050167f9abcfb2187d46a6d3c360798" w:history="1">
        <w:r>
          <w:rPr>
            <w:rStyle w:val="Hyperlink"/>
          </w:rPr>
          <w:t>Binding</w:t>
        </w:r>
      </w:hyperlink>
    </w:p>
    <w:p w14:paraId="70551500" w14:textId="77777777" w:rsidR="009811F0" w:rsidRDefault="009811F0" w:rsidP="009811F0">
      <w:pPr>
        <w:ind w:firstLine="720"/>
      </w:pPr>
      <w:r>
        <w:t>‘asserted in’:</w:t>
      </w:r>
      <w:hyperlink w:anchor="_66d62b068053cee3464e1e03e6035eed" w:history="1">
        <w:r>
          <w:rPr>
            <w:rStyle w:val="Hyperlink"/>
          </w:rPr>
          <w:t>Context</w:t>
        </w:r>
      </w:hyperlink>
    </w:p>
    <w:p w14:paraId="0B138974" w14:textId="77777777" w:rsidR="009811F0" w:rsidRDefault="009811F0" w:rsidP="009811F0"/>
    <w:p w14:paraId="078CE2B6" w14:textId="77777777" w:rsidR="009811F0" w:rsidRDefault="009811F0" w:rsidP="009811F0">
      <w:pPr>
        <w:pStyle w:val="Heading3"/>
      </w:pPr>
      <w:bookmarkStart w:id="128" w:name="_fb42618c5e9031eb317d4806a629d6f7"/>
      <w:bookmarkStart w:id="129" w:name="_Toc418510142"/>
      <w:r>
        <w:t>Association from</w:t>
      </w:r>
      <w:bookmarkEnd w:id="128"/>
      <w:bookmarkEnd w:id="129"/>
    </w:p>
    <w:p w14:paraId="42E2231A" w14:textId="77777777" w:rsidR="009811F0" w:rsidRDefault="009811F0" w:rsidP="009811F0">
      <w:pPr>
        <w:pStyle w:val="Code0"/>
      </w:pPr>
      <w:r w:rsidRPr="00043180">
        <w:rPr>
          <w:b/>
          <w:sz w:val="24"/>
          <w:szCs w:val="24"/>
        </w:rPr>
        <w:t>package</w:t>
      </w:r>
      <w:r>
        <w:t xml:space="preserve"> SIMF Meta Model::Expressions</w:t>
      </w:r>
    </w:p>
    <w:p w14:paraId="7869851E" w14:textId="77777777" w:rsidR="009811F0" w:rsidRDefault="009811F0" w:rsidP="009811F0">
      <w:pPr>
        <w:pStyle w:val="Heading4"/>
      </w:pPr>
      <w:r>
        <w:t>Association Ends</w:t>
      </w:r>
    </w:p>
    <w:p w14:paraId="0324C697" w14:textId="77777777" w:rsidR="009811F0" w:rsidRDefault="009811F0" w:rsidP="009811F0">
      <w:pPr>
        <w:ind w:firstLine="720"/>
      </w:pPr>
      <w:r>
        <w:rPr>
          <w:noProof/>
        </w:rPr>
        <w:drawing>
          <wp:inline distT="0" distB="0" distL="0" distR="0" wp14:anchorId="0BA61ED1" wp14:editId="7EF8F570">
            <wp:extent cx="152400" cy="152400"/>
            <wp:effectExtent l="0" t="0" r="0" b="0"/>
            <wp:docPr id="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p>
    <w:p w14:paraId="34E3378B" w14:textId="77777777" w:rsidR="009811F0" w:rsidRDefault="009811F0" w:rsidP="009811F0">
      <w:pPr>
        <w:ind w:firstLine="720"/>
      </w:pPr>
      <w:r>
        <w:rPr>
          <w:noProof/>
        </w:rPr>
        <w:drawing>
          <wp:inline distT="0" distB="0" distL="0" distR="0" wp14:anchorId="2FECCEC3" wp14:editId="2AC4D918">
            <wp:extent cx="152400" cy="152400"/>
            <wp:effectExtent l="0" t="0" r="0" b="0"/>
            <wp:docPr id="1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p>
    <w:p w14:paraId="0BD69B2E" w14:textId="77777777" w:rsidR="009811F0" w:rsidRDefault="009811F0" w:rsidP="009811F0"/>
    <w:p w14:paraId="430BE95C" w14:textId="77777777" w:rsidR="009811F0" w:rsidRDefault="009811F0" w:rsidP="009811F0">
      <w:pPr>
        <w:pStyle w:val="Heading3"/>
      </w:pPr>
      <w:bookmarkStart w:id="130" w:name="_db3e44e523a232e5b77a133d74842e81"/>
      <w:bookmarkStart w:id="131" w:name="_Toc418510143"/>
      <w:r>
        <w:t>Class Function Call</w:t>
      </w:r>
      <w:bookmarkEnd w:id="130"/>
      <w:bookmarkEnd w:id="131"/>
    </w:p>
    <w:p w14:paraId="3B044A5C" w14:textId="77777777" w:rsidR="009811F0" w:rsidRDefault="009811F0" w:rsidP="009811F0">
      <w:r>
        <w:t>An element of an expression that performs some operation based on a function type and produces a result.  I.e. plus(a,1).</w:t>
      </w:r>
    </w:p>
    <w:p w14:paraId="2EA58064" w14:textId="77777777" w:rsidR="009811F0" w:rsidRDefault="009811F0" w:rsidP="009811F0">
      <w:pPr>
        <w:pStyle w:val="Heading4"/>
      </w:pPr>
      <w:r>
        <w:t>Direct Supertypes</w:t>
      </w:r>
    </w:p>
    <w:p w14:paraId="1E3B556C" w14:textId="77777777" w:rsidR="009811F0" w:rsidRDefault="0098398E" w:rsidP="009811F0">
      <w:pPr>
        <w:ind w:left="360"/>
      </w:pPr>
      <w:hyperlink w:anchor="_f9bba899ada544a47c36bb071e9024f5" w:history="1">
        <w:r w:rsidR="009811F0">
          <w:rPr>
            <w:rStyle w:val="Hyperlink"/>
          </w:rPr>
          <w:t>Expression</w:t>
        </w:r>
      </w:hyperlink>
    </w:p>
    <w:p w14:paraId="6548C296" w14:textId="77777777" w:rsidR="009811F0" w:rsidRDefault="009811F0" w:rsidP="009811F0">
      <w:pPr>
        <w:pStyle w:val="Code0"/>
      </w:pPr>
      <w:r w:rsidRPr="00043180">
        <w:rPr>
          <w:b/>
          <w:sz w:val="24"/>
          <w:szCs w:val="24"/>
        </w:rPr>
        <w:lastRenderedPageBreak/>
        <w:t>package</w:t>
      </w:r>
      <w:r>
        <w:t xml:space="preserve"> SIMF Meta Model::Expressions</w:t>
      </w:r>
    </w:p>
    <w:p w14:paraId="335DD0B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311D606A" w14:textId="77777777" w:rsidR="009811F0" w:rsidRDefault="009811F0" w:rsidP="009811F0">
      <w:pPr>
        <w:pStyle w:val="Code0"/>
      </w:pPr>
    </w:p>
    <w:p w14:paraId="4F088B1D" w14:textId="77777777" w:rsidR="009811F0" w:rsidRDefault="009811F0" w:rsidP="009811F0">
      <w:pPr>
        <w:pStyle w:val="Heading4"/>
      </w:pPr>
      <w:r>
        <w:t>Associations</w:t>
      </w:r>
    </w:p>
    <w:p w14:paraId="15CDB1C0" w14:textId="77777777" w:rsidR="009811F0" w:rsidRDefault="009811F0" w:rsidP="009811F0">
      <w:pPr>
        <w:ind w:left="605" w:hanging="245"/>
      </w:pPr>
      <w:r>
        <w:rPr>
          <w:noProof/>
        </w:rPr>
        <w:drawing>
          <wp:inline distT="0" distB="0" distL="0" distR="0" wp14:anchorId="5CC947C8" wp14:editId="30D3AA3C">
            <wp:extent cx="152400" cy="152400"/>
            <wp:effectExtent l="0" t="0" r="0" b="0"/>
            <wp:docPr id="1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calls:</w:t>
      </w:r>
      <w:hyperlink w:anchor="_cff99d2f22ee84a9e95ea582786a897b" w:history="1">
        <w:r>
          <w:rPr>
            <w:rStyle w:val="Hyperlink"/>
          </w:rPr>
          <w:t>Function Type</w:t>
        </w:r>
      </w:hyperlink>
      <w:r>
        <w:t xml:space="preserve"> [1] </w:t>
      </w:r>
    </w:p>
    <w:p w14:paraId="0F28E0E7" w14:textId="77777777" w:rsidR="009811F0" w:rsidRDefault="009811F0" w:rsidP="009811F0">
      <w:pPr>
        <w:pStyle w:val="Heading4"/>
      </w:pPr>
      <w:r>
        <w:t>Inherited Features</w:t>
      </w:r>
    </w:p>
    <w:p w14:paraId="2E48C2B4"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3862437D" w14:textId="77777777" w:rsidR="009811F0" w:rsidRDefault="009811F0" w:rsidP="009811F0">
      <w:pPr>
        <w:ind w:firstLine="720"/>
      </w:pPr>
      <w:r>
        <w:t>‘initial situation’:</w:t>
      </w:r>
      <w:hyperlink w:anchor="_8d9c945b6f864c34fdd7a91d4d62755f" w:history="1">
        <w:r>
          <w:rPr>
            <w:rStyle w:val="Hyperlink"/>
          </w:rPr>
          <w:t>Template</w:t>
        </w:r>
      </w:hyperlink>
    </w:p>
    <w:p w14:paraId="2CC3F2EB" w14:textId="77777777" w:rsidR="009811F0" w:rsidRDefault="009811F0" w:rsidP="009811F0">
      <w:pPr>
        <w:ind w:firstLine="720"/>
      </w:pPr>
      <w:r>
        <w:t>‘involves’:</w:t>
      </w:r>
      <w:hyperlink w:anchor="_a8049a836c9b9b5d6df4b578a5836756" w:history="1">
        <w:r>
          <w:rPr>
            <w:rStyle w:val="Hyperlink"/>
          </w:rPr>
          <w:t>Role</w:t>
        </w:r>
      </w:hyperlink>
    </w:p>
    <w:p w14:paraId="744AF96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B4F1B64" w14:textId="77777777" w:rsidR="009811F0" w:rsidRDefault="009811F0" w:rsidP="009811F0">
      <w:pPr>
        <w:ind w:firstLine="720"/>
      </w:pPr>
      <w:r>
        <w:t>‘categorizes’:</w:t>
      </w:r>
      <w:hyperlink w:anchor="_a52cb0ff6e414b3170b58afe10b6afcb" w:history="1">
        <w:r>
          <w:rPr>
            <w:rStyle w:val="Hyperlink"/>
          </w:rPr>
          <w:t>Anything</w:t>
        </w:r>
      </w:hyperlink>
    </w:p>
    <w:p w14:paraId="24DABB0C" w14:textId="77777777" w:rsidR="009811F0" w:rsidRDefault="009811F0" w:rsidP="009811F0">
      <w:pPr>
        <w:ind w:firstLine="720"/>
      </w:pPr>
      <w:r>
        <w:t>‘source for’:</w:t>
      </w:r>
      <w:hyperlink w:anchor="_fbe140d2e61a092c9ceffa2d5308ff5e" w:history="1">
        <w:r>
          <w:rPr>
            <w:rStyle w:val="Hyperlink"/>
          </w:rPr>
          <w:t>As-A Rule</w:t>
        </w:r>
      </w:hyperlink>
    </w:p>
    <w:p w14:paraId="76468E9A" w14:textId="77777777" w:rsidR="009811F0" w:rsidRDefault="009811F0" w:rsidP="009811F0">
      <w:pPr>
        <w:ind w:firstLine="720"/>
      </w:pPr>
      <w:r>
        <w:t>‘target for’:</w:t>
      </w:r>
      <w:hyperlink w:anchor="_fbe140d2e61a092c9ceffa2d5308ff5e" w:history="1">
        <w:r>
          <w:rPr>
            <w:rStyle w:val="Hyperlink"/>
          </w:rPr>
          <w:t>As-A Rule</w:t>
        </w:r>
      </w:hyperlink>
    </w:p>
    <w:p w14:paraId="0BD9A295" w14:textId="77777777" w:rsidR="009811F0" w:rsidRDefault="009811F0" w:rsidP="009811F0">
      <w:pPr>
        <w:ind w:firstLine="720"/>
      </w:pPr>
      <w:r>
        <w:t>‘classifiers’:</w:t>
      </w:r>
      <w:hyperlink w:anchor="_3b2e69eb6121d1e3a1180bbe8ee64013" w:history="1">
        <w:r>
          <w:rPr>
            <w:rStyle w:val="Hyperlink"/>
          </w:rPr>
          <w:t>Classification</w:t>
        </w:r>
      </w:hyperlink>
    </w:p>
    <w:p w14:paraId="373EF2B0" w14:textId="77777777" w:rsidR="009811F0" w:rsidRDefault="009811F0" w:rsidP="009811F0">
      <w:pPr>
        <w:ind w:firstLine="720"/>
      </w:pPr>
      <w:r>
        <w:t>‘has key’:</w:t>
      </w:r>
      <w:hyperlink w:anchor="_1b4bfdc2f6552991ff5cecb390e7e2af" w:history="1">
        <w:r>
          <w:rPr>
            <w:rStyle w:val="Hyperlink"/>
          </w:rPr>
          <w:t>Key</w:t>
        </w:r>
      </w:hyperlink>
    </w:p>
    <w:p w14:paraId="04F12B8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31E6DA5" w14:textId="77777777" w:rsidR="009811F0" w:rsidRDefault="009811F0" w:rsidP="009811F0">
      <w:pPr>
        <w:ind w:firstLine="720"/>
      </w:pPr>
      <w:r>
        <w:t>‘defines’:</w:t>
      </w:r>
      <w:hyperlink w:anchor="_a52cb0ff6e414b3170b58afe10b6afcb" w:history="1">
        <w:r>
          <w:rPr>
            <w:rStyle w:val="Hyperlink"/>
          </w:rPr>
          <w:t>Anything</w:t>
        </w:r>
      </w:hyperlink>
    </w:p>
    <w:p w14:paraId="316129DC" w14:textId="77777777" w:rsidR="009811F0" w:rsidRDefault="009811F0" w:rsidP="009811F0">
      <w:pPr>
        <w:ind w:firstLine="720"/>
      </w:pPr>
      <w:r>
        <w:t>‘changed in’:</w:t>
      </w:r>
      <w:hyperlink w:anchor="_dd21593da1e0b28c0a75ed488ef07fd3" w:history="1">
        <w:r>
          <w:rPr>
            <w:rStyle w:val="Hyperlink"/>
          </w:rPr>
          <w:t>Transaction</w:t>
        </w:r>
      </w:hyperlink>
    </w:p>
    <w:p w14:paraId="778FAB5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DAE3C2B" w14:textId="77777777" w:rsidR="009811F0" w:rsidRDefault="009811F0" w:rsidP="009811F0">
      <w:pPr>
        <w:ind w:firstLine="720"/>
      </w:pPr>
      <w:r>
        <w:t>‘references’:</w:t>
      </w:r>
      <w:hyperlink w:anchor="_0315319befc74caa0a2a7d36cff333c0" w:history="1">
        <w:r>
          <w:rPr>
            <w:rStyle w:val="Hyperlink"/>
          </w:rPr>
          <w:t>Lexical Reference</w:t>
        </w:r>
      </w:hyperlink>
    </w:p>
    <w:p w14:paraId="004723C1"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4334654" w14:textId="77777777" w:rsidR="009811F0" w:rsidRDefault="009811F0" w:rsidP="009811F0">
      <w:pPr>
        <w:ind w:firstLine="720"/>
      </w:pPr>
      <w:r>
        <w:t>‘contextualizes’:</w:t>
      </w:r>
      <w:hyperlink w:anchor="_a52cb0ff6e414b3170b58afe10b6afcb" w:history="1">
        <w:r>
          <w:rPr>
            <w:rStyle w:val="Hyperlink"/>
          </w:rPr>
          <w:t>Anything</w:t>
        </w:r>
      </w:hyperlink>
    </w:p>
    <w:p w14:paraId="7E1DEC97" w14:textId="77777777" w:rsidR="009811F0" w:rsidRDefault="009811F0" w:rsidP="009811F0">
      <w:pPr>
        <w:ind w:firstLine="720"/>
      </w:pPr>
      <w:r>
        <w:t>‘has rule’:</w:t>
      </w:r>
      <w:hyperlink w:anchor="_82919e40af9ad2e13647e9d37bbf0956" w:history="1">
        <w:r>
          <w:rPr>
            <w:rStyle w:val="Hyperlink"/>
          </w:rPr>
          <w:t>Rule</w:t>
        </w:r>
      </w:hyperlink>
    </w:p>
    <w:p w14:paraId="5D0A508B" w14:textId="77777777" w:rsidR="009811F0" w:rsidRDefault="009811F0" w:rsidP="009811F0">
      <w:pPr>
        <w:ind w:firstLine="720"/>
      </w:pPr>
      <w:r>
        <w:t>‘generalizes’:</w:t>
      </w:r>
      <w:hyperlink w:anchor="_66d62b068053cee3464e1e03e6035eed" w:history="1">
        <w:r>
          <w:rPr>
            <w:rStyle w:val="Hyperlink"/>
          </w:rPr>
          <w:t>Context</w:t>
        </w:r>
      </w:hyperlink>
    </w:p>
    <w:p w14:paraId="6FC0CFB7" w14:textId="77777777" w:rsidR="009811F0" w:rsidRDefault="009811F0" w:rsidP="009811F0">
      <w:pPr>
        <w:ind w:firstLine="720"/>
      </w:pPr>
      <w:r>
        <w:t>‘specializes’:</w:t>
      </w:r>
      <w:hyperlink w:anchor="_66d62b068053cee3464e1e03e6035eed" w:history="1">
        <w:r>
          <w:rPr>
            <w:rStyle w:val="Hyperlink"/>
          </w:rPr>
          <w:t>Context</w:t>
        </w:r>
      </w:hyperlink>
    </w:p>
    <w:p w14:paraId="52ED9CE9" w14:textId="77777777" w:rsidR="009811F0" w:rsidRDefault="009811F0" w:rsidP="009811F0">
      <w:pPr>
        <w:ind w:firstLine="720"/>
      </w:pPr>
      <w:r>
        <w:t>‘asserts’:</w:t>
      </w:r>
      <w:hyperlink w:anchor="_8c517cf1950741c0f89edebf828214cc" w:history="1">
        <w:r>
          <w:rPr>
            <w:rStyle w:val="Hyperlink"/>
          </w:rPr>
          <w:t>Situation</w:t>
        </w:r>
      </w:hyperlink>
    </w:p>
    <w:p w14:paraId="00A9732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FB4920F" w14:textId="77777777" w:rsidR="009811F0" w:rsidRDefault="009811F0" w:rsidP="009811F0">
      <w:pPr>
        <w:ind w:firstLine="720"/>
      </w:pPr>
      <w:r>
        <w:t>‘represented by’:</w:t>
      </w:r>
      <w:hyperlink w:anchor="_1d7f13297e70f68af8189a69a2e52b05" w:history="1">
        <w:r>
          <w:rPr>
            <w:rStyle w:val="Hyperlink"/>
          </w:rPr>
          <w:t>Information</w:t>
        </w:r>
      </w:hyperlink>
    </w:p>
    <w:p w14:paraId="4D544E4C" w14:textId="77777777" w:rsidR="009811F0" w:rsidRDefault="009811F0" w:rsidP="009811F0">
      <w:pPr>
        <w:ind w:firstLine="720"/>
      </w:pPr>
      <w:r>
        <w:t>‘identified by’:</w:t>
      </w:r>
      <w:hyperlink w:anchor="_18f8ef1b23e6cdf9278bd94f24f73c26" w:history="1">
        <w:r>
          <w:rPr>
            <w:rStyle w:val="Hyperlink"/>
          </w:rPr>
          <w:t>Identifier</w:t>
        </w:r>
      </w:hyperlink>
    </w:p>
    <w:p w14:paraId="364CA0F0" w14:textId="77777777" w:rsidR="009811F0" w:rsidRDefault="009811F0" w:rsidP="009811F0">
      <w:pPr>
        <w:ind w:firstLine="720"/>
      </w:pPr>
      <w:r>
        <w:t>‘prefered term’:</w:t>
      </w:r>
      <w:hyperlink w:anchor="_1945edd0888993a52c5dc6467a7b3ef8" w:history="1">
        <w:r>
          <w:rPr>
            <w:rStyle w:val="Hyperlink"/>
          </w:rPr>
          <w:t>Term</w:t>
        </w:r>
      </w:hyperlink>
    </w:p>
    <w:p w14:paraId="34C6DD2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C1FAD7C" w14:textId="77777777" w:rsidR="009811F0" w:rsidRDefault="009811F0" w:rsidP="009811F0">
      <w:pPr>
        <w:ind w:firstLine="720"/>
      </w:pPr>
      <w:r>
        <w:t>‘created by’:</w:t>
      </w:r>
      <w:hyperlink w:anchor="_dd21593da1e0b28c0a75ed488ef07fd3" w:history="1">
        <w:r>
          <w:rPr>
            <w:rStyle w:val="Hyperlink"/>
          </w:rPr>
          <w:t>Transaction</w:t>
        </w:r>
      </w:hyperlink>
    </w:p>
    <w:p w14:paraId="764F5957" w14:textId="77777777" w:rsidR="009811F0" w:rsidRDefault="009811F0" w:rsidP="009811F0">
      <w:pPr>
        <w:ind w:firstLine="720"/>
      </w:pPr>
      <w:r>
        <w:t>‘invalidated by’:</w:t>
      </w:r>
      <w:hyperlink w:anchor="_dd21593da1e0b28c0a75ed488ef07fd3" w:history="1">
        <w:r>
          <w:rPr>
            <w:rStyle w:val="Hyperlink"/>
          </w:rPr>
          <w:t>Transaction</w:t>
        </w:r>
      </w:hyperlink>
    </w:p>
    <w:p w14:paraId="5D236301" w14:textId="77777777" w:rsidR="009811F0" w:rsidRDefault="009811F0" w:rsidP="009811F0">
      <w:pPr>
        <w:ind w:firstLine="720"/>
      </w:pPr>
      <w:r>
        <w:t>‘defined by’:</w:t>
      </w:r>
      <w:hyperlink w:anchor="_1a6d88e097d757268d09f68af82fbd34" w:history="1">
        <w:r>
          <w:rPr>
            <w:rStyle w:val="Hyperlink"/>
          </w:rPr>
          <w:t>Definition</w:t>
        </w:r>
      </w:hyperlink>
    </w:p>
    <w:p w14:paraId="3199F5B4" w14:textId="77777777" w:rsidR="009811F0" w:rsidRDefault="009811F0" w:rsidP="009811F0">
      <w:pPr>
        <w:ind w:firstLine="720"/>
      </w:pPr>
      <w:r>
        <w:t>‘has type’:</w:t>
      </w:r>
      <w:hyperlink w:anchor="_dfe1514224ca21cedba7b2b29802db50" w:history="1">
        <w:r>
          <w:rPr>
            <w:rStyle w:val="Hyperlink"/>
          </w:rPr>
          <w:t>Type</w:t>
        </w:r>
      </w:hyperlink>
    </w:p>
    <w:p w14:paraId="7A73DA25" w14:textId="77777777" w:rsidR="009811F0" w:rsidRDefault="009811F0" w:rsidP="009811F0">
      <w:pPr>
        <w:ind w:firstLine="720"/>
      </w:pPr>
      <w:r>
        <w:t>‘in context of’:</w:t>
      </w:r>
      <w:hyperlink w:anchor="_66d62b068053cee3464e1e03e6035eed" w:history="1">
        <w:r>
          <w:rPr>
            <w:rStyle w:val="Hyperlink"/>
          </w:rPr>
          <w:t>Context</w:t>
        </w:r>
      </w:hyperlink>
    </w:p>
    <w:p w14:paraId="4984C2E3" w14:textId="77777777" w:rsidR="009811F0" w:rsidRDefault="009811F0" w:rsidP="009811F0">
      <w:pPr>
        <w:ind w:firstLine="720"/>
      </w:pPr>
      <w:r>
        <w:t>‘defined in’:</w:t>
      </w:r>
      <w:hyperlink w:anchor="_693daf0a0de3f4b82a04aee474c3f151" w:history="1">
        <w:r>
          <w:rPr>
            <w:rStyle w:val="Hyperlink"/>
          </w:rPr>
          <w:t>Lexical Scope</w:t>
        </w:r>
      </w:hyperlink>
    </w:p>
    <w:p w14:paraId="05356BA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D6F18A4" w14:textId="77777777" w:rsidR="009811F0" w:rsidRDefault="009811F0" w:rsidP="009811F0">
      <w:pPr>
        <w:ind w:firstLine="720"/>
      </w:pPr>
      <w:r>
        <w:t>‘ElementID’:</w:t>
      </w:r>
      <w:hyperlink w:anchor="_f904ff1da5bfc3387d892b7e0fe9ecb1" w:history="1">
        <w:r>
          <w:rPr>
            <w:rStyle w:val="Hyperlink"/>
          </w:rPr>
          <w:t>URIIdentifier</w:t>
        </w:r>
      </w:hyperlink>
    </w:p>
    <w:p w14:paraId="5A112FE8"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6067B983" w14:textId="77777777" w:rsidR="009811F0" w:rsidRDefault="009811F0" w:rsidP="009811F0">
      <w:pPr>
        <w:ind w:firstLine="720"/>
      </w:pPr>
      <w:r>
        <w:t>‘binds’:</w:t>
      </w:r>
      <w:hyperlink w:anchor="_4050167f9abcfb2187d46a6d3c360798" w:history="1">
        <w:r>
          <w:rPr>
            <w:rStyle w:val="Hyperlink"/>
          </w:rPr>
          <w:t>Binding</w:t>
        </w:r>
      </w:hyperlink>
    </w:p>
    <w:p w14:paraId="0644B574" w14:textId="77777777" w:rsidR="009811F0" w:rsidRDefault="009811F0" w:rsidP="009811F0">
      <w:pPr>
        <w:ind w:firstLine="720"/>
      </w:pPr>
      <w:r>
        <w:t>‘asserted in’:</w:t>
      </w:r>
      <w:hyperlink w:anchor="_66d62b068053cee3464e1e03e6035eed" w:history="1">
        <w:r>
          <w:rPr>
            <w:rStyle w:val="Hyperlink"/>
          </w:rPr>
          <w:t>Context</w:t>
        </w:r>
      </w:hyperlink>
    </w:p>
    <w:p w14:paraId="14F1D4F9" w14:textId="77777777" w:rsidR="009811F0" w:rsidRDefault="009811F0" w:rsidP="009811F0"/>
    <w:p w14:paraId="1C83FFEB" w14:textId="77777777" w:rsidR="009811F0" w:rsidRDefault="009811F0" w:rsidP="009811F0">
      <w:pPr>
        <w:pStyle w:val="Heading3"/>
      </w:pPr>
      <w:bookmarkStart w:id="132" w:name="_cff99d2f22ee84a9e95ea582786a897b"/>
      <w:bookmarkStart w:id="133" w:name="_Toc418510144"/>
      <w:r>
        <w:t>Class Function Type</w:t>
      </w:r>
      <w:bookmarkEnd w:id="132"/>
      <w:bookmarkEnd w:id="133"/>
    </w:p>
    <w:p w14:paraId="0EFD9B56" w14:textId="77777777" w:rsidR="009811F0" w:rsidRDefault="009811F0" w:rsidP="009811F0">
      <w:r>
        <w:t>A kind of function which performs a calculation on arguments (roles) to produce a result (function result).  I.e. the definition of plus().</w:t>
      </w:r>
      <w:r>
        <w:br/>
      </w:r>
      <w:r>
        <w:br/>
        <w:t>Functions are intended to be side-effect free and context free (they only depend on their arguments and don't change anything) but assertions to specify that certain functions are pure may be required,</w:t>
      </w:r>
      <w:r>
        <w:br/>
        <w:t>FUNCTION ARGUMENTS ARE QUANTIFICATIONS.</w:t>
      </w:r>
    </w:p>
    <w:p w14:paraId="323CF83A" w14:textId="77777777" w:rsidR="009811F0" w:rsidRDefault="009811F0" w:rsidP="009811F0">
      <w:pPr>
        <w:pStyle w:val="Heading4"/>
      </w:pPr>
      <w:r>
        <w:lastRenderedPageBreak/>
        <w:t>Direct Supertypes</w:t>
      </w:r>
    </w:p>
    <w:p w14:paraId="680B9592" w14:textId="77777777" w:rsidR="009811F0" w:rsidRDefault="0098398E" w:rsidP="009811F0">
      <w:pPr>
        <w:ind w:left="360"/>
      </w:pPr>
      <w:hyperlink w:anchor="_50241f5936e61055293ca95f860768d8" w:history="1">
        <w:r w:rsidR="009811F0">
          <w:rPr>
            <w:rStyle w:val="Hyperlink"/>
          </w:rPr>
          <w:t>Situation Type</w:t>
        </w:r>
      </w:hyperlink>
    </w:p>
    <w:p w14:paraId="1F75ED57" w14:textId="77777777" w:rsidR="009811F0" w:rsidRDefault="009811F0" w:rsidP="009811F0">
      <w:pPr>
        <w:pStyle w:val="Code0"/>
      </w:pPr>
      <w:r w:rsidRPr="00043180">
        <w:rPr>
          <w:b/>
          <w:sz w:val="24"/>
          <w:szCs w:val="24"/>
        </w:rPr>
        <w:t>package</w:t>
      </w:r>
      <w:r>
        <w:t xml:space="preserve"> SIMF Meta Model::Expressions</w:t>
      </w:r>
    </w:p>
    <w:p w14:paraId="0A1EDA4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5CA8AE0F" w14:textId="77777777" w:rsidR="009811F0" w:rsidRDefault="009811F0" w:rsidP="009811F0">
      <w:pPr>
        <w:pStyle w:val="Code0"/>
      </w:pPr>
    </w:p>
    <w:p w14:paraId="4E2A4E3D" w14:textId="77777777" w:rsidR="009811F0" w:rsidRDefault="009811F0" w:rsidP="009811F0">
      <w:pPr>
        <w:pStyle w:val="Heading4"/>
      </w:pPr>
      <w:r>
        <w:t>Associations</w:t>
      </w:r>
    </w:p>
    <w:p w14:paraId="48085D5D" w14:textId="77777777" w:rsidR="009811F0" w:rsidRDefault="009811F0" w:rsidP="009811F0">
      <w:pPr>
        <w:ind w:left="605" w:hanging="245"/>
      </w:pPr>
      <w:r>
        <w:rPr>
          <w:noProof/>
        </w:rPr>
        <w:drawing>
          <wp:inline distT="0" distB="0" distL="0" distR="0" wp14:anchorId="43368CD3" wp14:editId="1EC54A01">
            <wp:extent cx="152400" cy="152400"/>
            <wp:effectExtent l="0" t="0" r="0" b="0"/>
            <wp:docPr id="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used by:</w:t>
      </w:r>
      <w:hyperlink w:anchor="_db3e44e523a232e5b77a133d74842e81" w:history="1">
        <w:r>
          <w:rPr>
            <w:rStyle w:val="Hyperlink"/>
          </w:rPr>
          <w:t>Function Call</w:t>
        </w:r>
      </w:hyperlink>
      <w:r>
        <w:t xml:space="preserve"> [*] </w:t>
      </w:r>
    </w:p>
    <w:p w14:paraId="03F2A583" w14:textId="77777777" w:rsidR="009811F0" w:rsidRDefault="009811F0" w:rsidP="009811F0">
      <w:pPr>
        <w:ind w:left="605" w:hanging="245"/>
      </w:pPr>
      <w:r>
        <w:rPr>
          <w:noProof/>
        </w:rPr>
        <w:drawing>
          <wp:inline distT="0" distB="0" distL="0" distR="0" wp14:anchorId="11B4C98E" wp14:editId="5FA5011C">
            <wp:extent cx="152400" cy="152400"/>
            <wp:effectExtent l="0" t="0" r="0" b="0"/>
            <wp:docPr id="20"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EC43536" w14:textId="77777777" w:rsidR="009811F0" w:rsidRDefault="009811F0" w:rsidP="009811F0">
      <w:pPr>
        <w:pStyle w:val="Heading4"/>
      </w:pPr>
      <w:r>
        <w:t>Inherited Features</w:t>
      </w:r>
    </w:p>
    <w:p w14:paraId="183A08F3"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05760BD4" w14:textId="77777777" w:rsidR="009811F0" w:rsidRDefault="009811F0" w:rsidP="009811F0">
      <w:pPr>
        <w:ind w:firstLine="720"/>
      </w:pPr>
      <w:r>
        <w:t>‘initial situation’:</w:t>
      </w:r>
      <w:hyperlink w:anchor="_8d9c945b6f864c34fdd7a91d4d62755f" w:history="1">
        <w:r>
          <w:rPr>
            <w:rStyle w:val="Hyperlink"/>
          </w:rPr>
          <w:t>Template</w:t>
        </w:r>
      </w:hyperlink>
    </w:p>
    <w:p w14:paraId="1CB06450" w14:textId="77777777" w:rsidR="009811F0" w:rsidRDefault="009811F0" w:rsidP="009811F0">
      <w:pPr>
        <w:ind w:firstLine="720"/>
      </w:pPr>
      <w:r>
        <w:t>‘involves’:</w:t>
      </w:r>
      <w:hyperlink w:anchor="_a8049a836c9b9b5d6df4b578a5836756" w:history="1">
        <w:r>
          <w:rPr>
            <w:rStyle w:val="Hyperlink"/>
          </w:rPr>
          <w:t>Role</w:t>
        </w:r>
      </w:hyperlink>
    </w:p>
    <w:p w14:paraId="36050F8E"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B3280CA" w14:textId="77777777" w:rsidR="009811F0" w:rsidRDefault="009811F0" w:rsidP="009811F0">
      <w:pPr>
        <w:ind w:firstLine="720"/>
      </w:pPr>
      <w:r>
        <w:t>‘categorizes’:</w:t>
      </w:r>
      <w:hyperlink w:anchor="_a52cb0ff6e414b3170b58afe10b6afcb" w:history="1">
        <w:r>
          <w:rPr>
            <w:rStyle w:val="Hyperlink"/>
          </w:rPr>
          <w:t>Anything</w:t>
        </w:r>
      </w:hyperlink>
    </w:p>
    <w:p w14:paraId="5B83CD27" w14:textId="77777777" w:rsidR="009811F0" w:rsidRDefault="009811F0" w:rsidP="009811F0">
      <w:pPr>
        <w:ind w:firstLine="720"/>
      </w:pPr>
      <w:r>
        <w:t>‘source for’:</w:t>
      </w:r>
      <w:hyperlink w:anchor="_fbe140d2e61a092c9ceffa2d5308ff5e" w:history="1">
        <w:r>
          <w:rPr>
            <w:rStyle w:val="Hyperlink"/>
          </w:rPr>
          <w:t>As-A Rule</w:t>
        </w:r>
      </w:hyperlink>
    </w:p>
    <w:p w14:paraId="6A62301A" w14:textId="77777777" w:rsidR="009811F0" w:rsidRDefault="009811F0" w:rsidP="009811F0">
      <w:pPr>
        <w:ind w:firstLine="720"/>
      </w:pPr>
      <w:r>
        <w:t>‘target for’:</w:t>
      </w:r>
      <w:hyperlink w:anchor="_fbe140d2e61a092c9ceffa2d5308ff5e" w:history="1">
        <w:r>
          <w:rPr>
            <w:rStyle w:val="Hyperlink"/>
          </w:rPr>
          <w:t>As-A Rule</w:t>
        </w:r>
      </w:hyperlink>
    </w:p>
    <w:p w14:paraId="53DC349A" w14:textId="77777777" w:rsidR="009811F0" w:rsidRDefault="009811F0" w:rsidP="009811F0">
      <w:pPr>
        <w:ind w:firstLine="720"/>
      </w:pPr>
      <w:r>
        <w:t>‘classifiers’:</w:t>
      </w:r>
      <w:hyperlink w:anchor="_3b2e69eb6121d1e3a1180bbe8ee64013" w:history="1">
        <w:r>
          <w:rPr>
            <w:rStyle w:val="Hyperlink"/>
          </w:rPr>
          <w:t>Classification</w:t>
        </w:r>
      </w:hyperlink>
    </w:p>
    <w:p w14:paraId="41DAEC02" w14:textId="77777777" w:rsidR="009811F0" w:rsidRDefault="009811F0" w:rsidP="009811F0">
      <w:pPr>
        <w:ind w:firstLine="720"/>
      </w:pPr>
      <w:r>
        <w:t>‘has key’:</w:t>
      </w:r>
      <w:hyperlink w:anchor="_1b4bfdc2f6552991ff5cecb390e7e2af" w:history="1">
        <w:r>
          <w:rPr>
            <w:rStyle w:val="Hyperlink"/>
          </w:rPr>
          <w:t>Key</w:t>
        </w:r>
      </w:hyperlink>
    </w:p>
    <w:p w14:paraId="069CF06E"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C06E6C" w14:textId="77777777" w:rsidR="009811F0" w:rsidRDefault="009811F0" w:rsidP="009811F0">
      <w:pPr>
        <w:ind w:firstLine="720"/>
      </w:pPr>
      <w:r>
        <w:t>‘defines’:</w:t>
      </w:r>
      <w:hyperlink w:anchor="_a52cb0ff6e414b3170b58afe10b6afcb" w:history="1">
        <w:r>
          <w:rPr>
            <w:rStyle w:val="Hyperlink"/>
          </w:rPr>
          <w:t>Anything</w:t>
        </w:r>
      </w:hyperlink>
    </w:p>
    <w:p w14:paraId="6A59037E" w14:textId="77777777" w:rsidR="009811F0" w:rsidRDefault="009811F0" w:rsidP="009811F0">
      <w:pPr>
        <w:ind w:firstLine="720"/>
      </w:pPr>
      <w:r>
        <w:t>‘changed in’:</w:t>
      </w:r>
      <w:hyperlink w:anchor="_dd21593da1e0b28c0a75ed488ef07fd3" w:history="1">
        <w:r>
          <w:rPr>
            <w:rStyle w:val="Hyperlink"/>
          </w:rPr>
          <w:t>Transaction</w:t>
        </w:r>
      </w:hyperlink>
    </w:p>
    <w:p w14:paraId="73E7E5F1"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26D4158" w14:textId="77777777" w:rsidR="009811F0" w:rsidRDefault="009811F0" w:rsidP="009811F0">
      <w:pPr>
        <w:ind w:firstLine="720"/>
      </w:pPr>
      <w:r>
        <w:t>‘references’:</w:t>
      </w:r>
      <w:hyperlink w:anchor="_0315319befc74caa0a2a7d36cff333c0" w:history="1">
        <w:r>
          <w:rPr>
            <w:rStyle w:val="Hyperlink"/>
          </w:rPr>
          <w:t>Lexical Reference</w:t>
        </w:r>
      </w:hyperlink>
    </w:p>
    <w:p w14:paraId="54708AEF"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C8ED4FA" w14:textId="77777777" w:rsidR="009811F0" w:rsidRDefault="009811F0" w:rsidP="009811F0">
      <w:pPr>
        <w:ind w:firstLine="720"/>
      </w:pPr>
      <w:r>
        <w:t>‘contextualizes’:</w:t>
      </w:r>
      <w:hyperlink w:anchor="_a52cb0ff6e414b3170b58afe10b6afcb" w:history="1">
        <w:r>
          <w:rPr>
            <w:rStyle w:val="Hyperlink"/>
          </w:rPr>
          <w:t>Anything</w:t>
        </w:r>
      </w:hyperlink>
    </w:p>
    <w:p w14:paraId="0E8D7914" w14:textId="77777777" w:rsidR="009811F0" w:rsidRDefault="009811F0" w:rsidP="009811F0">
      <w:pPr>
        <w:ind w:firstLine="720"/>
      </w:pPr>
      <w:r>
        <w:t>‘has rule’:</w:t>
      </w:r>
      <w:hyperlink w:anchor="_82919e40af9ad2e13647e9d37bbf0956" w:history="1">
        <w:r>
          <w:rPr>
            <w:rStyle w:val="Hyperlink"/>
          </w:rPr>
          <w:t>Rule</w:t>
        </w:r>
      </w:hyperlink>
    </w:p>
    <w:p w14:paraId="646AAA49" w14:textId="77777777" w:rsidR="009811F0" w:rsidRDefault="009811F0" w:rsidP="009811F0">
      <w:pPr>
        <w:ind w:firstLine="720"/>
      </w:pPr>
      <w:r>
        <w:t>‘generalizes’:</w:t>
      </w:r>
      <w:hyperlink w:anchor="_66d62b068053cee3464e1e03e6035eed" w:history="1">
        <w:r>
          <w:rPr>
            <w:rStyle w:val="Hyperlink"/>
          </w:rPr>
          <w:t>Context</w:t>
        </w:r>
      </w:hyperlink>
    </w:p>
    <w:p w14:paraId="6B13B14C" w14:textId="77777777" w:rsidR="009811F0" w:rsidRDefault="009811F0" w:rsidP="009811F0">
      <w:pPr>
        <w:ind w:firstLine="720"/>
      </w:pPr>
      <w:r>
        <w:t>‘specializes’:</w:t>
      </w:r>
      <w:hyperlink w:anchor="_66d62b068053cee3464e1e03e6035eed" w:history="1">
        <w:r>
          <w:rPr>
            <w:rStyle w:val="Hyperlink"/>
          </w:rPr>
          <w:t>Context</w:t>
        </w:r>
      </w:hyperlink>
    </w:p>
    <w:p w14:paraId="6D859755" w14:textId="77777777" w:rsidR="009811F0" w:rsidRDefault="009811F0" w:rsidP="009811F0">
      <w:pPr>
        <w:ind w:firstLine="720"/>
      </w:pPr>
      <w:r>
        <w:t>‘asserts’:</w:t>
      </w:r>
      <w:hyperlink w:anchor="_8c517cf1950741c0f89edebf828214cc" w:history="1">
        <w:r>
          <w:rPr>
            <w:rStyle w:val="Hyperlink"/>
          </w:rPr>
          <w:t>Situation</w:t>
        </w:r>
      </w:hyperlink>
    </w:p>
    <w:p w14:paraId="390B994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D042D4F" w14:textId="77777777" w:rsidR="009811F0" w:rsidRDefault="009811F0" w:rsidP="009811F0">
      <w:pPr>
        <w:ind w:firstLine="720"/>
      </w:pPr>
      <w:r>
        <w:t>‘represented by’:</w:t>
      </w:r>
      <w:hyperlink w:anchor="_1d7f13297e70f68af8189a69a2e52b05" w:history="1">
        <w:r>
          <w:rPr>
            <w:rStyle w:val="Hyperlink"/>
          </w:rPr>
          <w:t>Information</w:t>
        </w:r>
      </w:hyperlink>
    </w:p>
    <w:p w14:paraId="744AF47B" w14:textId="77777777" w:rsidR="009811F0" w:rsidRDefault="009811F0" w:rsidP="009811F0">
      <w:pPr>
        <w:ind w:firstLine="720"/>
      </w:pPr>
      <w:r>
        <w:t>‘identified by’:</w:t>
      </w:r>
      <w:hyperlink w:anchor="_18f8ef1b23e6cdf9278bd94f24f73c26" w:history="1">
        <w:r>
          <w:rPr>
            <w:rStyle w:val="Hyperlink"/>
          </w:rPr>
          <w:t>Identifier</w:t>
        </w:r>
      </w:hyperlink>
    </w:p>
    <w:p w14:paraId="7A920924" w14:textId="77777777" w:rsidR="009811F0" w:rsidRDefault="009811F0" w:rsidP="009811F0">
      <w:pPr>
        <w:ind w:firstLine="720"/>
      </w:pPr>
      <w:r>
        <w:t>‘prefered term’:</w:t>
      </w:r>
      <w:hyperlink w:anchor="_1945edd0888993a52c5dc6467a7b3ef8" w:history="1">
        <w:r>
          <w:rPr>
            <w:rStyle w:val="Hyperlink"/>
          </w:rPr>
          <w:t>Term</w:t>
        </w:r>
      </w:hyperlink>
    </w:p>
    <w:p w14:paraId="4F75B10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1151243" w14:textId="77777777" w:rsidR="009811F0" w:rsidRDefault="009811F0" w:rsidP="009811F0">
      <w:pPr>
        <w:ind w:firstLine="720"/>
      </w:pPr>
      <w:r>
        <w:t>‘created by’:</w:t>
      </w:r>
      <w:hyperlink w:anchor="_dd21593da1e0b28c0a75ed488ef07fd3" w:history="1">
        <w:r>
          <w:rPr>
            <w:rStyle w:val="Hyperlink"/>
          </w:rPr>
          <w:t>Transaction</w:t>
        </w:r>
      </w:hyperlink>
    </w:p>
    <w:p w14:paraId="506A816F" w14:textId="77777777" w:rsidR="009811F0" w:rsidRDefault="009811F0" w:rsidP="009811F0">
      <w:pPr>
        <w:ind w:firstLine="720"/>
      </w:pPr>
      <w:r>
        <w:t>‘invalidated by’:</w:t>
      </w:r>
      <w:hyperlink w:anchor="_dd21593da1e0b28c0a75ed488ef07fd3" w:history="1">
        <w:r>
          <w:rPr>
            <w:rStyle w:val="Hyperlink"/>
          </w:rPr>
          <w:t>Transaction</w:t>
        </w:r>
      </w:hyperlink>
    </w:p>
    <w:p w14:paraId="20F46B26" w14:textId="77777777" w:rsidR="009811F0" w:rsidRDefault="009811F0" w:rsidP="009811F0">
      <w:pPr>
        <w:ind w:firstLine="720"/>
      </w:pPr>
      <w:r>
        <w:t>‘defined by’:</w:t>
      </w:r>
      <w:hyperlink w:anchor="_1a6d88e097d757268d09f68af82fbd34" w:history="1">
        <w:r>
          <w:rPr>
            <w:rStyle w:val="Hyperlink"/>
          </w:rPr>
          <w:t>Definition</w:t>
        </w:r>
      </w:hyperlink>
    </w:p>
    <w:p w14:paraId="5BBF52E4" w14:textId="77777777" w:rsidR="009811F0" w:rsidRDefault="009811F0" w:rsidP="009811F0">
      <w:pPr>
        <w:ind w:firstLine="720"/>
      </w:pPr>
      <w:r>
        <w:t>‘has type’:</w:t>
      </w:r>
      <w:hyperlink w:anchor="_dfe1514224ca21cedba7b2b29802db50" w:history="1">
        <w:r>
          <w:rPr>
            <w:rStyle w:val="Hyperlink"/>
          </w:rPr>
          <w:t>Type</w:t>
        </w:r>
      </w:hyperlink>
    </w:p>
    <w:p w14:paraId="55DBD69C" w14:textId="77777777" w:rsidR="009811F0" w:rsidRDefault="009811F0" w:rsidP="009811F0">
      <w:pPr>
        <w:ind w:firstLine="720"/>
      </w:pPr>
      <w:r>
        <w:t>‘in context of’:</w:t>
      </w:r>
      <w:hyperlink w:anchor="_66d62b068053cee3464e1e03e6035eed" w:history="1">
        <w:r>
          <w:rPr>
            <w:rStyle w:val="Hyperlink"/>
          </w:rPr>
          <w:t>Context</w:t>
        </w:r>
      </w:hyperlink>
    </w:p>
    <w:p w14:paraId="6DC4FA15" w14:textId="77777777" w:rsidR="009811F0" w:rsidRDefault="009811F0" w:rsidP="009811F0">
      <w:pPr>
        <w:ind w:firstLine="720"/>
      </w:pPr>
      <w:r>
        <w:t>‘defined in’:</w:t>
      </w:r>
      <w:hyperlink w:anchor="_693daf0a0de3f4b82a04aee474c3f151" w:history="1">
        <w:r>
          <w:rPr>
            <w:rStyle w:val="Hyperlink"/>
          </w:rPr>
          <w:t>Lexical Scope</w:t>
        </w:r>
      </w:hyperlink>
    </w:p>
    <w:p w14:paraId="38BAE88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5781281" w14:textId="77777777" w:rsidR="009811F0" w:rsidRDefault="009811F0" w:rsidP="009811F0">
      <w:pPr>
        <w:ind w:firstLine="720"/>
      </w:pPr>
      <w:r>
        <w:t>‘ElementID’:</w:t>
      </w:r>
      <w:hyperlink w:anchor="_f904ff1da5bfc3387d892b7e0fe9ecb1" w:history="1">
        <w:r>
          <w:rPr>
            <w:rStyle w:val="Hyperlink"/>
          </w:rPr>
          <w:t>URIIdentifier</w:t>
        </w:r>
      </w:hyperlink>
    </w:p>
    <w:p w14:paraId="1A6AE24A" w14:textId="77777777" w:rsidR="009811F0" w:rsidRDefault="009811F0" w:rsidP="009811F0"/>
    <w:p w14:paraId="1177FB71" w14:textId="77777777" w:rsidR="009811F0" w:rsidRDefault="009811F0" w:rsidP="009811F0">
      <w:pPr>
        <w:pStyle w:val="Heading3"/>
      </w:pPr>
      <w:bookmarkStart w:id="134" w:name="_e6c2e5d52e1652a6c3d27d411345c754"/>
      <w:bookmarkStart w:id="135" w:name="_Toc418510145"/>
      <w:r>
        <w:t>Class Object Operation Type</w:t>
      </w:r>
      <w:bookmarkEnd w:id="134"/>
      <w:bookmarkEnd w:id="135"/>
    </w:p>
    <w:p w14:paraId="42F5C743" w14:textId="77777777" w:rsidR="009811F0" w:rsidRDefault="009811F0" w:rsidP="009811F0">
      <w:r>
        <w:t>An operation bound to a spcific "reciever" in the OO sense.</w:t>
      </w:r>
    </w:p>
    <w:p w14:paraId="69EA2B6E" w14:textId="77777777" w:rsidR="009811F0" w:rsidRDefault="009811F0" w:rsidP="009811F0">
      <w:pPr>
        <w:pStyle w:val="Heading4"/>
      </w:pPr>
      <w:r>
        <w:t>Direct Supertypes</w:t>
      </w:r>
    </w:p>
    <w:p w14:paraId="57910FD9" w14:textId="77777777" w:rsidR="009811F0" w:rsidRDefault="0098398E" w:rsidP="009811F0">
      <w:pPr>
        <w:ind w:left="360"/>
      </w:pPr>
      <w:hyperlink w:anchor="_cff99d2f22ee84a9e95ea582786a897b" w:history="1">
        <w:r w:rsidR="009811F0">
          <w:rPr>
            <w:rStyle w:val="Hyperlink"/>
          </w:rPr>
          <w:t>Function Type</w:t>
        </w:r>
      </w:hyperlink>
    </w:p>
    <w:p w14:paraId="7319DF74" w14:textId="77777777" w:rsidR="009811F0" w:rsidRDefault="009811F0" w:rsidP="009811F0">
      <w:pPr>
        <w:pStyle w:val="Code0"/>
      </w:pPr>
      <w:r w:rsidRPr="00043180">
        <w:rPr>
          <w:b/>
          <w:sz w:val="24"/>
          <w:szCs w:val="24"/>
        </w:rPr>
        <w:t>package</w:t>
      </w:r>
      <w:r>
        <w:t xml:space="preserve"> SIMF Meta Model::Expressions</w:t>
      </w:r>
    </w:p>
    <w:p w14:paraId="429E6D5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f99d2f22ee84a9e95ea582786a897b" w:history="1">
        <w:r>
          <w:rPr>
            <w:rStyle w:val="Hyperlink"/>
          </w:rPr>
          <w:t>Function Type</w:t>
        </w:r>
      </w:hyperlink>
    </w:p>
    <w:p w14:paraId="52D644F4" w14:textId="77777777" w:rsidR="009811F0" w:rsidRDefault="009811F0" w:rsidP="009811F0">
      <w:pPr>
        <w:pStyle w:val="Code0"/>
      </w:pPr>
    </w:p>
    <w:p w14:paraId="01201904" w14:textId="77777777" w:rsidR="009811F0" w:rsidRDefault="009811F0" w:rsidP="009811F0">
      <w:pPr>
        <w:pStyle w:val="Heading4"/>
      </w:pPr>
      <w:r>
        <w:lastRenderedPageBreak/>
        <w:t>Associations</w:t>
      </w:r>
    </w:p>
    <w:p w14:paraId="476C4FCC" w14:textId="77777777" w:rsidR="009811F0" w:rsidRDefault="009811F0" w:rsidP="009811F0">
      <w:pPr>
        <w:ind w:left="605" w:hanging="245"/>
      </w:pPr>
      <w:r>
        <w:rPr>
          <w:noProof/>
        </w:rPr>
        <w:drawing>
          <wp:inline distT="0" distB="0" distL="0" distR="0" wp14:anchorId="582875AC" wp14:editId="233733E8">
            <wp:extent cx="152400" cy="152400"/>
            <wp:effectExtent l="0" t="0" r="0" b="0"/>
            <wp:docPr id="2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reciever:</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213E186F" w14:textId="77777777" w:rsidR="009811F0" w:rsidRDefault="009811F0" w:rsidP="009811F0">
      <w:pPr>
        <w:pStyle w:val="Heading4"/>
      </w:pPr>
      <w:r>
        <w:t>Inherited Features</w:t>
      </w:r>
    </w:p>
    <w:p w14:paraId="663C18AA" w14:textId="77777777" w:rsidR="009811F0" w:rsidRDefault="009811F0" w:rsidP="009811F0">
      <w:r w:rsidRPr="000365A1">
        <w:rPr>
          <w:b/>
          <w:i/>
        </w:rPr>
        <w:t>From</w:t>
      </w:r>
      <w:r>
        <w:t xml:space="preserve"> </w:t>
      </w:r>
      <w:hyperlink w:anchor="_cff99d2f22ee84a9e95ea582786a897b" w:history="1">
        <w:r>
          <w:rPr>
            <w:rStyle w:val="Hyperlink"/>
          </w:rPr>
          <w:t>Function Type</w:t>
        </w:r>
      </w:hyperlink>
      <w:r>
        <w:t xml:space="preserve">: </w:t>
      </w:r>
    </w:p>
    <w:p w14:paraId="2A8B1065" w14:textId="77777777" w:rsidR="009811F0" w:rsidRDefault="009811F0" w:rsidP="009811F0">
      <w:pPr>
        <w:ind w:firstLine="720"/>
      </w:pPr>
      <w:r>
        <w:t>‘is used by’:</w:t>
      </w:r>
      <w:hyperlink w:anchor="_db3e44e523a232e5b77a133d74842e81" w:history="1">
        <w:r>
          <w:rPr>
            <w:rStyle w:val="Hyperlink"/>
          </w:rPr>
          <w:t>Function Call</w:t>
        </w:r>
      </w:hyperlink>
    </w:p>
    <w:p w14:paraId="3400B5FA" w14:textId="77777777" w:rsidR="009811F0" w:rsidRDefault="009811F0" w:rsidP="009811F0">
      <w:pPr>
        <w:ind w:firstLine="720"/>
      </w:pPr>
      <w:r>
        <w:t>‘function result’:</w:t>
      </w:r>
      <w:hyperlink w:anchor="_a8049a836c9b9b5d6df4b578a5836756" w:history="1">
        <w:r>
          <w:rPr>
            <w:rStyle w:val="Hyperlink"/>
          </w:rPr>
          <w:t>Role</w:t>
        </w:r>
      </w:hyperlink>
    </w:p>
    <w:p w14:paraId="1A521602"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5A230A90" w14:textId="77777777" w:rsidR="009811F0" w:rsidRDefault="009811F0" w:rsidP="009811F0">
      <w:pPr>
        <w:ind w:firstLine="720"/>
      </w:pPr>
      <w:r>
        <w:t>‘initial situation’:</w:t>
      </w:r>
      <w:hyperlink w:anchor="_8d9c945b6f864c34fdd7a91d4d62755f" w:history="1">
        <w:r>
          <w:rPr>
            <w:rStyle w:val="Hyperlink"/>
          </w:rPr>
          <w:t>Template</w:t>
        </w:r>
      </w:hyperlink>
    </w:p>
    <w:p w14:paraId="0D592D3A" w14:textId="77777777" w:rsidR="009811F0" w:rsidRDefault="009811F0" w:rsidP="009811F0">
      <w:pPr>
        <w:ind w:firstLine="720"/>
      </w:pPr>
      <w:r>
        <w:t>‘involves’:</w:t>
      </w:r>
      <w:hyperlink w:anchor="_a8049a836c9b9b5d6df4b578a5836756" w:history="1">
        <w:r>
          <w:rPr>
            <w:rStyle w:val="Hyperlink"/>
          </w:rPr>
          <w:t>Role</w:t>
        </w:r>
      </w:hyperlink>
    </w:p>
    <w:p w14:paraId="3128C7AA"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04808414" w14:textId="77777777" w:rsidR="009811F0" w:rsidRDefault="009811F0" w:rsidP="009811F0">
      <w:pPr>
        <w:ind w:firstLine="720"/>
      </w:pPr>
      <w:r>
        <w:t>‘categorizes’:</w:t>
      </w:r>
      <w:hyperlink w:anchor="_a52cb0ff6e414b3170b58afe10b6afcb" w:history="1">
        <w:r>
          <w:rPr>
            <w:rStyle w:val="Hyperlink"/>
          </w:rPr>
          <w:t>Anything</w:t>
        </w:r>
      </w:hyperlink>
    </w:p>
    <w:p w14:paraId="51579309" w14:textId="77777777" w:rsidR="009811F0" w:rsidRDefault="009811F0" w:rsidP="009811F0">
      <w:pPr>
        <w:ind w:firstLine="720"/>
      </w:pPr>
      <w:r>
        <w:t>‘source for’:</w:t>
      </w:r>
      <w:hyperlink w:anchor="_fbe140d2e61a092c9ceffa2d5308ff5e" w:history="1">
        <w:r>
          <w:rPr>
            <w:rStyle w:val="Hyperlink"/>
          </w:rPr>
          <w:t>As-A Rule</w:t>
        </w:r>
      </w:hyperlink>
    </w:p>
    <w:p w14:paraId="27B09AB6" w14:textId="77777777" w:rsidR="009811F0" w:rsidRDefault="009811F0" w:rsidP="009811F0">
      <w:pPr>
        <w:ind w:firstLine="720"/>
      </w:pPr>
      <w:r>
        <w:t>‘target for’:</w:t>
      </w:r>
      <w:hyperlink w:anchor="_fbe140d2e61a092c9ceffa2d5308ff5e" w:history="1">
        <w:r>
          <w:rPr>
            <w:rStyle w:val="Hyperlink"/>
          </w:rPr>
          <w:t>As-A Rule</w:t>
        </w:r>
      </w:hyperlink>
    </w:p>
    <w:p w14:paraId="3D2BF4CF" w14:textId="77777777" w:rsidR="009811F0" w:rsidRDefault="009811F0" w:rsidP="009811F0">
      <w:pPr>
        <w:ind w:firstLine="720"/>
      </w:pPr>
      <w:r>
        <w:t>‘classifiers’:</w:t>
      </w:r>
      <w:hyperlink w:anchor="_3b2e69eb6121d1e3a1180bbe8ee64013" w:history="1">
        <w:r>
          <w:rPr>
            <w:rStyle w:val="Hyperlink"/>
          </w:rPr>
          <w:t>Classification</w:t>
        </w:r>
      </w:hyperlink>
    </w:p>
    <w:p w14:paraId="5A5B87FB" w14:textId="77777777" w:rsidR="009811F0" w:rsidRDefault="009811F0" w:rsidP="009811F0">
      <w:pPr>
        <w:ind w:firstLine="720"/>
      </w:pPr>
      <w:r>
        <w:t>‘has key’:</w:t>
      </w:r>
      <w:hyperlink w:anchor="_1b4bfdc2f6552991ff5cecb390e7e2af" w:history="1">
        <w:r>
          <w:rPr>
            <w:rStyle w:val="Hyperlink"/>
          </w:rPr>
          <w:t>Key</w:t>
        </w:r>
      </w:hyperlink>
    </w:p>
    <w:p w14:paraId="047C9FC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0A1E82" w14:textId="77777777" w:rsidR="009811F0" w:rsidRDefault="009811F0" w:rsidP="009811F0">
      <w:pPr>
        <w:ind w:firstLine="720"/>
      </w:pPr>
      <w:r>
        <w:t>‘defines’:</w:t>
      </w:r>
      <w:hyperlink w:anchor="_a52cb0ff6e414b3170b58afe10b6afcb" w:history="1">
        <w:r>
          <w:rPr>
            <w:rStyle w:val="Hyperlink"/>
          </w:rPr>
          <w:t>Anything</w:t>
        </w:r>
      </w:hyperlink>
    </w:p>
    <w:p w14:paraId="6B41482D" w14:textId="77777777" w:rsidR="009811F0" w:rsidRDefault="009811F0" w:rsidP="009811F0">
      <w:pPr>
        <w:ind w:firstLine="720"/>
      </w:pPr>
      <w:r>
        <w:t>‘changed in’:</w:t>
      </w:r>
      <w:hyperlink w:anchor="_dd21593da1e0b28c0a75ed488ef07fd3" w:history="1">
        <w:r>
          <w:rPr>
            <w:rStyle w:val="Hyperlink"/>
          </w:rPr>
          <w:t>Transaction</w:t>
        </w:r>
      </w:hyperlink>
    </w:p>
    <w:p w14:paraId="427AD63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D78DD29" w14:textId="77777777" w:rsidR="009811F0" w:rsidRDefault="009811F0" w:rsidP="009811F0">
      <w:pPr>
        <w:ind w:firstLine="720"/>
      </w:pPr>
      <w:r>
        <w:t>‘references’:</w:t>
      </w:r>
      <w:hyperlink w:anchor="_0315319befc74caa0a2a7d36cff333c0" w:history="1">
        <w:r>
          <w:rPr>
            <w:rStyle w:val="Hyperlink"/>
          </w:rPr>
          <w:t>Lexical Reference</w:t>
        </w:r>
      </w:hyperlink>
    </w:p>
    <w:p w14:paraId="20C95E4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833020A" w14:textId="77777777" w:rsidR="009811F0" w:rsidRDefault="009811F0" w:rsidP="009811F0">
      <w:pPr>
        <w:ind w:firstLine="720"/>
      </w:pPr>
      <w:r>
        <w:t>‘contextualizes’:</w:t>
      </w:r>
      <w:hyperlink w:anchor="_a52cb0ff6e414b3170b58afe10b6afcb" w:history="1">
        <w:r>
          <w:rPr>
            <w:rStyle w:val="Hyperlink"/>
          </w:rPr>
          <w:t>Anything</w:t>
        </w:r>
      </w:hyperlink>
    </w:p>
    <w:p w14:paraId="07E22C94" w14:textId="77777777" w:rsidR="009811F0" w:rsidRDefault="009811F0" w:rsidP="009811F0">
      <w:pPr>
        <w:ind w:firstLine="720"/>
      </w:pPr>
      <w:r>
        <w:t>‘has rule’:</w:t>
      </w:r>
      <w:hyperlink w:anchor="_82919e40af9ad2e13647e9d37bbf0956" w:history="1">
        <w:r>
          <w:rPr>
            <w:rStyle w:val="Hyperlink"/>
          </w:rPr>
          <w:t>Rule</w:t>
        </w:r>
      </w:hyperlink>
    </w:p>
    <w:p w14:paraId="0AD4CF4F" w14:textId="77777777" w:rsidR="009811F0" w:rsidRDefault="009811F0" w:rsidP="009811F0">
      <w:pPr>
        <w:ind w:firstLine="720"/>
      </w:pPr>
      <w:r>
        <w:t>‘generalizes’:</w:t>
      </w:r>
      <w:hyperlink w:anchor="_66d62b068053cee3464e1e03e6035eed" w:history="1">
        <w:r>
          <w:rPr>
            <w:rStyle w:val="Hyperlink"/>
          </w:rPr>
          <w:t>Context</w:t>
        </w:r>
      </w:hyperlink>
    </w:p>
    <w:p w14:paraId="2121BD41" w14:textId="77777777" w:rsidR="009811F0" w:rsidRDefault="009811F0" w:rsidP="009811F0">
      <w:pPr>
        <w:ind w:firstLine="720"/>
      </w:pPr>
      <w:r>
        <w:t>‘specializes’:</w:t>
      </w:r>
      <w:hyperlink w:anchor="_66d62b068053cee3464e1e03e6035eed" w:history="1">
        <w:r>
          <w:rPr>
            <w:rStyle w:val="Hyperlink"/>
          </w:rPr>
          <w:t>Context</w:t>
        </w:r>
      </w:hyperlink>
    </w:p>
    <w:p w14:paraId="266618E4" w14:textId="77777777" w:rsidR="009811F0" w:rsidRDefault="009811F0" w:rsidP="009811F0">
      <w:pPr>
        <w:ind w:firstLine="720"/>
      </w:pPr>
      <w:r>
        <w:t>‘asserts’:</w:t>
      </w:r>
      <w:hyperlink w:anchor="_8c517cf1950741c0f89edebf828214cc" w:history="1">
        <w:r>
          <w:rPr>
            <w:rStyle w:val="Hyperlink"/>
          </w:rPr>
          <w:t>Situation</w:t>
        </w:r>
      </w:hyperlink>
    </w:p>
    <w:p w14:paraId="35D5B819"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0465AE" w14:textId="77777777" w:rsidR="009811F0" w:rsidRDefault="009811F0" w:rsidP="009811F0">
      <w:pPr>
        <w:ind w:firstLine="720"/>
      </w:pPr>
      <w:r>
        <w:t>‘represented by’:</w:t>
      </w:r>
      <w:hyperlink w:anchor="_1d7f13297e70f68af8189a69a2e52b05" w:history="1">
        <w:r>
          <w:rPr>
            <w:rStyle w:val="Hyperlink"/>
          </w:rPr>
          <w:t>Information</w:t>
        </w:r>
      </w:hyperlink>
    </w:p>
    <w:p w14:paraId="3ABDB2CE" w14:textId="77777777" w:rsidR="009811F0" w:rsidRDefault="009811F0" w:rsidP="009811F0">
      <w:pPr>
        <w:ind w:firstLine="720"/>
      </w:pPr>
      <w:r>
        <w:t>‘identified by’:</w:t>
      </w:r>
      <w:hyperlink w:anchor="_18f8ef1b23e6cdf9278bd94f24f73c26" w:history="1">
        <w:r>
          <w:rPr>
            <w:rStyle w:val="Hyperlink"/>
          </w:rPr>
          <w:t>Identifier</w:t>
        </w:r>
      </w:hyperlink>
    </w:p>
    <w:p w14:paraId="1A816693" w14:textId="77777777" w:rsidR="009811F0" w:rsidRDefault="009811F0" w:rsidP="009811F0">
      <w:pPr>
        <w:ind w:firstLine="720"/>
      </w:pPr>
      <w:r>
        <w:t>‘prefered term’:</w:t>
      </w:r>
      <w:hyperlink w:anchor="_1945edd0888993a52c5dc6467a7b3ef8" w:history="1">
        <w:r>
          <w:rPr>
            <w:rStyle w:val="Hyperlink"/>
          </w:rPr>
          <w:t>Term</w:t>
        </w:r>
      </w:hyperlink>
    </w:p>
    <w:p w14:paraId="7148D1C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1A54206" w14:textId="77777777" w:rsidR="009811F0" w:rsidRDefault="009811F0" w:rsidP="009811F0">
      <w:pPr>
        <w:ind w:firstLine="720"/>
      </w:pPr>
      <w:r>
        <w:t>‘created by’:</w:t>
      </w:r>
      <w:hyperlink w:anchor="_dd21593da1e0b28c0a75ed488ef07fd3" w:history="1">
        <w:r>
          <w:rPr>
            <w:rStyle w:val="Hyperlink"/>
          </w:rPr>
          <w:t>Transaction</w:t>
        </w:r>
      </w:hyperlink>
    </w:p>
    <w:p w14:paraId="0BE29B9A" w14:textId="77777777" w:rsidR="009811F0" w:rsidRDefault="009811F0" w:rsidP="009811F0">
      <w:pPr>
        <w:ind w:firstLine="720"/>
      </w:pPr>
      <w:r>
        <w:t>‘invalidated by’:</w:t>
      </w:r>
      <w:hyperlink w:anchor="_dd21593da1e0b28c0a75ed488ef07fd3" w:history="1">
        <w:r>
          <w:rPr>
            <w:rStyle w:val="Hyperlink"/>
          </w:rPr>
          <w:t>Transaction</w:t>
        </w:r>
      </w:hyperlink>
    </w:p>
    <w:p w14:paraId="0F7817FF" w14:textId="77777777" w:rsidR="009811F0" w:rsidRDefault="009811F0" w:rsidP="009811F0">
      <w:pPr>
        <w:ind w:firstLine="720"/>
      </w:pPr>
      <w:r>
        <w:t>‘defined by’:</w:t>
      </w:r>
      <w:hyperlink w:anchor="_1a6d88e097d757268d09f68af82fbd34" w:history="1">
        <w:r>
          <w:rPr>
            <w:rStyle w:val="Hyperlink"/>
          </w:rPr>
          <w:t>Definition</w:t>
        </w:r>
      </w:hyperlink>
    </w:p>
    <w:p w14:paraId="0D3D5C32" w14:textId="77777777" w:rsidR="009811F0" w:rsidRDefault="009811F0" w:rsidP="009811F0">
      <w:pPr>
        <w:ind w:firstLine="720"/>
      </w:pPr>
      <w:r>
        <w:t>‘has type’:</w:t>
      </w:r>
      <w:hyperlink w:anchor="_dfe1514224ca21cedba7b2b29802db50" w:history="1">
        <w:r>
          <w:rPr>
            <w:rStyle w:val="Hyperlink"/>
          </w:rPr>
          <w:t>Type</w:t>
        </w:r>
      </w:hyperlink>
    </w:p>
    <w:p w14:paraId="06069361" w14:textId="77777777" w:rsidR="009811F0" w:rsidRDefault="009811F0" w:rsidP="009811F0">
      <w:pPr>
        <w:ind w:firstLine="720"/>
      </w:pPr>
      <w:r>
        <w:t>‘in context of’:</w:t>
      </w:r>
      <w:hyperlink w:anchor="_66d62b068053cee3464e1e03e6035eed" w:history="1">
        <w:r>
          <w:rPr>
            <w:rStyle w:val="Hyperlink"/>
          </w:rPr>
          <w:t>Context</w:t>
        </w:r>
      </w:hyperlink>
    </w:p>
    <w:p w14:paraId="45509FF8" w14:textId="77777777" w:rsidR="009811F0" w:rsidRDefault="009811F0" w:rsidP="009811F0">
      <w:pPr>
        <w:ind w:firstLine="720"/>
      </w:pPr>
      <w:r>
        <w:t>‘defined in’:</w:t>
      </w:r>
      <w:hyperlink w:anchor="_693daf0a0de3f4b82a04aee474c3f151" w:history="1">
        <w:r>
          <w:rPr>
            <w:rStyle w:val="Hyperlink"/>
          </w:rPr>
          <w:t>Lexical Scope</w:t>
        </w:r>
      </w:hyperlink>
    </w:p>
    <w:p w14:paraId="4115BB9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9CB8405" w14:textId="77777777" w:rsidR="009811F0" w:rsidRDefault="009811F0" w:rsidP="009811F0">
      <w:pPr>
        <w:ind w:firstLine="720"/>
      </w:pPr>
      <w:r>
        <w:t>‘ElementID’:</w:t>
      </w:r>
      <w:hyperlink w:anchor="_f904ff1da5bfc3387d892b7e0fe9ecb1" w:history="1">
        <w:r>
          <w:rPr>
            <w:rStyle w:val="Hyperlink"/>
          </w:rPr>
          <w:t>URIIdentifier</w:t>
        </w:r>
      </w:hyperlink>
    </w:p>
    <w:p w14:paraId="0F94BC0A" w14:textId="77777777" w:rsidR="009811F0" w:rsidRDefault="009811F0" w:rsidP="009811F0"/>
    <w:p w14:paraId="57FE87CD" w14:textId="77777777" w:rsidR="009811F0" w:rsidRDefault="009811F0" w:rsidP="009811F0">
      <w:pPr>
        <w:pStyle w:val="Heading3"/>
      </w:pPr>
      <w:bookmarkStart w:id="136" w:name="_e835a88d901471c2732c9d670d083de8"/>
      <w:bookmarkStart w:id="137" w:name="_Toc418510146"/>
      <w:r>
        <w:t>Association Return type</w:t>
      </w:r>
      <w:bookmarkEnd w:id="136"/>
      <w:bookmarkEnd w:id="137"/>
    </w:p>
    <w:p w14:paraId="5AAC97D7" w14:textId="77777777" w:rsidR="009811F0" w:rsidRDefault="009811F0" w:rsidP="009811F0">
      <w:pPr>
        <w:pStyle w:val="Code0"/>
      </w:pPr>
      <w:r w:rsidRPr="00043180">
        <w:rPr>
          <w:b/>
          <w:sz w:val="24"/>
          <w:szCs w:val="24"/>
        </w:rPr>
        <w:t>package</w:t>
      </w:r>
      <w:r>
        <w:t xml:space="preserve"> SIMF Meta Model::Expressions</w:t>
      </w:r>
    </w:p>
    <w:p w14:paraId="2A4A012D" w14:textId="77777777" w:rsidR="009811F0" w:rsidRDefault="009811F0" w:rsidP="009811F0">
      <w:pPr>
        <w:pStyle w:val="Heading4"/>
      </w:pPr>
      <w:r>
        <w:t>Association Ends</w:t>
      </w:r>
    </w:p>
    <w:p w14:paraId="741BEEAA" w14:textId="77777777" w:rsidR="009811F0" w:rsidRDefault="009811F0" w:rsidP="009811F0">
      <w:pPr>
        <w:ind w:firstLine="720"/>
      </w:pPr>
      <w:r>
        <w:rPr>
          <w:noProof/>
        </w:rPr>
        <w:drawing>
          <wp:inline distT="0" distB="0" distL="0" distR="0" wp14:anchorId="17CF1EC1" wp14:editId="7FDB92EC">
            <wp:extent cx="152400" cy="152400"/>
            <wp:effectExtent l="0" t="0" r="0" b="0"/>
            <wp:docPr id="2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function result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E9FEF5C" w14:textId="77777777" w:rsidR="009811F0" w:rsidRDefault="009811F0" w:rsidP="009811F0">
      <w:pPr>
        <w:ind w:firstLine="720"/>
      </w:pPr>
      <w:r>
        <w:rPr>
          <w:noProof/>
        </w:rPr>
        <w:drawing>
          <wp:inline distT="0" distB="0" distL="0" distR="0" wp14:anchorId="25A06C82" wp14:editId="166F8BF9">
            <wp:extent cx="152400" cy="152400"/>
            <wp:effectExtent l="0" t="0" r="0" b="0"/>
            <wp:docPr id="26"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 </w:t>
      </w:r>
      <w:hyperlink w:anchor="_cff99d2f22ee84a9e95ea582786a897b" w:history="1">
        <w:r>
          <w:rPr>
            <w:rStyle w:val="Hyperlink"/>
          </w:rPr>
          <w:t>Function Type</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08AE8327" w14:textId="77777777" w:rsidR="009811F0" w:rsidRDefault="009811F0" w:rsidP="009811F0"/>
    <w:p w14:paraId="29EA23D8" w14:textId="77777777" w:rsidR="009811F0" w:rsidRDefault="009811F0" w:rsidP="009811F0">
      <w:pPr>
        <w:pStyle w:val="Heading3"/>
      </w:pPr>
      <w:bookmarkStart w:id="138" w:name="_3a4ba02e26abaf7674f57fd630f4dc8e"/>
      <w:bookmarkStart w:id="139" w:name="_Toc418510147"/>
      <w:r>
        <w:t>Association to</w:t>
      </w:r>
      <w:bookmarkEnd w:id="138"/>
      <w:bookmarkEnd w:id="139"/>
    </w:p>
    <w:p w14:paraId="166DE38C" w14:textId="77777777" w:rsidR="009811F0" w:rsidRDefault="009811F0" w:rsidP="009811F0">
      <w:pPr>
        <w:pStyle w:val="Code0"/>
      </w:pPr>
      <w:r w:rsidRPr="00043180">
        <w:rPr>
          <w:b/>
          <w:sz w:val="24"/>
          <w:szCs w:val="24"/>
        </w:rPr>
        <w:t>package</w:t>
      </w:r>
      <w:r>
        <w:t xml:space="preserve"> SIMF Meta Model::Expressions</w:t>
      </w:r>
    </w:p>
    <w:p w14:paraId="10BF2FAE" w14:textId="77777777" w:rsidR="009811F0" w:rsidRDefault="009811F0" w:rsidP="009811F0">
      <w:pPr>
        <w:pStyle w:val="Heading4"/>
      </w:pPr>
      <w:r>
        <w:lastRenderedPageBreak/>
        <w:t>Association Ends</w:t>
      </w:r>
    </w:p>
    <w:p w14:paraId="1194D412" w14:textId="77777777" w:rsidR="009811F0" w:rsidRDefault="009811F0" w:rsidP="009811F0">
      <w:pPr>
        <w:ind w:firstLine="720"/>
      </w:pPr>
      <w:r>
        <w:rPr>
          <w:noProof/>
        </w:rPr>
        <w:drawing>
          <wp:inline distT="0" distB="0" distL="0" distR="0" wp14:anchorId="505993A4" wp14:editId="1781DFA9">
            <wp:extent cx="152400" cy="152400"/>
            <wp:effectExtent l="0" t="0" r="0" b="0"/>
            <wp:docPr id="2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[0..1]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5987050" w14:textId="77777777" w:rsidR="009811F0" w:rsidRDefault="009811F0" w:rsidP="009811F0">
      <w:pPr>
        <w:ind w:firstLine="720"/>
      </w:pPr>
      <w:r>
        <w:rPr>
          <w:noProof/>
        </w:rPr>
        <w:drawing>
          <wp:inline distT="0" distB="0" distL="0" distR="0" wp14:anchorId="6C6E0B24" wp14:editId="54AE5F7C">
            <wp:extent cx="152400" cy="152400"/>
            <wp:effectExtent l="0" t="0" r="0" b="0"/>
            <wp:docPr id="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 </w:t>
      </w:r>
      <w:hyperlink w:anchor="_0492440b12b90a76377a15324efa2182" w:history="1">
        <w:r>
          <w:rPr>
            <w:rStyle w:val="Hyperlink"/>
          </w:rPr>
          <w:t>Traversal</w:t>
        </w:r>
      </w:hyperlink>
      <w:r>
        <w:t xml:space="preserve">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14196244" w14:textId="77777777" w:rsidR="009811F0" w:rsidRDefault="009811F0" w:rsidP="009811F0"/>
    <w:p w14:paraId="2CDB7CD5" w14:textId="77777777" w:rsidR="009811F0" w:rsidRDefault="009811F0" w:rsidP="009811F0">
      <w:pPr>
        <w:pStyle w:val="Heading3"/>
      </w:pPr>
      <w:bookmarkStart w:id="140" w:name="_0492440b12b90a76377a15324efa2182"/>
      <w:bookmarkStart w:id="141" w:name="_Toc418510148"/>
      <w:r>
        <w:t>Class Traversal</w:t>
      </w:r>
      <w:bookmarkEnd w:id="140"/>
      <w:bookmarkEnd w:id="141"/>
    </w:p>
    <w:p w14:paraId="7B50BEB5" w14:textId="77777777" w:rsidR="009811F0" w:rsidRDefault="009811F0" w:rsidP="009811F0">
      <w:r>
        <w:t>Traversal from the current context to another across a relation. Where &lt;traverses&gt;, &lt;from&gt; or &lt;to&gt; is not defined, any value will suffice.</w:t>
      </w:r>
    </w:p>
    <w:p w14:paraId="63B122F5" w14:textId="77777777" w:rsidR="009811F0" w:rsidRDefault="009811F0" w:rsidP="009811F0">
      <w:pPr>
        <w:pStyle w:val="Heading4"/>
      </w:pPr>
      <w:r>
        <w:t>Direct Supertypes</w:t>
      </w:r>
    </w:p>
    <w:p w14:paraId="1D96FEED" w14:textId="77777777" w:rsidR="009811F0" w:rsidRDefault="0098398E" w:rsidP="009811F0">
      <w:pPr>
        <w:ind w:left="360"/>
      </w:pPr>
      <w:hyperlink w:anchor="_f9bba899ada544a47c36bb071e9024f5" w:history="1">
        <w:r w:rsidR="009811F0">
          <w:rPr>
            <w:rStyle w:val="Hyperlink"/>
          </w:rPr>
          <w:t>Expression</w:t>
        </w:r>
      </w:hyperlink>
    </w:p>
    <w:p w14:paraId="44BE8F7B" w14:textId="77777777" w:rsidR="009811F0" w:rsidRDefault="009811F0" w:rsidP="009811F0">
      <w:pPr>
        <w:pStyle w:val="Code0"/>
      </w:pPr>
      <w:r w:rsidRPr="00043180">
        <w:rPr>
          <w:b/>
          <w:sz w:val="24"/>
          <w:szCs w:val="24"/>
        </w:rPr>
        <w:t>package</w:t>
      </w:r>
      <w:r>
        <w:t xml:space="preserve"> SIMF Meta Model::Expressions</w:t>
      </w:r>
    </w:p>
    <w:p w14:paraId="5D93432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f9bba899ada544a47c36bb071e9024f5" w:history="1">
        <w:r>
          <w:rPr>
            <w:rStyle w:val="Hyperlink"/>
          </w:rPr>
          <w:t>Expression</w:t>
        </w:r>
      </w:hyperlink>
    </w:p>
    <w:p w14:paraId="75848828" w14:textId="77777777" w:rsidR="009811F0" w:rsidRDefault="009811F0" w:rsidP="009811F0">
      <w:pPr>
        <w:pStyle w:val="Code0"/>
      </w:pPr>
    </w:p>
    <w:p w14:paraId="786867EE" w14:textId="77777777" w:rsidR="009811F0" w:rsidRDefault="009811F0" w:rsidP="009811F0">
      <w:pPr>
        <w:pStyle w:val="Heading4"/>
      </w:pPr>
      <w:r>
        <w:t>Associations</w:t>
      </w:r>
    </w:p>
    <w:p w14:paraId="586809F9" w14:textId="77777777" w:rsidR="009811F0" w:rsidRDefault="009811F0" w:rsidP="009811F0">
      <w:pPr>
        <w:ind w:left="605" w:hanging="245"/>
      </w:pPr>
      <w:r>
        <w:rPr>
          <w:noProof/>
        </w:rPr>
        <w:drawing>
          <wp:inline distT="0" distB="0" distL="0" distR="0" wp14:anchorId="4091F82E" wp14:editId="3AEAD846">
            <wp:extent cx="152400" cy="152400"/>
            <wp:effectExtent l="0" t="0" r="0" b="0"/>
            <wp:docPr id="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traverses:</w:t>
      </w:r>
      <w:hyperlink w:anchor="_cfa3d81f355fabfe3776e75965ca1870" w:history="1">
        <w:r>
          <w:rPr>
            <w:rStyle w:val="Hyperlink"/>
          </w:rPr>
          <w:t>Relation Type</w:t>
        </w:r>
      </w:hyperlink>
      <w:r>
        <w:t xml:space="preserve"> [0..1] </w:t>
      </w:r>
    </w:p>
    <w:p w14:paraId="2A5380AE" w14:textId="77777777" w:rsidR="009811F0" w:rsidRDefault="009811F0" w:rsidP="009811F0">
      <w:pPr>
        <w:ind w:left="605" w:hanging="245"/>
      </w:pPr>
      <w:r>
        <w:rPr>
          <w:noProof/>
        </w:rPr>
        <w:drawing>
          <wp:inline distT="0" distB="0" distL="0" distR="0" wp14:anchorId="5E77CDEB" wp14:editId="35239E11">
            <wp:extent cx="152400" cy="152400"/>
            <wp:effectExtent l="0" t="0" r="0" b="0"/>
            <wp:docPr id="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607C6A47" w14:textId="77777777" w:rsidR="009811F0" w:rsidRDefault="009811F0" w:rsidP="009811F0">
      <w:pPr>
        <w:ind w:left="605" w:hanging="245"/>
      </w:pPr>
      <w:r>
        <w:rPr>
          <w:noProof/>
        </w:rPr>
        <w:drawing>
          <wp:inline distT="0" distB="0" distL="0" distR="0" wp14:anchorId="3273C905" wp14:editId="1EF38C4D">
            <wp:extent cx="152400" cy="152400"/>
            <wp:effectExtent l="0" t="0" r="0" b="0"/>
            <wp:docPr id="3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w:t>
      </w:r>
      <w:hyperlink w:anchor="_a8049a836c9b9b5d6df4b578a5836756" w:history="1">
        <w:r>
          <w:rPr>
            <w:rStyle w:val="Hyperlink"/>
          </w:rPr>
          <w:t>Role</w:t>
        </w:r>
      </w:hyperlink>
      <w:r>
        <w:t xml:space="preserve"> [0..1] </w:t>
      </w:r>
    </w:p>
    <w:p w14:paraId="2006022F" w14:textId="77777777" w:rsidR="009811F0" w:rsidRDefault="009811F0" w:rsidP="009811F0">
      <w:pPr>
        <w:pStyle w:val="Heading4"/>
      </w:pPr>
      <w:r>
        <w:t>Inherited Features</w:t>
      </w:r>
    </w:p>
    <w:p w14:paraId="218E7721"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17CED59" w14:textId="77777777" w:rsidR="009811F0" w:rsidRDefault="009811F0" w:rsidP="009811F0">
      <w:pPr>
        <w:ind w:firstLine="720"/>
      </w:pPr>
      <w:r>
        <w:t>‘initial situation’:</w:t>
      </w:r>
      <w:hyperlink w:anchor="_8d9c945b6f864c34fdd7a91d4d62755f" w:history="1">
        <w:r>
          <w:rPr>
            <w:rStyle w:val="Hyperlink"/>
          </w:rPr>
          <w:t>Template</w:t>
        </w:r>
      </w:hyperlink>
    </w:p>
    <w:p w14:paraId="60AA70A8" w14:textId="77777777" w:rsidR="009811F0" w:rsidRDefault="009811F0" w:rsidP="009811F0">
      <w:pPr>
        <w:ind w:firstLine="720"/>
      </w:pPr>
      <w:r>
        <w:t>‘involves’:</w:t>
      </w:r>
      <w:hyperlink w:anchor="_a8049a836c9b9b5d6df4b578a5836756" w:history="1">
        <w:r>
          <w:rPr>
            <w:rStyle w:val="Hyperlink"/>
          </w:rPr>
          <w:t>Role</w:t>
        </w:r>
      </w:hyperlink>
    </w:p>
    <w:p w14:paraId="05B0CAA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A5B388A" w14:textId="77777777" w:rsidR="009811F0" w:rsidRDefault="009811F0" w:rsidP="009811F0">
      <w:pPr>
        <w:ind w:firstLine="720"/>
      </w:pPr>
      <w:r>
        <w:t>‘categorizes’:</w:t>
      </w:r>
      <w:hyperlink w:anchor="_a52cb0ff6e414b3170b58afe10b6afcb" w:history="1">
        <w:r>
          <w:rPr>
            <w:rStyle w:val="Hyperlink"/>
          </w:rPr>
          <w:t>Anything</w:t>
        </w:r>
      </w:hyperlink>
    </w:p>
    <w:p w14:paraId="4894F819" w14:textId="77777777" w:rsidR="009811F0" w:rsidRDefault="009811F0" w:rsidP="009811F0">
      <w:pPr>
        <w:ind w:firstLine="720"/>
      </w:pPr>
      <w:r>
        <w:t>‘source for’:</w:t>
      </w:r>
      <w:hyperlink w:anchor="_fbe140d2e61a092c9ceffa2d5308ff5e" w:history="1">
        <w:r>
          <w:rPr>
            <w:rStyle w:val="Hyperlink"/>
          </w:rPr>
          <w:t>As-A Rule</w:t>
        </w:r>
      </w:hyperlink>
    </w:p>
    <w:p w14:paraId="15FEBB7D" w14:textId="77777777" w:rsidR="009811F0" w:rsidRDefault="009811F0" w:rsidP="009811F0">
      <w:pPr>
        <w:ind w:firstLine="720"/>
      </w:pPr>
      <w:r>
        <w:t>‘target for’:</w:t>
      </w:r>
      <w:hyperlink w:anchor="_fbe140d2e61a092c9ceffa2d5308ff5e" w:history="1">
        <w:r>
          <w:rPr>
            <w:rStyle w:val="Hyperlink"/>
          </w:rPr>
          <w:t>As-A Rule</w:t>
        </w:r>
      </w:hyperlink>
    </w:p>
    <w:p w14:paraId="686B6D2B" w14:textId="77777777" w:rsidR="009811F0" w:rsidRDefault="009811F0" w:rsidP="009811F0">
      <w:pPr>
        <w:ind w:firstLine="720"/>
      </w:pPr>
      <w:r>
        <w:t>‘classifiers’:</w:t>
      </w:r>
      <w:hyperlink w:anchor="_3b2e69eb6121d1e3a1180bbe8ee64013" w:history="1">
        <w:r>
          <w:rPr>
            <w:rStyle w:val="Hyperlink"/>
          </w:rPr>
          <w:t>Classification</w:t>
        </w:r>
      </w:hyperlink>
    </w:p>
    <w:p w14:paraId="7C4804C0" w14:textId="77777777" w:rsidR="009811F0" w:rsidRDefault="009811F0" w:rsidP="009811F0">
      <w:pPr>
        <w:ind w:firstLine="720"/>
      </w:pPr>
      <w:r>
        <w:t>‘has key’:</w:t>
      </w:r>
      <w:hyperlink w:anchor="_1b4bfdc2f6552991ff5cecb390e7e2af" w:history="1">
        <w:r>
          <w:rPr>
            <w:rStyle w:val="Hyperlink"/>
          </w:rPr>
          <w:t>Key</w:t>
        </w:r>
      </w:hyperlink>
    </w:p>
    <w:p w14:paraId="71EB3CC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8885279" w14:textId="77777777" w:rsidR="009811F0" w:rsidRDefault="009811F0" w:rsidP="009811F0">
      <w:pPr>
        <w:ind w:firstLine="720"/>
      </w:pPr>
      <w:r>
        <w:t>‘defines’:</w:t>
      </w:r>
      <w:hyperlink w:anchor="_a52cb0ff6e414b3170b58afe10b6afcb" w:history="1">
        <w:r>
          <w:rPr>
            <w:rStyle w:val="Hyperlink"/>
          </w:rPr>
          <w:t>Anything</w:t>
        </w:r>
      </w:hyperlink>
    </w:p>
    <w:p w14:paraId="50D0C93E" w14:textId="77777777" w:rsidR="009811F0" w:rsidRDefault="009811F0" w:rsidP="009811F0">
      <w:pPr>
        <w:ind w:firstLine="720"/>
      </w:pPr>
      <w:r>
        <w:t>‘changed in’:</w:t>
      </w:r>
      <w:hyperlink w:anchor="_dd21593da1e0b28c0a75ed488ef07fd3" w:history="1">
        <w:r>
          <w:rPr>
            <w:rStyle w:val="Hyperlink"/>
          </w:rPr>
          <w:t>Transaction</w:t>
        </w:r>
      </w:hyperlink>
    </w:p>
    <w:p w14:paraId="74C52ED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BA27D04" w14:textId="77777777" w:rsidR="009811F0" w:rsidRDefault="009811F0" w:rsidP="009811F0">
      <w:pPr>
        <w:ind w:firstLine="720"/>
      </w:pPr>
      <w:r>
        <w:t>‘references’:</w:t>
      </w:r>
      <w:hyperlink w:anchor="_0315319befc74caa0a2a7d36cff333c0" w:history="1">
        <w:r>
          <w:rPr>
            <w:rStyle w:val="Hyperlink"/>
          </w:rPr>
          <w:t>Lexical Reference</w:t>
        </w:r>
      </w:hyperlink>
    </w:p>
    <w:p w14:paraId="33A2E1FD"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AC47118" w14:textId="77777777" w:rsidR="009811F0" w:rsidRDefault="009811F0" w:rsidP="009811F0">
      <w:pPr>
        <w:ind w:firstLine="720"/>
      </w:pPr>
      <w:r>
        <w:t>‘contextualizes’:</w:t>
      </w:r>
      <w:hyperlink w:anchor="_a52cb0ff6e414b3170b58afe10b6afcb" w:history="1">
        <w:r>
          <w:rPr>
            <w:rStyle w:val="Hyperlink"/>
          </w:rPr>
          <w:t>Anything</w:t>
        </w:r>
      </w:hyperlink>
    </w:p>
    <w:p w14:paraId="2D335274" w14:textId="77777777" w:rsidR="009811F0" w:rsidRDefault="009811F0" w:rsidP="009811F0">
      <w:pPr>
        <w:ind w:firstLine="720"/>
      </w:pPr>
      <w:r>
        <w:t>‘has rule’:</w:t>
      </w:r>
      <w:hyperlink w:anchor="_82919e40af9ad2e13647e9d37bbf0956" w:history="1">
        <w:r>
          <w:rPr>
            <w:rStyle w:val="Hyperlink"/>
          </w:rPr>
          <w:t>Rule</w:t>
        </w:r>
      </w:hyperlink>
    </w:p>
    <w:p w14:paraId="24EEF07A" w14:textId="77777777" w:rsidR="009811F0" w:rsidRDefault="009811F0" w:rsidP="009811F0">
      <w:pPr>
        <w:ind w:firstLine="720"/>
      </w:pPr>
      <w:r>
        <w:t>‘generalizes’:</w:t>
      </w:r>
      <w:hyperlink w:anchor="_66d62b068053cee3464e1e03e6035eed" w:history="1">
        <w:r>
          <w:rPr>
            <w:rStyle w:val="Hyperlink"/>
          </w:rPr>
          <w:t>Context</w:t>
        </w:r>
      </w:hyperlink>
    </w:p>
    <w:p w14:paraId="7D8C44F8" w14:textId="77777777" w:rsidR="009811F0" w:rsidRDefault="009811F0" w:rsidP="009811F0">
      <w:pPr>
        <w:ind w:firstLine="720"/>
      </w:pPr>
      <w:r>
        <w:t>‘specializes’:</w:t>
      </w:r>
      <w:hyperlink w:anchor="_66d62b068053cee3464e1e03e6035eed" w:history="1">
        <w:r>
          <w:rPr>
            <w:rStyle w:val="Hyperlink"/>
          </w:rPr>
          <w:t>Context</w:t>
        </w:r>
      </w:hyperlink>
    </w:p>
    <w:p w14:paraId="093ED755" w14:textId="77777777" w:rsidR="009811F0" w:rsidRDefault="009811F0" w:rsidP="009811F0">
      <w:pPr>
        <w:ind w:firstLine="720"/>
      </w:pPr>
      <w:r>
        <w:t>‘asserts’:</w:t>
      </w:r>
      <w:hyperlink w:anchor="_8c517cf1950741c0f89edebf828214cc" w:history="1">
        <w:r>
          <w:rPr>
            <w:rStyle w:val="Hyperlink"/>
          </w:rPr>
          <w:t>Situation</w:t>
        </w:r>
      </w:hyperlink>
    </w:p>
    <w:p w14:paraId="4AD7877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9747A75" w14:textId="77777777" w:rsidR="009811F0" w:rsidRDefault="009811F0" w:rsidP="009811F0">
      <w:pPr>
        <w:ind w:firstLine="720"/>
      </w:pPr>
      <w:r>
        <w:t>‘represented by’:</w:t>
      </w:r>
      <w:hyperlink w:anchor="_1d7f13297e70f68af8189a69a2e52b05" w:history="1">
        <w:r>
          <w:rPr>
            <w:rStyle w:val="Hyperlink"/>
          </w:rPr>
          <w:t>Information</w:t>
        </w:r>
      </w:hyperlink>
    </w:p>
    <w:p w14:paraId="148AA403" w14:textId="77777777" w:rsidR="009811F0" w:rsidRDefault="009811F0" w:rsidP="009811F0">
      <w:pPr>
        <w:ind w:firstLine="720"/>
      </w:pPr>
      <w:r>
        <w:t>‘identified by’:</w:t>
      </w:r>
      <w:hyperlink w:anchor="_18f8ef1b23e6cdf9278bd94f24f73c26" w:history="1">
        <w:r>
          <w:rPr>
            <w:rStyle w:val="Hyperlink"/>
          </w:rPr>
          <w:t>Identifier</w:t>
        </w:r>
      </w:hyperlink>
    </w:p>
    <w:p w14:paraId="25C2C1D6" w14:textId="77777777" w:rsidR="009811F0" w:rsidRDefault="009811F0" w:rsidP="009811F0">
      <w:pPr>
        <w:ind w:firstLine="720"/>
      </w:pPr>
      <w:r>
        <w:t>‘prefered term’:</w:t>
      </w:r>
      <w:hyperlink w:anchor="_1945edd0888993a52c5dc6467a7b3ef8" w:history="1">
        <w:r>
          <w:rPr>
            <w:rStyle w:val="Hyperlink"/>
          </w:rPr>
          <w:t>Term</w:t>
        </w:r>
      </w:hyperlink>
    </w:p>
    <w:p w14:paraId="3B92F1C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F53351E" w14:textId="77777777" w:rsidR="009811F0" w:rsidRDefault="009811F0" w:rsidP="009811F0">
      <w:pPr>
        <w:ind w:firstLine="720"/>
      </w:pPr>
      <w:r>
        <w:t>‘created by’:</w:t>
      </w:r>
      <w:hyperlink w:anchor="_dd21593da1e0b28c0a75ed488ef07fd3" w:history="1">
        <w:r>
          <w:rPr>
            <w:rStyle w:val="Hyperlink"/>
          </w:rPr>
          <w:t>Transaction</w:t>
        </w:r>
      </w:hyperlink>
    </w:p>
    <w:p w14:paraId="06298C1B" w14:textId="77777777" w:rsidR="009811F0" w:rsidRDefault="009811F0" w:rsidP="009811F0">
      <w:pPr>
        <w:ind w:firstLine="720"/>
      </w:pPr>
      <w:r>
        <w:t>‘invalidated by’:</w:t>
      </w:r>
      <w:hyperlink w:anchor="_dd21593da1e0b28c0a75ed488ef07fd3" w:history="1">
        <w:r>
          <w:rPr>
            <w:rStyle w:val="Hyperlink"/>
          </w:rPr>
          <w:t>Transaction</w:t>
        </w:r>
      </w:hyperlink>
    </w:p>
    <w:p w14:paraId="02F090E0" w14:textId="77777777" w:rsidR="009811F0" w:rsidRDefault="009811F0" w:rsidP="009811F0">
      <w:pPr>
        <w:ind w:firstLine="720"/>
      </w:pPr>
      <w:r>
        <w:t>‘defined by’:</w:t>
      </w:r>
      <w:hyperlink w:anchor="_1a6d88e097d757268d09f68af82fbd34" w:history="1">
        <w:r>
          <w:rPr>
            <w:rStyle w:val="Hyperlink"/>
          </w:rPr>
          <w:t>Definition</w:t>
        </w:r>
      </w:hyperlink>
    </w:p>
    <w:p w14:paraId="61F2832A" w14:textId="77777777" w:rsidR="009811F0" w:rsidRDefault="009811F0" w:rsidP="009811F0">
      <w:pPr>
        <w:ind w:firstLine="720"/>
      </w:pPr>
      <w:r>
        <w:t>‘has type’:</w:t>
      </w:r>
      <w:hyperlink w:anchor="_dfe1514224ca21cedba7b2b29802db50" w:history="1">
        <w:r>
          <w:rPr>
            <w:rStyle w:val="Hyperlink"/>
          </w:rPr>
          <w:t>Type</w:t>
        </w:r>
      </w:hyperlink>
    </w:p>
    <w:p w14:paraId="2F9EDF64" w14:textId="77777777" w:rsidR="009811F0" w:rsidRDefault="009811F0" w:rsidP="009811F0">
      <w:pPr>
        <w:ind w:firstLine="720"/>
      </w:pPr>
      <w:r>
        <w:t>‘in context of’:</w:t>
      </w:r>
      <w:hyperlink w:anchor="_66d62b068053cee3464e1e03e6035eed" w:history="1">
        <w:r>
          <w:rPr>
            <w:rStyle w:val="Hyperlink"/>
          </w:rPr>
          <w:t>Context</w:t>
        </w:r>
      </w:hyperlink>
    </w:p>
    <w:p w14:paraId="7CECD6D7" w14:textId="77777777" w:rsidR="009811F0" w:rsidRDefault="009811F0" w:rsidP="009811F0">
      <w:pPr>
        <w:ind w:firstLine="720"/>
      </w:pPr>
      <w:r>
        <w:t>‘defined in’:</w:t>
      </w:r>
      <w:hyperlink w:anchor="_693daf0a0de3f4b82a04aee474c3f151" w:history="1">
        <w:r>
          <w:rPr>
            <w:rStyle w:val="Hyperlink"/>
          </w:rPr>
          <w:t>Lexical Scope</w:t>
        </w:r>
      </w:hyperlink>
    </w:p>
    <w:p w14:paraId="24FAFC4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BADFC19" w14:textId="77777777" w:rsidR="009811F0" w:rsidRDefault="009811F0" w:rsidP="009811F0">
      <w:pPr>
        <w:ind w:firstLine="720"/>
      </w:pPr>
      <w:r>
        <w:t>‘ElementID’:</w:t>
      </w:r>
      <w:hyperlink w:anchor="_f904ff1da5bfc3387d892b7e0fe9ecb1" w:history="1">
        <w:r>
          <w:rPr>
            <w:rStyle w:val="Hyperlink"/>
          </w:rPr>
          <w:t>URIIdentifier</w:t>
        </w:r>
      </w:hyperlink>
    </w:p>
    <w:p w14:paraId="6CAD3B06" w14:textId="77777777" w:rsidR="009811F0" w:rsidRDefault="009811F0" w:rsidP="009811F0">
      <w:r w:rsidRPr="000365A1">
        <w:rPr>
          <w:b/>
          <w:i/>
        </w:rPr>
        <w:lastRenderedPageBreak/>
        <w:t>From</w:t>
      </w:r>
      <w:r>
        <w:t xml:space="preserve"> </w:t>
      </w:r>
      <w:hyperlink w:anchor="_8c517cf1950741c0f89edebf828214cc" w:history="1">
        <w:r>
          <w:rPr>
            <w:rStyle w:val="Hyperlink"/>
          </w:rPr>
          <w:t>Situation</w:t>
        </w:r>
      </w:hyperlink>
      <w:r>
        <w:t xml:space="preserve">: </w:t>
      </w:r>
    </w:p>
    <w:p w14:paraId="4CBE3D41" w14:textId="77777777" w:rsidR="009811F0" w:rsidRDefault="009811F0" w:rsidP="009811F0">
      <w:pPr>
        <w:ind w:firstLine="720"/>
      </w:pPr>
      <w:r>
        <w:t>‘binds’:</w:t>
      </w:r>
      <w:hyperlink w:anchor="_4050167f9abcfb2187d46a6d3c360798" w:history="1">
        <w:r>
          <w:rPr>
            <w:rStyle w:val="Hyperlink"/>
          </w:rPr>
          <w:t>Binding</w:t>
        </w:r>
      </w:hyperlink>
    </w:p>
    <w:p w14:paraId="3940CBFE" w14:textId="77777777" w:rsidR="009811F0" w:rsidRDefault="009811F0" w:rsidP="009811F0">
      <w:pPr>
        <w:ind w:firstLine="720"/>
      </w:pPr>
      <w:r>
        <w:t>‘asserted in’:</w:t>
      </w:r>
      <w:hyperlink w:anchor="_66d62b068053cee3464e1e03e6035eed" w:history="1">
        <w:r>
          <w:rPr>
            <w:rStyle w:val="Hyperlink"/>
          </w:rPr>
          <w:t>Context</w:t>
        </w:r>
      </w:hyperlink>
    </w:p>
    <w:p w14:paraId="05DE9FE6" w14:textId="77777777" w:rsidR="009811F0" w:rsidRDefault="009811F0" w:rsidP="009811F0"/>
    <w:p w14:paraId="48A8FF1D" w14:textId="77777777" w:rsidR="009811F0" w:rsidRDefault="009811F0" w:rsidP="009811F0">
      <w:pPr>
        <w:pStyle w:val="Heading2"/>
      </w:pPr>
      <w:bookmarkStart w:id="142" w:name="_Toc418510149"/>
      <w:r>
        <w:t>SIMF Meta Model::Lexical scope</w:t>
      </w:r>
      <w:bookmarkEnd w:id="142"/>
    </w:p>
    <w:p w14:paraId="164FDD18" w14:textId="77777777" w:rsidR="009811F0" w:rsidRDefault="009811F0" w:rsidP="009811F0">
      <w:r>
        <w:t>Lexical scope defines the structure of models</w:t>
      </w:r>
    </w:p>
    <w:p w14:paraId="10E1A83B" w14:textId="77777777" w:rsidR="009811F0" w:rsidRDefault="009811F0" w:rsidP="009811F0">
      <w:pPr>
        <w:pStyle w:val="Heading3"/>
      </w:pPr>
      <w:bookmarkStart w:id="143" w:name="_Toc418510150"/>
      <w:r>
        <w:t>Diagram: Lexical scope</w:t>
      </w:r>
      <w:bookmarkEnd w:id="143"/>
    </w:p>
    <w:p w14:paraId="3BFF8FFD" w14:textId="77777777" w:rsidR="009811F0" w:rsidRDefault="009811F0" w:rsidP="009811F0">
      <w:pPr>
        <w:jc w:val="center"/>
        <w:rPr>
          <w:rFonts w:cs="Arial"/>
        </w:rPr>
      </w:pPr>
      <w:r>
        <w:rPr>
          <w:noProof/>
        </w:rPr>
        <w:drawing>
          <wp:inline distT="0" distB="0" distL="0" distR="0" wp14:anchorId="005A2464" wp14:editId="1D32CF92">
            <wp:extent cx="5534025" cy="5838825"/>
            <wp:effectExtent l="0" t="0" r="0" b="0"/>
            <wp:docPr id="38" name="Picture 2046292961.jpg" descr="204629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46292961.jpg"/>
                    <pic:cNvPicPr/>
                  </pic:nvPicPr>
                  <pic:blipFill>
                    <a:blip r:embed="rId21" cstate="print"/>
                    <a:stretch>
                      <a:fillRect/>
                    </a:stretch>
                  </pic:blipFill>
                  <pic:spPr>
                    <a:xfrm>
                      <a:off x="0" y="0"/>
                      <a:ext cx="5534025" cy="5838825"/>
                    </a:xfrm>
                    <a:prstGeom prst="rect">
                      <a:avLst/>
                    </a:prstGeom>
                  </pic:spPr>
                </pic:pic>
              </a:graphicData>
            </a:graphic>
          </wp:inline>
        </w:drawing>
      </w:r>
    </w:p>
    <w:p w14:paraId="5643AB5C"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Lexical scope</w:t>
      </w:r>
    </w:p>
    <w:p w14:paraId="7D11C913" w14:textId="77777777" w:rsidR="009811F0" w:rsidRDefault="009811F0" w:rsidP="009811F0">
      <w:r>
        <w:t>An indicator that the referenced context is asserted by (included by reference) the referencing context.</w:t>
      </w:r>
    </w:p>
    <w:p w14:paraId="2E5BEA3F" w14:textId="77777777" w:rsidR="009811F0" w:rsidRDefault="009811F0" w:rsidP="009811F0"/>
    <w:p w14:paraId="17362E9B" w14:textId="77777777" w:rsidR="009811F0" w:rsidRDefault="009811F0" w:rsidP="009811F0">
      <w:pPr>
        <w:pStyle w:val="Heading3"/>
      </w:pPr>
      <w:bookmarkStart w:id="144" w:name="_2aa128e17c8314200d6ed8ee7ec053cc"/>
      <w:bookmarkStart w:id="145" w:name="_Toc418510151"/>
      <w:r>
        <w:lastRenderedPageBreak/>
        <w:t>Class Block</w:t>
      </w:r>
      <w:bookmarkEnd w:id="144"/>
      <w:bookmarkEnd w:id="145"/>
    </w:p>
    <w:p w14:paraId="14A6C13C" w14:textId="77777777" w:rsidR="009811F0" w:rsidRDefault="009811F0" w:rsidP="009811F0">
      <w:r>
        <w:t>A Block defines a set of types and situations.</w:t>
      </w:r>
    </w:p>
    <w:p w14:paraId="5C4FD4DD" w14:textId="77777777" w:rsidR="009811F0" w:rsidRDefault="009811F0" w:rsidP="009811F0">
      <w:pPr>
        <w:pStyle w:val="Heading4"/>
      </w:pPr>
      <w:r>
        <w:t>Direct Supertypes</w:t>
      </w:r>
    </w:p>
    <w:p w14:paraId="7DA619B8" w14:textId="77777777" w:rsidR="009811F0" w:rsidRDefault="0098398E" w:rsidP="009811F0">
      <w:pPr>
        <w:ind w:left="360"/>
      </w:pPr>
      <w:hyperlink w:anchor="_693daf0a0de3f4b82a04aee474c3f151" w:history="1">
        <w:r w:rsidR="009811F0">
          <w:rPr>
            <w:rStyle w:val="Hyperlink"/>
          </w:rPr>
          <w:t>Lexical Scope</w:t>
        </w:r>
      </w:hyperlink>
    </w:p>
    <w:p w14:paraId="68359636" w14:textId="77777777" w:rsidR="009811F0" w:rsidRDefault="009811F0" w:rsidP="009811F0">
      <w:pPr>
        <w:pStyle w:val="Code0"/>
      </w:pPr>
      <w:r w:rsidRPr="00043180">
        <w:rPr>
          <w:b/>
          <w:sz w:val="24"/>
          <w:szCs w:val="24"/>
        </w:rPr>
        <w:t>package</w:t>
      </w:r>
      <w:r>
        <w:t xml:space="preserve"> SIMF Meta Model::Lexical scope</w:t>
      </w:r>
    </w:p>
    <w:p w14:paraId="6AD084E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5C86C830" w14:textId="77777777" w:rsidR="009811F0" w:rsidRDefault="009811F0" w:rsidP="009811F0">
      <w:pPr>
        <w:pStyle w:val="Code0"/>
      </w:pPr>
    </w:p>
    <w:p w14:paraId="39BABD78" w14:textId="77777777" w:rsidR="009811F0" w:rsidRDefault="009811F0" w:rsidP="009811F0">
      <w:pPr>
        <w:pStyle w:val="Heading4"/>
      </w:pPr>
      <w:r>
        <w:t>Inherited Features</w:t>
      </w:r>
    </w:p>
    <w:p w14:paraId="4C036AE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A27FBC0" w14:textId="77777777" w:rsidR="009811F0" w:rsidRDefault="009811F0" w:rsidP="009811F0">
      <w:pPr>
        <w:ind w:firstLine="720"/>
      </w:pPr>
      <w:r>
        <w:t>‘defines’:</w:t>
      </w:r>
      <w:hyperlink w:anchor="_a52cb0ff6e414b3170b58afe10b6afcb" w:history="1">
        <w:r>
          <w:rPr>
            <w:rStyle w:val="Hyperlink"/>
          </w:rPr>
          <w:t>Anything</w:t>
        </w:r>
      </w:hyperlink>
    </w:p>
    <w:p w14:paraId="2AF1CF91" w14:textId="77777777" w:rsidR="009811F0" w:rsidRDefault="009811F0" w:rsidP="009811F0">
      <w:pPr>
        <w:ind w:firstLine="720"/>
      </w:pPr>
      <w:r>
        <w:t>‘changed in’:</w:t>
      </w:r>
      <w:hyperlink w:anchor="_dd21593da1e0b28c0a75ed488ef07fd3" w:history="1">
        <w:r>
          <w:rPr>
            <w:rStyle w:val="Hyperlink"/>
          </w:rPr>
          <w:t>Transaction</w:t>
        </w:r>
      </w:hyperlink>
    </w:p>
    <w:p w14:paraId="19B4A6D9"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2719D03" w14:textId="77777777" w:rsidR="009811F0" w:rsidRDefault="009811F0" w:rsidP="009811F0">
      <w:pPr>
        <w:ind w:firstLine="720"/>
      </w:pPr>
      <w:r>
        <w:t>‘references’:</w:t>
      </w:r>
      <w:hyperlink w:anchor="_0315319befc74caa0a2a7d36cff333c0" w:history="1">
        <w:r>
          <w:rPr>
            <w:rStyle w:val="Hyperlink"/>
          </w:rPr>
          <w:t>Lexical Reference</w:t>
        </w:r>
      </w:hyperlink>
    </w:p>
    <w:p w14:paraId="1BA14F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667A8C6" w14:textId="77777777" w:rsidR="009811F0" w:rsidRDefault="009811F0" w:rsidP="009811F0">
      <w:pPr>
        <w:ind w:firstLine="720"/>
      </w:pPr>
      <w:r>
        <w:t>‘contextualizes’:</w:t>
      </w:r>
      <w:hyperlink w:anchor="_a52cb0ff6e414b3170b58afe10b6afcb" w:history="1">
        <w:r>
          <w:rPr>
            <w:rStyle w:val="Hyperlink"/>
          </w:rPr>
          <w:t>Anything</w:t>
        </w:r>
      </w:hyperlink>
    </w:p>
    <w:p w14:paraId="21C28095" w14:textId="77777777" w:rsidR="009811F0" w:rsidRDefault="009811F0" w:rsidP="009811F0">
      <w:pPr>
        <w:ind w:firstLine="720"/>
      </w:pPr>
      <w:r>
        <w:t>‘has rule’:</w:t>
      </w:r>
      <w:hyperlink w:anchor="_82919e40af9ad2e13647e9d37bbf0956" w:history="1">
        <w:r>
          <w:rPr>
            <w:rStyle w:val="Hyperlink"/>
          </w:rPr>
          <w:t>Rule</w:t>
        </w:r>
      </w:hyperlink>
    </w:p>
    <w:p w14:paraId="3DCBA700" w14:textId="77777777" w:rsidR="009811F0" w:rsidRDefault="009811F0" w:rsidP="009811F0">
      <w:pPr>
        <w:ind w:firstLine="720"/>
      </w:pPr>
      <w:r>
        <w:t>‘generalizes’:</w:t>
      </w:r>
      <w:hyperlink w:anchor="_66d62b068053cee3464e1e03e6035eed" w:history="1">
        <w:r>
          <w:rPr>
            <w:rStyle w:val="Hyperlink"/>
          </w:rPr>
          <w:t>Context</w:t>
        </w:r>
      </w:hyperlink>
    </w:p>
    <w:p w14:paraId="48D280CB" w14:textId="77777777" w:rsidR="009811F0" w:rsidRDefault="009811F0" w:rsidP="009811F0">
      <w:pPr>
        <w:ind w:firstLine="720"/>
      </w:pPr>
      <w:r>
        <w:t>‘specializes’:</w:t>
      </w:r>
      <w:hyperlink w:anchor="_66d62b068053cee3464e1e03e6035eed" w:history="1">
        <w:r>
          <w:rPr>
            <w:rStyle w:val="Hyperlink"/>
          </w:rPr>
          <w:t>Context</w:t>
        </w:r>
      </w:hyperlink>
    </w:p>
    <w:p w14:paraId="4EA3C4C3" w14:textId="77777777" w:rsidR="009811F0" w:rsidRDefault="009811F0" w:rsidP="009811F0">
      <w:pPr>
        <w:ind w:firstLine="720"/>
      </w:pPr>
      <w:r>
        <w:t>‘asserts’:</w:t>
      </w:r>
      <w:hyperlink w:anchor="_8c517cf1950741c0f89edebf828214cc" w:history="1">
        <w:r>
          <w:rPr>
            <w:rStyle w:val="Hyperlink"/>
          </w:rPr>
          <w:t>Situation</w:t>
        </w:r>
      </w:hyperlink>
    </w:p>
    <w:p w14:paraId="7BC03E9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92DE0DA" w14:textId="77777777" w:rsidR="009811F0" w:rsidRDefault="009811F0" w:rsidP="009811F0">
      <w:pPr>
        <w:ind w:firstLine="720"/>
      </w:pPr>
      <w:r>
        <w:t>‘represented by’:</w:t>
      </w:r>
      <w:hyperlink w:anchor="_1d7f13297e70f68af8189a69a2e52b05" w:history="1">
        <w:r>
          <w:rPr>
            <w:rStyle w:val="Hyperlink"/>
          </w:rPr>
          <w:t>Information</w:t>
        </w:r>
      </w:hyperlink>
    </w:p>
    <w:p w14:paraId="1017D574" w14:textId="77777777" w:rsidR="009811F0" w:rsidRDefault="009811F0" w:rsidP="009811F0">
      <w:pPr>
        <w:ind w:firstLine="720"/>
      </w:pPr>
      <w:r>
        <w:t>‘identified by’:</w:t>
      </w:r>
      <w:hyperlink w:anchor="_18f8ef1b23e6cdf9278bd94f24f73c26" w:history="1">
        <w:r>
          <w:rPr>
            <w:rStyle w:val="Hyperlink"/>
          </w:rPr>
          <w:t>Identifier</w:t>
        </w:r>
      </w:hyperlink>
    </w:p>
    <w:p w14:paraId="7D6476D6" w14:textId="77777777" w:rsidR="009811F0" w:rsidRDefault="009811F0" w:rsidP="009811F0">
      <w:pPr>
        <w:ind w:firstLine="720"/>
      </w:pPr>
      <w:r>
        <w:t>‘prefered term’:</w:t>
      </w:r>
      <w:hyperlink w:anchor="_1945edd0888993a52c5dc6467a7b3ef8" w:history="1">
        <w:r>
          <w:rPr>
            <w:rStyle w:val="Hyperlink"/>
          </w:rPr>
          <w:t>Term</w:t>
        </w:r>
      </w:hyperlink>
    </w:p>
    <w:p w14:paraId="122FFCA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5FD92AD" w14:textId="77777777" w:rsidR="009811F0" w:rsidRDefault="009811F0" w:rsidP="009811F0">
      <w:pPr>
        <w:ind w:firstLine="720"/>
      </w:pPr>
      <w:r>
        <w:t>‘created by’:</w:t>
      </w:r>
      <w:hyperlink w:anchor="_dd21593da1e0b28c0a75ed488ef07fd3" w:history="1">
        <w:r>
          <w:rPr>
            <w:rStyle w:val="Hyperlink"/>
          </w:rPr>
          <w:t>Transaction</w:t>
        </w:r>
      </w:hyperlink>
    </w:p>
    <w:p w14:paraId="7BF0CD29" w14:textId="77777777" w:rsidR="009811F0" w:rsidRDefault="009811F0" w:rsidP="009811F0">
      <w:pPr>
        <w:ind w:firstLine="720"/>
      </w:pPr>
      <w:r>
        <w:t>‘invalidated by’:</w:t>
      </w:r>
      <w:hyperlink w:anchor="_dd21593da1e0b28c0a75ed488ef07fd3" w:history="1">
        <w:r>
          <w:rPr>
            <w:rStyle w:val="Hyperlink"/>
          </w:rPr>
          <w:t>Transaction</w:t>
        </w:r>
      </w:hyperlink>
    </w:p>
    <w:p w14:paraId="5FFBA7B0" w14:textId="77777777" w:rsidR="009811F0" w:rsidRDefault="009811F0" w:rsidP="009811F0">
      <w:pPr>
        <w:ind w:firstLine="720"/>
      </w:pPr>
      <w:r>
        <w:t>‘defined by’:</w:t>
      </w:r>
      <w:hyperlink w:anchor="_1a6d88e097d757268d09f68af82fbd34" w:history="1">
        <w:r>
          <w:rPr>
            <w:rStyle w:val="Hyperlink"/>
          </w:rPr>
          <w:t>Definition</w:t>
        </w:r>
      </w:hyperlink>
    </w:p>
    <w:p w14:paraId="545CE646" w14:textId="77777777" w:rsidR="009811F0" w:rsidRDefault="009811F0" w:rsidP="009811F0">
      <w:pPr>
        <w:ind w:firstLine="720"/>
      </w:pPr>
      <w:r>
        <w:t>‘has type’:</w:t>
      </w:r>
      <w:hyperlink w:anchor="_dfe1514224ca21cedba7b2b29802db50" w:history="1">
        <w:r>
          <w:rPr>
            <w:rStyle w:val="Hyperlink"/>
          </w:rPr>
          <w:t>Type</w:t>
        </w:r>
      </w:hyperlink>
    </w:p>
    <w:p w14:paraId="0AFAF562" w14:textId="77777777" w:rsidR="009811F0" w:rsidRDefault="009811F0" w:rsidP="009811F0">
      <w:pPr>
        <w:ind w:firstLine="720"/>
      </w:pPr>
      <w:r>
        <w:t>‘in context of’:</w:t>
      </w:r>
      <w:hyperlink w:anchor="_66d62b068053cee3464e1e03e6035eed" w:history="1">
        <w:r>
          <w:rPr>
            <w:rStyle w:val="Hyperlink"/>
          </w:rPr>
          <w:t>Context</w:t>
        </w:r>
      </w:hyperlink>
    </w:p>
    <w:p w14:paraId="58A45DEF" w14:textId="77777777" w:rsidR="009811F0" w:rsidRDefault="009811F0" w:rsidP="009811F0">
      <w:pPr>
        <w:ind w:firstLine="720"/>
      </w:pPr>
      <w:r>
        <w:t>‘defined in’:</w:t>
      </w:r>
      <w:hyperlink w:anchor="_693daf0a0de3f4b82a04aee474c3f151" w:history="1">
        <w:r>
          <w:rPr>
            <w:rStyle w:val="Hyperlink"/>
          </w:rPr>
          <w:t>Lexical Scope</w:t>
        </w:r>
      </w:hyperlink>
    </w:p>
    <w:p w14:paraId="34B46F8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927F98C" w14:textId="77777777" w:rsidR="009811F0" w:rsidRDefault="009811F0" w:rsidP="009811F0">
      <w:pPr>
        <w:ind w:firstLine="720"/>
      </w:pPr>
      <w:r>
        <w:t>‘ElementID’:</w:t>
      </w:r>
      <w:hyperlink w:anchor="_f904ff1da5bfc3387d892b7e0fe9ecb1" w:history="1">
        <w:r>
          <w:rPr>
            <w:rStyle w:val="Hyperlink"/>
          </w:rPr>
          <w:t>URIIdentifier</w:t>
        </w:r>
      </w:hyperlink>
    </w:p>
    <w:p w14:paraId="5D9D1F5D" w14:textId="77777777" w:rsidR="009811F0" w:rsidRDefault="009811F0" w:rsidP="009811F0"/>
    <w:p w14:paraId="6FC912C4" w14:textId="77777777" w:rsidR="009811F0" w:rsidRDefault="009811F0" w:rsidP="009811F0">
      <w:pPr>
        <w:pStyle w:val="Heading3"/>
      </w:pPr>
      <w:bookmarkStart w:id="146" w:name="_63373b0346ad3a4e524d65160b8f5793"/>
      <w:bookmarkStart w:id="147" w:name="_Toc418510152"/>
      <w:r>
        <w:t>Class Include</w:t>
      </w:r>
      <w:bookmarkEnd w:id="146"/>
      <w:bookmarkEnd w:id="147"/>
    </w:p>
    <w:p w14:paraId="0FE1DD32" w14:textId="77777777" w:rsidR="009811F0" w:rsidRDefault="009811F0" w:rsidP="009811F0">
      <w:r>
        <w:t xml:space="preserve">An external scope that is visible and asserted by the owning lexical scope. </w:t>
      </w:r>
    </w:p>
    <w:p w14:paraId="66EF8188" w14:textId="77777777" w:rsidR="009811F0" w:rsidRDefault="009811F0" w:rsidP="009811F0">
      <w:pPr>
        <w:pStyle w:val="Heading4"/>
      </w:pPr>
      <w:r>
        <w:t>Direct Supertypes</w:t>
      </w:r>
    </w:p>
    <w:p w14:paraId="0D492B5B" w14:textId="77777777" w:rsidR="009811F0" w:rsidRDefault="0098398E" w:rsidP="009811F0">
      <w:pPr>
        <w:ind w:left="360"/>
      </w:pPr>
      <w:hyperlink w:anchor="_0315319befc74caa0a2a7d36cff333c0" w:history="1">
        <w:r w:rsidR="009811F0">
          <w:rPr>
            <w:rStyle w:val="Hyperlink"/>
          </w:rPr>
          <w:t>Lexical Reference</w:t>
        </w:r>
      </w:hyperlink>
    </w:p>
    <w:p w14:paraId="4B10F995" w14:textId="77777777" w:rsidR="009811F0" w:rsidRDefault="009811F0" w:rsidP="009811F0">
      <w:pPr>
        <w:pStyle w:val="Code0"/>
      </w:pPr>
      <w:r w:rsidRPr="00043180">
        <w:rPr>
          <w:b/>
          <w:sz w:val="24"/>
          <w:szCs w:val="24"/>
        </w:rPr>
        <w:t>package</w:t>
      </w:r>
      <w:r>
        <w:t xml:space="preserve"> SIMF Meta Model::Lexical scope</w:t>
      </w:r>
    </w:p>
    <w:p w14:paraId="6543937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315319befc74caa0a2a7d36cff333c0" w:history="1">
        <w:r>
          <w:rPr>
            <w:rStyle w:val="Hyperlink"/>
          </w:rPr>
          <w:t>Lexical Reference</w:t>
        </w:r>
      </w:hyperlink>
    </w:p>
    <w:p w14:paraId="6C7CD089" w14:textId="77777777" w:rsidR="009811F0" w:rsidRDefault="009811F0" w:rsidP="009811F0">
      <w:pPr>
        <w:pStyle w:val="Code0"/>
      </w:pPr>
    </w:p>
    <w:p w14:paraId="0B58FA3B" w14:textId="77777777" w:rsidR="009811F0" w:rsidRDefault="009811F0" w:rsidP="009811F0">
      <w:pPr>
        <w:pStyle w:val="Heading4"/>
      </w:pPr>
      <w:r>
        <w:t>Inherited Features</w:t>
      </w:r>
    </w:p>
    <w:p w14:paraId="6F84509E" w14:textId="77777777" w:rsidR="009811F0" w:rsidRDefault="009811F0" w:rsidP="009811F0">
      <w:r w:rsidRPr="000365A1">
        <w:rPr>
          <w:b/>
          <w:i/>
        </w:rPr>
        <w:t>From</w:t>
      </w:r>
      <w:r>
        <w:t xml:space="preserve"> </w:t>
      </w:r>
      <w:hyperlink w:anchor="_0315319befc74caa0a2a7d36cff333c0" w:history="1">
        <w:r>
          <w:rPr>
            <w:rStyle w:val="Hyperlink"/>
          </w:rPr>
          <w:t>Lexical Reference</w:t>
        </w:r>
      </w:hyperlink>
      <w:r>
        <w:t xml:space="preserve">: </w:t>
      </w:r>
    </w:p>
    <w:p w14:paraId="4215BD87" w14:textId="77777777" w:rsidR="009811F0" w:rsidRDefault="009811F0" w:rsidP="009811F0">
      <w:pPr>
        <w:ind w:firstLine="720"/>
      </w:pPr>
      <w:r>
        <w:t>‘Referenced scope’:</w:t>
      </w:r>
      <w:hyperlink w:anchor="_66d62b068053cee3464e1e03e6035eed" w:history="1">
        <w:r>
          <w:rPr>
            <w:rStyle w:val="Hyperlink"/>
          </w:rPr>
          <w:t>Context</w:t>
        </w:r>
      </w:hyperlink>
    </w:p>
    <w:p w14:paraId="5714AEE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F8672A3" w14:textId="77777777" w:rsidR="009811F0" w:rsidRDefault="009811F0" w:rsidP="009811F0">
      <w:pPr>
        <w:ind w:firstLine="720"/>
      </w:pPr>
      <w:r>
        <w:t>‘contextualizes’:</w:t>
      </w:r>
      <w:hyperlink w:anchor="_a52cb0ff6e414b3170b58afe10b6afcb" w:history="1">
        <w:r>
          <w:rPr>
            <w:rStyle w:val="Hyperlink"/>
          </w:rPr>
          <w:t>Anything</w:t>
        </w:r>
      </w:hyperlink>
    </w:p>
    <w:p w14:paraId="73E8C32F" w14:textId="77777777" w:rsidR="009811F0" w:rsidRDefault="009811F0" w:rsidP="009811F0">
      <w:pPr>
        <w:ind w:firstLine="720"/>
      </w:pPr>
      <w:r>
        <w:t>‘has rule’:</w:t>
      </w:r>
      <w:hyperlink w:anchor="_82919e40af9ad2e13647e9d37bbf0956" w:history="1">
        <w:r>
          <w:rPr>
            <w:rStyle w:val="Hyperlink"/>
          </w:rPr>
          <w:t>Rule</w:t>
        </w:r>
      </w:hyperlink>
    </w:p>
    <w:p w14:paraId="4394D876" w14:textId="77777777" w:rsidR="009811F0" w:rsidRDefault="009811F0" w:rsidP="009811F0">
      <w:pPr>
        <w:ind w:firstLine="720"/>
      </w:pPr>
      <w:r>
        <w:t>‘generalizes’:</w:t>
      </w:r>
      <w:hyperlink w:anchor="_66d62b068053cee3464e1e03e6035eed" w:history="1">
        <w:r>
          <w:rPr>
            <w:rStyle w:val="Hyperlink"/>
          </w:rPr>
          <w:t>Context</w:t>
        </w:r>
      </w:hyperlink>
    </w:p>
    <w:p w14:paraId="40410068" w14:textId="77777777" w:rsidR="009811F0" w:rsidRDefault="009811F0" w:rsidP="009811F0">
      <w:pPr>
        <w:ind w:firstLine="720"/>
      </w:pPr>
      <w:r>
        <w:t>‘specializes’:</w:t>
      </w:r>
      <w:hyperlink w:anchor="_66d62b068053cee3464e1e03e6035eed" w:history="1">
        <w:r>
          <w:rPr>
            <w:rStyle w:val="Hyperlink"/>
          </w:rPr>
          <w:t>Context</w:t>
        </w:r>
      </w:hyperlink>
    </w:p>
    <w:p w14:paraId="18B971F2" w14:textId="77777777" w:rsidR="009811F0" w:rsidRDefault="009811F0" w:rsidP="009811F0">
      <w:pPr>
        <w:ind w:firstLine="720"/>
      </w:pPr>
      <w:r>
        <w:t>‘asserts’:</w:t>
      </w:r>
      <w:hyperlink w:anchor="_8c517cf1950741c0f89edebf828214cc" w:history="1">
        <w:r>
          <w:rPr>
            <w:rStyle w:val="Hyperlink"/>
          </w:rPr>
          <w:t>Situation</w:t>
        </w:r>
      </w:hyperlink>
    </w:p>
    <w:p w14:paraId="1D55146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FD6653" w14:textId="77777777" w:rsidR="009811F0" w:rsidRDefault="009811F0" w:rsidP="009811F0">
      <w:pPr>
        <w:ind w:firstLine="720"/>
      </w:pPr>
      <w:r>
        <w:lastRenderedPageBreak/>
        <w:t>‘represented by’:</w:t>
      </w:r>
      <w:hyperlink w:anchor="_1d7f13297e70f68af8189a69a2e52b05" w:history="1">
        <w:r>
          <w:rPr>
            <w:rStyle w:val="Hyperlink"/>
          </w:rPr>
          <w:t>Information</w:t>
        </w:r>
      </w:hyperlink>
    </w:p>
    <w:p w14:paraId="0B4B57FF" w14:textId="77777777" w:rsidR="009811F0" w:rsidRDefault="009811F0" w:rsidP="009811F0">
      <w:pPr>
        <w:ind w:firstLine="720"/>
      </w:pPr>
      <w:r>
        <w:t>‘identified by’:</w:t>
      </w:r>
      <w:hyperlink w:anchor="_18f8ef1b23e6cdf9278bd94f24f73c26" w:history="1">
        <w:r>
          <w:rPr>
            <w:rStyle w:val="Hyperlink"/>
          </w:rPr>
          <w:t>Identifier</w:t>
        </w:r>
      </w:hyperlink>
    </w:p>
    <w:p w14:paraId="647B7CF2" w14:textId="77777777" w:rsidR="009811F0" w:rsidRDefault="009811F0" w:rsidP="009811F0">
      <w:pPr>
        <w:ind w:firstLine="720"/>
      </w:pPr>
      <w:r>
        <w:t>‘prefered term’:</w:t>
      </w:r>
      <w:hyperlink w:anchor="_1945edd0888993a52c5dc6467a7b3ef8" w:history="1">
        <w:r>
          <w:rPr>
            <w:rStyle w:val="Hyperlink"/>
          </w:rPr>
          <w:t>Term</w:t>
        </w:r>
      </w:hyperlink>
    </w:p>
    <w:p w14:paraId="7075294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9BE638F" w14:textId="77777777" w:rsidR="009811F0" w:rsidRDefault="009811F0" w:rsidP="009811F0">
      <w:pPr>
        <w:ind w:firstLine="720"/>
      </w:pPr>
      <w:r>
        <w:t>‘created by’:</w:t>
      </w:r>
      <w:hyperlink w:anchor="_dd21593da1e0b28c0a75ed488ef07fd3" w:history="1">
        <w:r>
          <w:rPr>
            <w:rStyle w:val="Hyperlink"/>
          </w:rPr>
          <w:t>Transaction</w:t>
        </w:r>
      </w:hyperlink>
    </w:p>
    <w:p w14:paraId="77FE5710" w14:textId="77777777" w:rsidR="009811F0" w:rsidRDefault="009811F0" w:rsidP="009811F0">
      <w:pPr>
        <w:ind w:firstLine="720"/>
      </w:pPr>
      <w:r>
        <w:t>‘invalidated by’:</w:t>
      </w:r>
      <w:hyperlink w:anchor="_dd21593da1e0b28c0a75ed488ef07fd3" w:history="1">
        <w:r>
          <w:rPr>
            <w:rStyle w:val="Hyperlink"/>
          </w:rPr>
          <w:t>Transaction</w:t>
        </w:r>
      </w:hyperlink>
    </w:p>
    <w:p w14:paraId="735EF326" w14:textId="77777777" w:rsidR="009811F0" w:rsidRDefault="009811F0" w:rsidP="009811F0">
      <w:pPr>
        <w:ind w:firstLine="720"/>
      </w:pPr>
      <w:r>
        <w:t>‘defined by’:</w:t>
      </w:r>
      <w:hyperlink w:anchor="_1a6d88e097d757268d09f68af82fbd34" w:history="1">
        <w:r>
          <w:rPr>
            <w:rStyle w:val="Hyperlink"/>
          </w:rPr>
          <w:t>Definition</w:t>
        </w:r>
      </w:hyperlink>
    </w:p>
    <w:p w14:paraId="1CA30034" w14:textId="77777777" w:rsidR="009811F0" w:rsidRDefault="009811F0" w:rsidP="009811F0">
      <w:pPr>
        <w:ind w:firstLine="720"/>
      </w:pPr>
      <w:r>
        <w:t>‘has type’:</w:t>
      </w:r>
      <w:hyperlink w:anchor="_dfe1514224ca21cedba7b2b29802db50" w:history="1">
        <w:r>
          <w:rPr>
            <w:rStyle w:val="Hyperlink"/>
          </w:rPr>
          <w:t>Type</w:t>
        </w:r>
      </w:hyperlink>
    </w:p>
    <w:p w14:paraId="344B870F" w14:textId="77777777" w:rsidR="009811F0" w:rsidRDefault="009811F0" w:rsidP="009811F0">
      <w:pPr>
        <w:ind w:firstLine="720"/>
      </w:pPr>
      <w:r>
        <w:t>‘in context of’:</w:t>
      </w:r>
      <w:hyperlink w:anchor="_66d62b068053cee3464e1e03e6035eed" w:history="1">
        <w:r>
          <w:rPr>
            <w:rStyle w:val="Hyperlink"/>
          </w:rPr>
          <w:t>Context</w:t>
        </w:r>
      </w:hyperlink>
    </w:p>
    <w:p w14:paraId="50891ED1" w14:textId="77777777" w:rsidR="009811F0" w:rsidRDefault="009811F0" w:rsidP="009811F0">
      <w:pPr>
        <w:ind w:firstLine="720"/>
      </w:pPr>
      <w:r>
        <w:t>‘defined in’:</w:t>
      </w:r>
      <w:hyperlink w:anchor="_693daf0a0de3f4b82a04aee474c3f151" w:history="1">
        <w:r>
          <w:rPr>
            <w:rStyle w:val="Hyperlink"/>
          </w:rPr>
          <w:t>Lexical Scope</w:t>
        </w:r>
      </w:hyperlink>
    </w:p>
    <w:p w14:paraId="377025F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46E7AF5" w14:textId="77777777" w:rsidR="009811F0" w:rsidRDefault="009811F0" w:rsidP="009811F0">
      <w:pPr>
        <w:ind w:firstLine="720"/>
      </w:pPr>
      <w:r>
        <w:t>‘ElementID’:</w:t>
      </w:r>
      <w:hyperlink w:anchor="_f904ff1da5bfc3387d892b7e0fe9ecb1" w:history="1">
        <w:r>
          <w:rPr>
            <w:rStyle w:val="Hyperlink"/>
          </w:rPr>
          <w:t>URIIdentifier</w:t>
        </w:r>
      </w:hyperlink>
    </w:p>
    <w:p w14:paraId="7D6FE23D" w14:textId="77777777" w:rsidR="009811F0" w:rsidRDefault="009811F0" w:rsidP="009811F0"/>
    <w:p w14:paraId="48474B2D" w14:textId="77777777" w:rsidR="009811F0" w:rsidRDefault="009811F0" w:rsidP="009811F0">
      <w:pPr>
        <w:pStyle w:val="Heading3"/>
      </w:pPr>
      <w:bookmarkStart w:id="148" w:name="_0315319befc74caa0a2a7d36cff333c0"/>
      <w:bookmarkStart w:id="149" w:name="_Toc418510153"/>
      <w:r>
        <w:t>Class Lexical Reference</w:t>
      </w:r>
      <w:bookmarkEnd w:id="148"/>
      <w:bookmarkEnd w:id="149"/>
    </w:p>
    <w:p w14:paraId="721BD17D" w14:textId="77777777" w:rsidR="009811F0" w:rsidRDefault="009811F0" w:rsidP="009811F0">
      <w:r>
        <w:t>An external scope that is visible to but not necessarily asserted by the owning lexical scope. If "is asserted" is true the lexical scope includes and assets the referenced scope. The reference becomes a proxy for the referenced context.</w:t>
      </w:r>
    </w:p>
    <w:p w14:paraId="3040A7F0" w14:textId="77777777" w:rsidR="009811F0" w:rsidRDefault="009811F0" w:rsidP="009811F0">
      <w:pPr>
        <w:pStyle w:val="Heading4"/>
      </w:pPr>
      <w:r>
        <w:t>Direct Supertypes</w:t>
      </w:r>
    </w:p>
    <w:p w14:paraId="3B778205" w14:textId="77777777" w:rsidR="009811F0" w:rsidRDefault="0098398E" w:rsidP="009811F0">
      <w:pPr>
        <w:ind w:left="360"/>
      </w:pPr>
      <w:hyperlink w:anchor="_66d62b068053cee3464e1e03e6035eed" w:history="1">
        <w:r w:rsidR="009811F0">
          <w:rPr>
            <w:rStyle w:val="Hyperlink"/>
          </w:rPr>
          <w:t>Context</w:t>
        </w:r>
      </w:hyperlink>
    </w:p>
    <w:p w14:paraId="72C3DFDE" w14:textId="77777777" w:rsidR="009811F0" w:rsidRDefault="009811F0" w:rsidP="009811F0">
      <w:pPr>
        <w:pStyle w:val="Code0"/>
      </w:pPr>
      <w:r w:rsidRPr="00043180">
        <w:rPr>
          <w:b/>
          <w:sz w:val="24"/>
          <w:szCs w:val="24"/>
        </w:rPr>
        <w:t>package</w:t>
      </w:r>
      <w:r>
        <w:t xml:space="preserve"> SIMF Meta Model::Lexical scope</w:t>
      </w:r>
    </w:p>
    <w:p w14:paraId="5F70309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6E063008" w14:textId="77777777" w:rsidR="009811F0" w:rsidRDefault="009811F0" w:rsidP="009811F0">
      <w:pPr>
        <w:pStyle w:val="Code0"/>
      </w:pPr>
    </w:p>
    <w:p w14:paraId="7E6D8ECD" w14:textId="77777777" w:rsidR="009811F0" w:rsidRDefault="009811F0" w:rsidP="009811F0">
      <w:pPr>
        <w:pStyle w:val="Heading4"/>
      </w:pPr>
      <w:r>
        <w:t>Associations</w:t>
      </w:r>
    </w:p>
    <w:p w14:paraId="4C0C3DE4" w14:textId="77777777" w:rsidR="009811F0" w:rsidRDefault="009811F0" w:rsidP="009811F0">
      <w:pPr>
        <w:ind w:left="605" w:hanging="245"/>
      </w:pPr>
      <w:r>
        <w:rPr>
          <w:noProof/>
        </w:rPr>
        <w:drawing>
          <wp:inline distT="0" distB="0" distL="0" distR="0" wp14:anchorId="4151D335" wp14:editId="7B205ED5">
            <wp:extent cx="152400" cy="152400"/>
            <wp:effectExtent l="0" t="0" r="0" b="0"/>
            <wp:docPr id="4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Referenced scope:</w:t>
      </w:r>
      <w:hyperlink w:anchor="_66d62b068053cee3464e1e03e6035eed" w:history="1">
        <w:r>
          <w:rPr>
            <w:rStyle w:val="Hyperlink"/>
          </w:rPr>
          <w:t>Context</w:t>
        </w:r>
      </w:hyperlink>
      <w:r>
        <w:t xml:space="preserve"> [1] </w:t>
      </w:r>
    </w:p>
    <w:p w14:paraId="0CAF3191" w14:textId="77777777" w:rsidR="009811F0" w:rsidRDefault="009811F0" w:rsidP="009811F0">
      <w:pPr>
        <w:ind w:left="605" w:hanging="245"/>
      </w:pPr>
      <w:r>
        <w:rPr>
          <w:noProof/>
        </w:rPr>
        <w:drawing>
          <wp:inline distT="0" distB="0" distL="0" distR="0" wp14:anchorId="23E315A1" wp14:editId="59C18BE4">
            <wp:extent cx="152400" cy="152400"/>
            <wp:effectExtent l="0" t="0" r="0" b="0"/>
            <wp:docPr id="4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260b5def3f83400255a93c832b5c2167" w:history="1">
        <w:r>
          <w:rPr>
            <w:rStyle w:val="Hyperlink"/>
          </w:rPr>
          <w:t>Perspective</w:t>
        </w:r>
      </w:hyperlink>
      <w:r>
        <w:t xml:space="preserve"> </w:t>
      </w:r>
    </w:p>
    <w:p w14:paraId="380D4412" w14:textId="77777777" w:rsidR="009811F0" w:rsidRDefault="009811F0" w:rsidP="009811F0">
      <w:pPr>
        <w:pStyle w:val="Heading4"/>
      </w:pPr>
      <w:r>
        <w:t>Inherited Features</w:t>
      </w:r>
    </w:p>
    <w:p w14:paraId="6FF9297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4B8027C" w14:textId="77777777" w:rsidR="009811F0" w:rsidRDefault="009811F0" w:rsidP="009811F0">
      <w:pPr>
        <w:ind w:firstLine="720"/>
      </w:pPr>
      <w:r>
        <w:t>‘contextualizes’:</w:t>
      </w:r>
      <w:hyperlink w:anchor="_a52cb0ff6e414b3170b58afe10b6afcb" w:history="1">
        <w:r>
          <w:rPr>
            <w:rStyle w:val="Hyperlink"/>
          </w:rPr>
          <w:t>Anything</w:t>
        </w:r>
      </w:hyperlink>
    </w:p>
    <w:p w14:paraId="6244237D" w14:textId="77777777" w:rsidR="009811F0" w:rsidRDefault="009811F0" w:rsidP="009811F0">
      <w:pPr>
        <w:ind w:firstLine="720"/>
      </w:pPr>
      <w:r>
        <w:t>‘has rule’:</w:t>
      </w:r>
      <w:hyperlink w:anchor="_82919e40af9ad2e13647e9d37bbf0956" w:history="1">
        <w:r>
          <w:rPr>
            <w:rStyle w:val="Hyperlink"/>
          </w:rPr>
          <w:t>Rule</w:t>
        </w:r>
      </w:hyperlink>
    </w:p>
    <w:p w14:paraId="6B126772" w14:textId="77777777" w:rsidR="009811F0" w:rsidRDefault="009811F0" w:rsidP="009811F0">
      <w:pPr>
        <w:ind w:firstLine="720"/>
      </w:pPr>
      <w:r>
        <w:t>‘generalizes’:</w:t>
      </w:r>
      <w:hyperlink w:anchor="_66d62b068053cee3464e1e03e6035eed" w:history="1">
        <w:r>
          <w:rPr>
            <w:rStyle w:val="Hyperlink"/>
          </w:rPr>
          <w:t>Context</w:t>
        </w:r>
      </w:hyperlink>
    </w:p>
    <w:p w14:paraId="3C1775FA" w14:textId="77777777" w:rsidR="009811F0" w:rsidRDefault="009811F0" w:rsidP="009811F0">
      <w:pPr>
        <w:ind w:firstLine="720"/>
      </w:pPr>
      <w:r>
        <w:t>‘specializes’:</w:t>
      </w:r>
      <w:hyperlink w:anchor="_66d62b068053cee3464e1e03e6035eed" w:history="1">
        <w:r>
          <w:rPr>
            <w:rStyle w:val="Hyperlink"/>
          </w:rPr>
          <w:t>Context</w:t>
        </w:r>
      </w:hyperlink>
    </w:p>
    <w:p w14:paraId="6B15D182" w14:textId="77777777" w:rsidR="009811F0" w:rsidRDefault="009811F0" w:rsidP="009811F0">
      <w:pPr>
        <w:ind w:firstLine="720"/>
      </w:pPr>
      <w:r>
        <w:t>‘asserts’:</w:t>
      </w:r>
      <w:hyperlink w:anchor="_8c517cf1950741c0f89edebf828214cc" w:history="1">
        <w:r>
          <w:rPr>
            <w:rStyle w:val="Hyperlink"/>
          </w:rPr>
          <w:t>Situation</w:t>
        </w:r>
      </w:hyperlink>
    </w:p>
    <w:p w14:paraId="3F13525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34A1BC8" w14:textId="77777777" w:rsidR="009811F0" w:rsidRDefault="009811F0" w:rsidP="009811F0">
      <w:pPr>
        <w:ind w:firstLine="720"/>
      </w:pPr>
      <w:r>
        <w:t>‘represented by’:</w:t>
      </w:r>
      <w:hyperlink w:anchor="_1d7f13297e70f68af8189a69a2e52b05" w:history="1">
        <w:r>
          <w:rPr>
            <w:rStyle w:val="Hyperlink"/>
          </w:rPr>
          <w:t>Information</w:t>
        </w:r>
      </w:hyperlink>
    </w:p>
    <w:p w14:paraId="2D18BB7F" w14:textId="77777777" w:rsidR="009811F0" w:rsidRDefault="009811F0" w:rsidP="009811F0">
      <w:pPr>
        <w:ind w:firstLine="720"/>
      </w:pPr>
      <w:r>
        <w:t>‘identified by’:</w:t>
      </w:r>
      <w:hyperlink w:anchor="_18f8ef1b23e6cdf9278bd94f24f73c26" w:history="1">
        <w:r>
          <w:rPr>
            <w:rStyle w:val="Hyperlink"/>
          </w:rPr>
          <w:t>Identifier</w:t>
        </w:r>
      </w:hyperlink>
    </w:p>
    <w:p w14:paraId="28DDC9EF" w14:textId="77777777" w:rsidR="009811F0" w:rsidRDefault="009811F0" w:rsidP="009811F0">
      <w:pPr>
        <w:ind w:firstLine="720"/>
      </w:pPr>
      <w:r>
        <w:t>‘prefered term’:</w:t>
      </w:r>
      <w:hyperlink w:anchor="_1945edd0888993a52c5dc6467a7b3ef8" w:history="1">
        <w:r>
          <w:rPr>
            <w:rStyle w:val="Hyperlink"/>
          </w:rPr>
          <w:t>Term</w:t>
        </w:r>
      </w:hyperlink>
    </w:p>
    <w:p w14:paraId="5F98A4A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DF15170" w14:textId="77777777" w:rsidR="009811F0" w:rsidRDefault="009811F0" w:rsidP="009811F0">
      <w:pPr>
        <w:ind w:firstLine="720"/>
      </w:pPr>
      <w:r>
        <w:t>‘created by’:</w:t>
      </w:r>
      <w:hyperlink w:anchor="_dd21593da1e0b28c0a75ed488ef07fd3" w:history="1">
        <w:r>
          <w:rPr>
            <w:rStyle w:val="Hyperlink"/>
          </w:rPr>
          <w:t>Transaction</w:t>
        </w:r>
      </w:hyperlink>
    </w:p>
    <w:p w14:paraId="2DCE2D6D" w14:textId="77777777" w:rsidR="009811F0" w:rsidRDefault="009811F0" w:rsidP="009811F0">
      <w:pPr>
        <w:ind w:firstLine="720"/>
      </w:pPr>
      <w:r>
        <w:t>‘invalidated by’:</w:t>
      </w:r>
      <w:hyperlink w:anchor="_dd21593da1e0b28c0a75ed488ef07fd3" w:history="1">
        <w:r>
          <w:rPr>
            <w:rStyle w:val="Hyperlink"/>
          </w:rPr>
          <w:t>Transaction</w:t>
        </w:r>
      </w:hyperlink>
    </w:p>
    <w:p w14:paraId="59B16C43" w14:textId="77777777" w:rsidR="009811F0" w:rsidRDefault="009811F0" w:rsidP="009811F0">
      <w:pPr>
        <w:ind w:firstLine="720"/>
      </w:pPr>
      <w:r>
        <w:t>‘defined by’:</w:t>
      </w:r>
      <w:hyperlink w:anchor="_1a6d88e097d757268d09f68af82fbd34" w:history="1">
        <w:r>
          <w:rPr>
            <w:rStyle w:val="Hyperlink"/>
          </w:rPr>
          <w:t>Definition</w:t>
        </w:r>
      </w:hyperlink>
    </w:p>
    <w:p w14:paraId="069332FD" w14:textId="77777777" w:rsidR="009811F0" w:rsidRDefault="009811F0" w:rsidP="009811F0">
      <w:pPr>
        <w:ind w:firstLine="720"/>
      </w:pPr>
      <w:r>
        <w:t>‘has type’:</w:t>
      </w:r>
      <w:hyperlink w:anchor="_dfe1514224ca21cedba7b2b29802db50" w:history="1">
        <w:r>
          <w:rPr>
            <w:rStyle w:val="Hyperlink"/>
          </w:rPr>
          <w:t>Type</w:t>
        </w:r>
      </w:hyperlink>
    </w:p>
    <w:p w14:paraId="5817D5EC" w14:textId="77777777" w:rsidR="009811F0" w:rsidRDefault="009811F0" w:rsidP="009811F0">
      <w:pPr>
        <w:ind w:firstLine="720"/>
      </w:pPr>
      <w:r>
        <w:t>‘in context of’:</w:t>
      </w:r>
      <w:hyperlink w:anchor="_66d62b068053cee3464e1e03e6035eed" w:history="1">
        <w:r>
          <w:rPr>
            <w:rStyle w:val="Hyperlink"/>
          </w:rPr>
          <w:t>Context</w:t>
        </w:r>
      </w:hyperlink>
    </w:p>
    <w:p w14:paraId="2576998D" w14:textId="77777777" w:rsidR="009811F0" w:rsidRDefault="009811F0" w:rsidP="009811F0">
      <w:pPr>
        <w:ind w:firstLine="720"/>
      </w:pPr>
      <w:r>
        <w:t>‘defined in’:</w:t>
      </w:r>
      <w:hyperlink w:anchor="_693daf0a0de3f4b82a04aee474c3f151" w:history="1">
        <w:r>
          <w:rPr>
            <w:rStyle w:val="Hyperlink"/>
          </w:rPr>
          <w:t>Lexical Scope</w:t>
        </w:r>
      </w:hyperlink>
    </w:p>
    <w:p w14:paraId="51ED6F6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CD73FDF" w14:textId="77777777" w:rsidR="009811F0" w:rsidRDefault="009811F0" w:rsidP="009811F0">
      <w:pPr>
        <w:ind w:firstLine="720"/>
      </w:pPr>
      <w:r>
        <w:t>‘ElementID’:</w:t>
      </w:r>
      <w:hyperlink w:anchor="_f904ff1da5bfc3387d892b7e0fe9ecb1" w:history="1">
        <w:r>
          <w:rPr>
            <w:rStyle w:val="Hyperlink"/>
          </w:rPr>
          <w:t>URIIdentifier</w:t>
        </w:r>
      </w:hyperlink>
    </w:p>
    <w:p w14:paraId="08BA211C" w14:textId="77777777" w:rsidR="009811F0" w:rsidRDefault="009811F0" w:rsidP="009811F0"/>
    <w:p w14:paraId="6794F381" w14:textId="77777777" w:rsidR="009811F0" w:rsidRDefault="009811F0" w:rsidP="009811F0">
      <w:pPr>
        <w:pStyle w:val="Heading3"/>
      </w:pPr>
      <w:bookmarkStart w:id="150" w:name="_693daf0a0de3f4b82a04aee474c3f151"/>
      <w:bookmarkStart w:id="151" w:name="_Toc418510154"/>
      <w:r>
        <w:t>Class Lexical Scope</w:t>
      </w:r>
      <w:bookmarkEnd w:id="150"/>
      <w:bookmarkEnd w:id="151"/>
    </w:p>
    <w:p w14:paraId="584E8EE1" w14:textId="77777777" w:rsidR="009811F0" w:rsidRDefault="009811F0" w:rsidP="009811F0">
      <w:pPr>
        <w:pStyle w:val="Heading4"/>
      </w:pPr>
      <w:r>
        <w:t>Direct Supertypes</w:t>
      </w:r>
    </w:p>
    <w:p w14:paraId="58CC209C" w14:textId="77777777" w:rsidR="009811F0" w:rsidRDefault="0098398E" w:rsidP="009811F0">
      <w:pPr>
        <w:ind w:left="360"/>
      </w:pPr>
      <w:hyperlink w:anchor="_260b5def3f83400255a93c832b5c2167" w:history="1">
        <w:r w:rsidR="009811F0">
          <w:rPr>
            <w:rStyle w:val="Hyperlink"/>
          </w:rPr>
          <w:t>Perspective</w:t>
        </w:r>
      </w:hyperlink>
    </w:p>
    <w:p w14:paraId="2A0BD677" w14:textId="77777777" w:rsidR="009811F0" w:rsidRDefault="009811F0" w:rsidP="009811F0">
      <w:pPr>
        <w:pStyle w:val="Code0"/>
      </w:pPr>
      <w:r w:rsidRPr="00043180">
        <w:rPr>
          <w:b/>
          <w:sz w:val="24"/>
          <w:szCs w:val="24"/>
        </w:rPr>
        <w:t>package</w:t>
      </w:r>
      <w:r>
        <w:t xml:space="preserve"> SIMF Meta Model::Lexical scope</w:t>
      </w:r>
    </w:p>
    <w:p w14:paraId="232F6C3F"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260b5def3f83400255a93c832b5c2167" w:history="1">
        <w:r>
          <w:rPr>
            <w:rStyle w:val="Hyperlink"/>
          </w:rPr>
          <w:t>Perspective</w:t>
        </w:r>
      </w:hyperlink>
    </w:p>
    <w:p w14:paraId="6D587EA2" w14:textId="77777777" w:rsidR="009811F0" w:rsidRDefault="009811F0" w:rsidP="009811F0">
      <w:pPr>
        <w:pStyle w:val="Code0"/>
      </w:pPr>
    </w:p>
    <w:p w14:paraId="76FEED35" w14:textId="77777777" w:rsidR="009811F0" w:rsidRDefault="009811F0" w:rsidP="009811F0">
      <w:pPr>
        <w:pStyle w:val="Heading4"/>
      </w:pPr>
      <w:r>
        <w:t>Associations</w:t>
      </w:r>
    </w:p>
    <w:p w14:paraId="2CDEFADF" w14:textId="77777777" w:rsidR="009811F0" w:rsidRDefault="009811F0" w:rsidP="009811F0">
      <w:pPr>
        <w:ind w:left="605" w:hanging="245"/>
      </w:pPr>
      <w:r>
        <w:rPr>
          <w:noProof/>
        </w:rPr>
        <w:drawing>
          <wp:inline distT="0" distB="0" distL="0" distR="0" wp14:anchorId="712091D3" wp14:editId="0987505B">
            <wp:extent cx="152400" cy="152400"/>
            <wp:effectExtent l="0" t="0" r="0" b="0"/>
            <wp:docPr id="4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014B1728" w14:textId="77777777" w:rsidR="009811F0" w:rsidRDefault="009811F0" w:rsidP="009811F0">
      <w:pPr>
        <w:ind w:left="605" w:hanging="245"/>
      </w:pPr>
      <w:r>
        <w:rPr>
          <w:noProof/>
        </w:rPr>
        <w:drawing>
          <wp:inline distT="0" distB="0" distL="0" distR="0" wp14:anchorId="27225A8C" wp14:editId="6BF87C22">
            <wp:extent cx="152400" cy="152400"/>
            <wp:effectExtent l="0" t="0" r="0" b="0"/>
            <wp:docPr id="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in:</w:t>
      </w:r>
      <w:hyperlink w:anchor="_dd21593da1e0b28c0a75ed488ef07fd3" w:history="1">
        <w:r>
          <w:rPr>
            <w:rStyle w:val="Hyperlink"/>
          </w:rPr>
          <w:t>Transaction</w:t>
        </w:r>
      </w:hyperlink>
      <w:r>
        <w:t xml:space="preserve"> </w:t>
      </w:r>
    </w:p>
    <w:p w14:paraId="38C3FA5A" w14:textId="77777777" w:rsidR="009811F0" w:rsidRDefault="009811F0" w:rsidP="009811F0">
      <w:pPr>
        <w:pStyle w:val="Heading4"/>
      </w:pPr>
      <w:r>
        <w:t>Inherited Features</w:t>
      </w:r>
    </w:p>
    <w:p w14:paraId="5168179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15E4A23" w14:textId="77777777" w:rsidR="009811F0" w:rsidRDefault="009811F0" w:rsidP="009811F0">
      <w:pPr>
        <w:ind w:firstLine="720"/>
      </w:pPr>
      <w:r>
        <w:t>‘references’:</w:t>
      </w:r>
      <w:hyperlink w:anchor="_0315319befc74caa0a2a7d36cff333c0" w:history="1">
        <w:r>
          <w:rPr>
            <w:rStyle w:val="Hyperlink"/>
          </w:rPr>
          <w:t>Lexical Reference</w:t>
        </w:r>
      </w:hyperlink>
    </w:p>
    <w:p w14:paraId="394ED65D"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08289B9" w14:textId="77777777" w:rsidR="009811F0" w:rsidRDefault="009811F0" w:rsidP="009811F0">
      <w:pPr>
        <w:ind w:firstLine="720"/>
      </w:pPr>
      <w:r>
        <w:t>‘contextualizes’:</w:t>
      </w:r>
      <w:hyperlink w:anchor="_a52cb0ff6e414b3170b58afe10b6afcb" w:history="1">
        <w:r>
          <w:rPr>
            <w:rStyle w:val="Hyperlink"/>
          </w:rPr>
          <w:t>Anything</w:t>
        </w:r>
      </w:hyperlink>
    </w:p>
    <w:p w14:paraId="4AEA532D" w14:textId="77777777" w:rsidR="009811F0" w:rsidRDefault="009811F0" w:rsidP="009811F0">
      <w:pPr>
        <w:ind w:firstLine="720"/>
      </w:pPr>
      <w:r>
        <w:t>‘has rule’:</w:t>
      </w:r>
      <w:hyperlink w:anchor="_82919e40af9ad2e13647e9d37bbf0956" w:history="1">
        <w:r>
          <w:rPr>
            <w:rStyle w:val="Hyperlink"/>
          </w:rPr>
          <w:t>Rule</w:t>
        </w:r>
      </w:hyperlink>
    </w:p>
    <w:p w14:paraId="1A85BE71" w14:textId="77777777" w:rsidR="009811F0" w:rsidRDefault="009811F0" w:rsidP="009811F0">
      <w:pPr>
        <w:ind w:firstLine="720"/>
      </w:pPr>
      <w:r>
        <w:t>‘generalizes’:</w:t>
      </w:r>
      <w:hyperlink w:anchor="_66d62b068053cee3464e1e03e6035eed" w:history="1">
        <w:r>
          <w:rPr>
            <w:rStyle w:val="Hyperlink"/>
          </w:rPr>
          <w:t>Context</w:t>
        </w:r>
      </w:hyperlink>
    </w:p>
    <w:p w14:paraId="17E7A768" w14:textId="77777777" w:rsidR="009811F0" w:rsidRDefault="009811F0" w:rsidP="009811F0">
      <w:pPr>
        <w:ind w:firstLine="720"/>
      </w:pPr>
      <w:r>
        <w:t>‘specializes’:</w:t>
      </w:r>
      <w:hyperlink w:anchor="_66d62b068053cee3464e1e03e6035eed" w:history="1">
        <w:r>
          <w:rPr>
            <w:rStyle w:val="Hyperlink"/>
          </w:rPr>
          <w:t>Context</w:t>
        </w:r>
      </w:hyperlink>
    </w:p>
    <w:p w14:paraId="2D0DF6A8" w14:textId="77777777" w:rsidR="009811F0" w:rsidRDefault="009811F0" w:rsidP="009811F0">
      <w:pPr>
        <w:ind w:firstLine="720"/>
      </w:pPr>
      <w:r>
        <w:t>‘asserts’:</w:t>
      </w:r>
      <w:hyperlink w:anchor="_8c517cf1950741c0f89edebf828214cc" w:history="1">
        <w:r>
          <w:rPr>
            <w:rStyle w:val="Hyperlink"/>
          </w:rPr>
          <w:t>Situation</w:t>
        </w:r>
      </w:hyperlink>
    </w:p>
    <w:p w14:paraId="0BBC558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3294B32" w14:textId="77777777" w:rsidR="009811F0" w:rsidRDefault="009811F0" w:rsidP="009811F0">
      <w:pPr>
        <w:ind w:firstLine="720"/>
      </w:pPr>
      <w:r>
        <w:t>‘represented by’:</w:t>
      </w:r>
      <w:hyperlink w:anchor="_1d7f13297e70f68af8189a69a2e52b05" w:history="1">
        <w:r>
          <w:rPr>
            <w:rStyle w:val="Hyperlink"/>
          </w:rPr>
          <w:t>Information</w:t>
        </w:r>
      </w:hyperlink>
    </w:p>
    <w:p w14:paraId="72369760" w14:textId="77777777" w:rsidR="009811F0" w:rsidRDefault="009811F0" w:rsidP="009811F0">
      <w:pPr>
        <w:ind w:firstLine="720"/>
      </w:pPr>
      <w:r>
        <w:t>‘identified by’:</w:t>
      </w:r>
      <w:hyperlink w:anchor="_18f8ef1b23e6cdf9278bd94f24f73c26" w:history="1">
        <w:r>
          <w:rPr>
            <w:rStyle w:val="Hyperlink"/>
          </w:rPr>
          <w:t>Identifier</w:t>
        </w:r>
      </w:hyperlink>
    </w:p>
    <w:p w14:paraId="335A3264" w14:textId="77777777" w:rsidR="009811F0" w:rsidRDefault="009811F0" w:rsidP="009811F0">
      <w:pPr>
        <w:ind w:firstLine="720"/>
      </w:pPr>
      <w:r>
        <w:t>‘prefered term’:</w:t>
      </w:r>
      <w:hyperlink w:anchor="_1945edd0888993a52c5dc6467a7b3ef8" w:history="1">
        <w:r>
          <w:rPr>
            <w:rStyle w:val="Hyperlink"/>
          </w:rPr>
          <w:t>Term</w:t>
        </w:r>
      </w:hyperlink>
    </w:p>
    <w:p w14:paraId="264BEB3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98A6781" w14:textId="77777777" w:rsidR="009811F0" w:rsidRDefault="009811F0" w:rsidP="009811F0">
      <w:pPr>
        <w:ind w:firstLine="720"/>
      </w:pPr>
      <w:r>
        <w:t>‘created by’:</w:t>
      </w:r>
      <w:hyperlink w:anchor="_dd21593da1e0b28c0a75ed488ef07fd3" w:history="1">
        <w:r>
          <w:rPr>
            <w:rStyle w:val="Hyperlink"/>
          </w:rPr>
          <w:t>Transaction</w:t>
        </w:r>
      </w:hyperlink>
    </w:p>
    <w:p w14:paraId="5DB19C40" w14:textId="77777777" w:rsidR="009811F0" w:rsidRDefault="009811F0" w:rsidP="009811F0">
      <w:pPr>
        <w:ind w:firstLine="720"/>
      </w:pPr>
      <w:r>
        <w:t>‘invalidated by’:</w:t>
      </w:r>
      <w:hyperlink w:anchor="_dd21593da1e0b28c0a75ed488ef07fd3" w:history="1">
        <w:r>
          <w:rPr>
            <w:rStyle w:val="Hyperlink"/>
          </w:rPr>
          <w:t>Transaction</w:t>
        </w:r>
      </w:hyperlink>
    </w:p>
    <w:p w14:paraId="01C41BAB" w14:textId="77777777" w:rsidR="009811F0" w:rsidRDefault="009811F0" w:rsidP="009811F0">
      <w:pPr>
        <w:ind w:firstLine="720"/>
      </w:pPr>
      <w:r>
        <w:t>‘defined by’:</w:t>
      </w:r>
      <w:hyperlink w:anchor="_1a6d88e097d757268d09f68af82fbd34" w:history="1">
        <w:r>
          <w:rPr>
            <w:rStyle w:val="Hyperlink"/>
          </w:rPr>
          <w:t>Definition</w:t>
        </w:r>
      </w:hyperlink>
    </w:p>
    <w:p w14:paraId="5B662F7C" w14:textId="77777777" w:rsidR="009811F0" w:rsidRDefault="009811F0" w:rsidP="009811F0">
      <w:pPr>
        <w:ind w:firstLine="720"/>
      </w:pPr>
      <w:r>
        <w:t>‘has type’:</w:t>
      </w:r>
      <w:hyperlink w:anchor="_dfe1514224ca21cedba7b2b29802db50" w:history="1">
        <w:r>
          <w:rPr>
            <w:rStyle w:val="Hyperlink"/>
          </w:rPr>
          <w:t>Type</w:t>
        </w:r>
      </w:hyperlink>
    </w:p>
    <w:p w14:paraId="7A388302" w14:textId="77777777" w:rsidR="009811F0" w:rsidRDefault="009811F0" w:rsidP="009811F0">
      <w:pPr>
        <w:ind w:firstLine="720"/>
      </w:pPr>
      <w:r>
        <w:t>‘in context of’:</w:t>
      </w:r>
      <w:hyperlink w:anchor="_66d62b068053cee3464e1e03e6035eed" w:history="1">
        <w:r>
          <w:rPr>
            <w:rStyle w:val="Hyperlink"/>
          </w:rPr>
          <w:t>Context</w:t>
        </w:r>
      </w:hyperlink>
    </w:p>
    <w:p w14:paraId="6506E833" w14:textId="77777777" w:rsidR="009811F0" w:rsidRDefault="009811F0" w:rsidP="009811F0">
      <w:pPr>
        <w:ind w:firstLine="720"/>
      </w:pPr>
      <w:r>
        <w:t>‘defined in’:</w:t>
      </w:r>
      <w:hyperlink w:anchor="_693daf0a0de3f4b82a04aee474c3f151" w:history="1">
        <w:r>
          <w:rPr>
            <w:rStyle w:val="Hyperlink"/>
          </w:rPr>
          <w:t>Lexical Scope</w:t>
        </w:r>
      </w:hyperlink>
    </w:p>
    <w:p w14:paraId="5506CBC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0C3CC83" w14:textId="77777777" w:rsidR="009811F0" w:rsidRDefault="009811F0" w:rsidP="009811F0">
      <w:pPr>
        <w:ind w:firstLine="720"/>
      </w:pPr>
      <w:r>
        <w:t>‘ElementID’:</w:t>
      </w:r>
      <w:hyperlink w:anchor="_f904ff1da5bfc3387d892b7e0fe9ecb1" w:history="1">
        <w:r>
          <w:rPr>
            <w:rStyle w:val="Hyperlink"/>
          </w:rPr>
          <w:t>URIIdentifier</w:t>
        </w:r>
      </w:hyperlink>
    </w:p>
    <w:p w14:paraId="72897ACE" w14:textId="77777777" w:rsidR="009811F0" w:rsidRDefault="009811F0" w:rsidP="009811F0"/>
    <w:p w14:paraId="1F391A0A" w14:textId="77777777" w:rsidR="009811F0" w:rsidRDefault="009811F0" w:rsidP="009811F0">
      <w:pPr>
        <w:pStyle w:val="Heading3"/>
      </w:pPr>
      <w:bookmarkStart w:id="152" w:name="_dd8aaeec86b7d8c1bfe7420e9594a71b"/>
      <w:bookmarkStart w:id="153" w:name="_Toc418510155"/>
      <w:r>
        <w:t>Class Model</w:t>
      </w:r>
      <w:bookmarkEnd w:id="152"/>
      <w:bookmarkEnd w:id="153"/>
    </w:p>
    <w:p w14:paraId="6CA8B18B" w14:textId="77777777" w:rsidR="009811F0" w:rsidRDefault="009811F0" w:rsidP="009811F0">
      <w:pPr>
        <w:pStyle w:val="Heading4"/>
      </w:pPr>
      <w:r>
        <w:t>Direct Supertypes</w:t>
      </w:r>
    </w:p>
    <w:p w14:paraId="1EB01F61" w14:textId="77777777" w:rsidR="009811F0" w:rsidRDefault="0098398E" w:rsidP="009811F0">
      <w:pPr>
        <w:ind w:left="360"/>
      </w:pPr>
      <w:hyperlink w:anchor="_693daf0a0de3f4b82a04aee474c3f151" w:history="1">
        <w:r w:rsidR="009811F0">
          <w:rPr>
            <w:rStyle w:val="Hyperlink"/>
          </w:rPr>
          <w:t>Lexical Scope</w:t>
        </w:r>
      </w:hyperlink>
    </w:p>
    <w:p w14:paraId="65B085B5" w14:textId="77777777" w:rsidR="009811F0" w:rsidRDefault="009811F0" w:rsidP="009811F0">
      <w:pPr>
        <w:pStyle w:val="Code0"/>
      </w:pPr>
      <w:r w:rsidRPr="00043180">
        <w:rPr>
          <w:b/>
          <w:sz w:val="24"/>
          <w:szCs w:val="24"/>
        </w:rPr>
        <w:t>package</w:t>
      </w:r>
      <w:r>
        <w:t xml:space="preserve"> SIMF Meta Model::Lexical scope</w:t>
      </w:r>
    </w:p>
    <w:p w14:paraId="400656C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93daf0a0de3f4b82a04aee474c3f151" w:history="1">
        <w:r>
          <w:rPr>
            <w:rStyle w:val="Hyperlink"/>
          </w:rPr>
          <w:t>Lexical Scope</w:t>
        </w:r>
      </w:hyperlink>
    </w:p>
    <w:p w14:paraId="4E3D05CF" w14:textId="77777777" w:rsidR="009811F0" w:rsidRDefault="009811F0" w:rsidP="009811F0">
      <w:pPr>
        <w:pStyle w:val="Code0"/>
      </w:pPr>
    </w:p>
    <w:p w14:paraId="1614C266" w14:textId="77777777" w:rsidR="009811F0" w:rsidRDefault="009811F0" w:rsidP="009811F0">
      <w:pPr>
        <w:pStyle w:val="Heading4"/>
      </w:pPr>
      <w:r>
        <w:t>Attributes</w:t>
      </w:r>
    </w:p>
    <w:p w14:paraId="3572819F" w14:textId="77777777" w:rsidR="009811F0" w:rsidRDefault="009811F0" w:rsidP="009811F0">
      <w:pPr>
        <w:pStyle w:val="BodyText2"/>
      </w:pPr>
      <w:r>
        <w:rPr>
          <w:noProof/>
          <w:lang w:bidi="ar-SA"/>
        </w:rPr>
        <w:drawing>
          <wp:inline distT="0" distB="0" distL="0" distR="0" wp14:anchorId="36BF04EF" wp14:editId="592D23E8">
            <wp:extent cx="152400" cy="152400"/>
            <wp:effectExtent l="0" t="0" r="0" b="0"/>
            <wp:docPr id="4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04E37DF1" w14:textId="77777777" w:rsidR="009811F0" w:rsidRDefault="009811F0" w:rsidP="009811F0">
      <w:pPr>
        <w:pStyle w:val="Heading4"/>
      </w:pPr>
      <w:r>
        <w:t>Inherited Features</w:t>
      </w:r>
    </w:p>
    <w:p w14:paraId="26633D7A"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83A2A44" w14:textId="77777777" w:rsidR="009811F0" w:rsidRDefault="009811F0" w:rsidP="009811F0">
      <w:pPr>
        <w:ind w:firstLine="720"/>
      </w:pPr>
      <w:r>
        <w:t>‘defines’:</w:t>
      </w:r>
      <w:hyperlink w:anchor="_a52cb0ff6e414b3170b58afe10b6afcb" w:history="1">
        <w:r>
          <w:rPr>
            <w:rStyle w:val="Hyperlink"/>
          </w:rPr>
          <w:t>Anything</w:t>
        </w:r>
      </w:hyperlink>
    </w:p>
    <w:p w14:paraId="7A744E56" w14:textId="77777777" w:rsidR="009811F0" w:rsidRDefault="009811F0" w:rsidP="009811F0">
      <w:pPr>
        <w:ind w:firstLine="720"/>
      </w:pPr>
      <w:r>
        <w:t>‘changed in’:</w:t>
      </w:r>
      <w:hyperlink w:anchor="_dd21593da1e0b28c0a75ed488ef07fd3" w:history="1">
        <w:r>
          <w:rPr>
            <w:rStyle w:val="Hyperlink"/>
          </w:rPr>
          <w:t>Transaction</w:t>
        </w:r>
      </w:hyperlink>
    </w:p>
    <w:p w14:paraId="5AEE3F1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0F6328A" w14:textId="77777777" w:rsidR="009811F0" w:rsidRDefault="009811F0" w:rsidP="009811F0">
      <w:pPr>
        <w:ind w:firstLine="720"/>
      </w:pPr>
      <w:r>
        <w:t>‘references’:</w:t>
      </w:r>
      <w:hyperlink w:anchor="_0315319befc74caa0a2a7d36cff333c0" w:history="1">
        <w:r>
          <w:rPr>
            <w:rStyle w:val="Hyperlink"/>
          </w:rPr>
          <w:t>Lexical Reference</w:t>
        </w:r>
      </w:hyperlink>
    </w:p>
    <w:p w14:paraId="7FFD96E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E93BDD1" w14:textId="77777777" w:rsidR="009811F0" w:rsidRDefault="009811F0" w:rsidP="009811F0">
      <w:pPr>
        <w:ind w:firstLine="720"/>
      </w:pPr>
      <w:r>
        <w:t>‘contextualizes’:</w:t>
      </w:r>
      <w:hyperlink w:anchor="_a52cb0ff6e414b3170b58afe10b6afcb" w:history="1">
        <w:r>
          <w:rPr>
            <w:rStyle w:val="Hyperlink"/>
          </w:rPr>
          <w:t>Anything</w:t>
        </w:r>
      </w:hyperlink>
    </w:p>
    <w:p w14:paraId="44E5D776" w14:textId="77777777" w:rsidR="009811F0" w:rsidRDefault="009811F0" w:rsidP="009811F0">
      <w:pPr>
        <w:ind w:firstLine="720"/>
      </w:pPr>
      <w:r>
        <w:t>‘has rule’:</w:t>
      </w:r>
      <w:hyperlink w:anchor="_82919e40af9ad2e13647e9d37bbf0956" w:history="1">
        <w:r>
          <w:rPr>
            <w:rStyle w:val="Hyperlink"/>
          </w:rPr>
          <w:t>Rule</w:t>
        </w:r>
      </w:hyperlink>
    </w:p>
    <w:p w14:paraId="4087B038" w14:textId="77777777" w:rsidR="009811F0" w:rsidRDefault="009811F0" w:rsidP="009811F0">
      <w:pPr>
        <w:ind w:firstLine="720"/>
      </w:pPr>
      <w:r>
        <w:t>‘generalizes’:</w:t>
      </w:r>
      <w:hyperlink w:anchor="_66d62b068053cee3464e1e03e6035eed" w:history="1">
        <w:r>
          <w:rPr>
            <w:rStyle w:val="Hyperlink"/>
          </w:rPr>
          <w:t>Context</w:t>
        </w:r>
      </w:hyperlink>
    </w:p>
    <w:p w14:paraId="308032D4" w14:textId="77777777" w:rsidR="009811F0" w:rsidRDefault="009811F0" w:rsidP="009811F0">
      <w:pPr>
        <w:ind w:firstLine="720"/>
      </w:pPr>
      <w:r>
        <w:t>‘specializes’:</w:t>
      </w:r>
      <w:hyperlink w:anchor="_66d62b068053cee3464e1e03e6035eed" w:history="1">
        <w:r>
          <w:rPr>
            <w:rStyle w:val="Hyperlink"/>
          </w:rPr>
          <w:t>Context</w:t>
        </w:r>
      </w:hyperlink>
    </w:p>
    <w:p w14:paraId="412ACABA" w14:textId="77777777" w:rsidR="009811F0" w:rsidRDefault="009811F0" w:rsidP="009811F0">
      <w:pPr>
        <w:ind w:firstLine="720"/>
      </w:pPr>
      <w:r>
        <w:t>‘asserts’:</w:t>
      </w:r>
      <w:hyperlink w:anchor="_8c517cf1950741c0f89edebf828214cc" w:history="1">
        <w:r>
          <w:rPr>
            <w:rStyle w:val="Hyperlink"/>
          </w:rPr>
          <w:t>Situation</w:t>
        </w:r>
      </w:hyperlink>
    </w:p>
    <w:p w14:paraId="21B0280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DFB4716" w14:textId="77777777" w:rsidR="009811F0" w:rsidRDefault="009811F0" w:rsidP="009811F0">
      <w:pPr>
        <w:ind w:firstLine="720"/>
      </w:pPr>
      <w:r>
        <w:lastRenderedPageBreak/>
        <w:t>‘represented by’:</w:t>
      </w:r>
      <w:hyperlink w:anchor="_1d7f13297e70f68af8189a69a2e52b05" w:history="1">
        <w:r>
          <w:rPr>
            <w:rStyle w:val="Hyperlink"/>
          </w:rPr>
          <w:t>Information</w:t>
        </w:r>
      </w:hyperlink>
    </w:p>
    <w:p w14:paraId="2BE314F3" w14:textId="77777777" w:rsidR="009811F0" w:rsidRDefault="009811F0" w:rsidP="009811F0">
      <w:pPr>
        <w:ind w:firstLine="720"/>
      </w:pPr>
      <w:r>
        <w:t>‘identified by’:</w:t>
      </w:r>
      <w:hyperlink w:anchor="_18f8ef1b23e6cdf9278bd94f24f73c26" w:history="1">
        <w:r>
          <w:rPr>
            <w:rStyle w:val="Hyperlink"/>
          </w:rPr>
          <w:t>Identifier</w:t>
        </w:r>
      </w:hyperlink>
    </w:p>
    <w:p w14:paraId="41A76ECA" w14:textId="77777777" w:rsidR="009811F0" w:rsidRDefault="009811F0" w:rsidP="009811F0">
      <w:pPr>
        <w:ind w:firstLine="720"/>
      </w:pPr>
      <w:r>
        <w:t>‘prefered term’:</w:t>
      </w:r>
      <w:hyperlink w:anchor="_1945edd0888993a52c5dc6467a7b3ef8" w:history="1">
        <w:r>
          <w:rPr>
            <w:rStyle w:val="Hyperlink"/>
          </w:rPr>
          <w:t>Term</w:t>
        </w:r>
      </w:hyperlink>
    </w:p>
    <w:p w14:paraId="4F52244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D46C363" w14:textId="77777777" w:rsidR="009811F0" w:rsidRDefault="009811F0" w:rsidP="009811F0">
      <w:pPr>
        <w:ind w:firstLine="720"/>
      </w:pPr>
      <w:r>
        <w:t>‘created by’:</w:t>
      </w:r>
      <w:hyperlink w:anchor="_dd21593da1e0b28c0a75ed488ef07fd3" w:history="1">
        <w:r>
          <w:rPr>
            <w:rStyle w:val="Hyperlink"/>
          </w:rPr>
          <w:t>Transaction</w:t>
        </w:r>
      </w:hyperlink>
    </w:p>
    <w:p w14:paraId="3EC26FA7" w14:textId="77777777" w:rsidR="009811F0" w:rsidRDefault="009811F0" w:rsidP="009811F0">
      <w:pPr>
        <w:ind w:firstLine="720"/>
      </w:pPr>
      <w:r>
        <w:t>‘invalidated by’:</w:t>
      </w:r>
      <w:hyperlink w:anchor="_dd21593da1e0b28c0a75ed488ef07fd3" w:history="1">
        <w:r>
          <w:rPr>
            <w:rStyle w:val="Hyperlink"/>
          </w:rPr>
          <w:t>Transaction</w:t>
        </w:r>
      </w:hyperlink>
    </w:p>
    <w:p w14:paraId="44422678" w14:textId="77777777" w:rsidR="009811F0" w:rsidRDefault="009811F0" w:rsidP="009811F0">
      <w:pPr>
        <w:ind w:firstLine="720"/>
      </w:pPr>
      <w:r>
        <w:t>‘defined by’:</w:t>
      </w:r>
      <w:hyperlink w:anchor="_1a6d88e097d757268d09f68af82fbd34" w:history="1">
        <w:r>
          <w:rPr>
            <w:rStyle w:val="Hyperlink"/>
          </w:rPr>
          <w:t>Definition</w:t>
        </w:r>
      </w:hyperlink>
    </w:p>
    <w:p w14:paraId="38CAAA67" w14:textId="77777777" w:rsidR="009811F0" w:rsidRDefault="009811F0" w:rsidP="009811F0">
      <w:pPr>
        <w:ind w:firstLine="720"/>
      </w:pPr>
      <w:r>
        <w:t>‘has type’:</w:t>
      </w:r>
      <w:hyperlink w:anchor="_dfe1514224ca21cedba7b2b29802db50" w:history="1">
        <w:r>
          <w:rPr>
            <w:rStyle w:val="Hyperlink"/>
          </w:rPr>
          <w:t>Type</w:t>
        </w:r>
      </w:hyperlink>
    </w:p>
    <w:p w14:paraId="51F7FEF8" w14:textId="77777777" w:rsidR="009811F0" w:rsidRDefault="009811F0" w:rsidP="009811F0">
      <w:pPr>
        <w:ind w:firstLine="720"/>
      </w:pPr>
      <w:r>
        <w:t>‘in context of’:</w:t>
      </w:r>
      <w:hyperlink w:anchor="_66d62b068053cee3464e1e03e6035eed" w:history="1">
        <w:r>
          <w:rPr>
            <w:rStyle w:val="Hyperlink"/>
          </w:rPr>
          <w:t>Context</w:t>
        </w:r>
      </w:hyperlink>
    </w:p>
    <w:p w14:paraId="31FD49DC" w14:textId="77777777" w:rsidR="009811F0" w:rsidRDefault="009811F0" w:rsidP="009811F0">
      <w:pPr>
        <w:ind w:firstLine="720"/>
      </w:pPr>
      <w:r>
        <w:t>‘defined in’:</w:t>
      </w:r>
      <w:hyperlink w:anchor="_693daf0a0de3f4b82a04aee474c3f151" w:history="1">
        <w:r>
          <w:rPr>
            <w:rStyle w:val="Hyperlink"/>
          </w:rPr>
          <w:t>Lexical Scope</w:t>
        </w:r>
      </w:hyperlink>
    </w:p>
    <w:p w14:paraId="5D0747A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B53A2A2" w14:textId="77777777" w:rsidR="009811F0" w:rsidRDefault="009811F0" w:rsidP="009811F0">
      <w:pPr>
        <w:ind w:firstLine="720"/>
      </w:pPr>
      <w:r>
        <w:t>‘ElementID’:</w:t>
      </w:r>
      <w:hyperlink w:anchor="_f904ff1da5bfc3387d892b7e0fe9ecb1" w:history="1">
        <w:r>
          <w:rPr>
            <w:rStyle w:val="Hyperlink"/>
          </w:rPr>
          <w:t>URIIdentifier</w:t>
        </w:r>
      </w:hyperlink>
    </w:p>
    <w:p w14:paraId="52931511" w14:textId="77777777" w:rsidR="009811F0" w:rsidRDefault="009811F0" w:rsidP="009811F0"/>
    <w:p w14:paraId="6F9BFC86" w14:textId="77777777" w:rsidR="009811F0" w:rsidRDefault="009811F0" w:rsidP="009811F0">
      <w:pPr>
        <w:pStyle w:val="Heading3"/>
      </w:pPr>
      <w:bookmarkStart w:id="154" w:name="_11c6f71d6b180ede328c4b04dc60b6a8"/>
      <w:bookmarkStart w:id="155" w:name="_Toc418510156"/>
      <w:r>
        <w:t>Class Model Element</w:t>
      </w:r>
      <w:bookmarkEnd w:id="154"/>
      <w:bookmarkEnd w:id="155"/>
    </w:p>
    <w:p w14:paraId="4E33883B" w14:textId="77777777" w:rsidR="009811F0" w:rsidRDefault="009811F0" w:rsidP="009811F0">
      <w:pPr>
        <w:pStyle w:val="Code0"/>
      </w:pPr>
      <w:r w:rsidRPr="00043180">
        <w:rPr>
          <w:b/>
          <w:sz w:val="24"/>
          <w:szCs w:val="24"/>
        </w:rPr>
        <w:t>package</w:t>
      </w:r>
      <w:r>
        <w:t xml:space="preserve"> SIMF Meta Model::Lexical scope</w:t>
      </w:r>
    </w:p>
    <w:p w14:paraId="29FE1A79" w14:textId="77777777" w:rsidR="009811F0" w:rsidRDefault="009811F0" w:rsidP="009811F0">
      <w:pPr>
        <w:pStyle w:val="Heading4"/>
      </w:pPr>
      <w:r>
        <w:t>Attributes</w:t>
      </w:r>
    </w:p>
    <w:p w14:paraId="144A6209" w14:textId="77777777" w:rsidR="009811F0" w:rsidRDefault="009811F0" w:rsidP="009811F0">
      <w:pPr>
        <w:pStyle w:val="BodyText2"/>
      </w:pPr>
      <w:r>
        <w:rPr>
          <w:noProof/>
          <w:lang w:bidi="ar-SA"/>
        </w:rPr>
        <w:drawing>
          <wp:inline distT="0" distB="0" distL="0" distR="0" wp14:anchorId="33C76861" wp14:editId="03FC16B3">
            <wp:extent cx="152400" cy="152400"/>
            <wp:effectExtent l="0" t="0" r="0" b="0"/>
            <wp:docPr id="5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ElementID : </w:t>
      </w:r>
      <w:hyperlink w:anchor="_f904ff1da5bfc3387d892b7e0fe9ecb1" w:history="1">
        <w:r>
          <w:rPr>
            <w:rStyle w:val="Hyperlink"/>
          </w:rPr>
          <w:t>URIIdentifier</w:t>
        </w:r>
      </w:hyperlink>
    </w:p>
    <w:p w14:paraId="049FB117" w14:textId="77777777" w:rsidR="009811F0" w:rsidRDefault="009811F0" w:rsidP="009811F0">
      <w:pPr>
        <w:ind w:left="677" w:firstLine="360"/>
      </w:pPr>
      <w:r>
        <w:t>A "universal ID" for a model element, not to be confused with the ID of what the model element represents.</w:t>
      </w:r>
    </w:p>
    <w:p w14:paraId="7D596D35" w14:textId="77777777" w:rsidR="009811F0" w:rsidRDefault="009811F0" w:rsidP="009811F0"/>
    <w:p w14:paraId="6ABF90BF" w14:textId="77777777" w:rsidR="009811F0" w:rsidRDefault="009811F0" w:rsidP="009811F0">
      <w:pPr>
        <w:pStyle w:val="Heading3"/>
      </w:pPr>
      <w:bookmarkStart w:id="156" w:name="_0506f167988dfda7ae188b66aefe4f05"/>
      <w:bookmarkStart w:id="157" w:name="_Toc418510157"/>
      <w:r>
        <w:t>Class Package</w:t>
      </w:r>
      <w:bookmarkEnd w:id="156"/>
      <w:bookmarkEnd w:id="157"/>
    </w:p>
    <w:p w14:paraId="5220F163" w14:textId="77777777" w:rsidR="009811F0" w:rsidRDefault="009811F0" w:rsidP="009811F0">
      <w:r>
        <w:t>A group of model elements that provides context for those elements.</w:t>
      </w:r>
    </w:p>
    <w:p w14:paraId="54D9426C" w14:textId="77777777" w:rsidR="009811F0" w:rsidRDefault="009811F0" w:rsidP="009811F0">
      <w:pPr>
        <w:pStyle w:val="Heading4"/>
      </w:pPr>
      <w:r>
        <w:t>Direct Supertypes</w:t>
      </w:r>
    </w:p>
    <w:p w14:paraId="2DD612CF" w14:textId="77777777" w:rsidR="009811F0" w:rsidRDefault="0098398E" w:rsidP="009811F0">
      <w:pPr>
        <w:ind w:left="360"/>
      </w:pPr>
      <w:hyperlink w:anchor="_2aa128e17c8314200d6ed8ee7ec053cc" w:history="1">
        <w:r w:rsidR="009811F0">
          <w:rPr>
            <w:rStyle w:val="Hyperlink"/>
          </w:rPr>
          <w:t>Block</w:t>
        </w:r>
      </w:hyperlink>
    </w:p>
    <w:p w14:paraId="089C666B" w14:textId="77777777" w:rsidR="009811F0" w:rsidRDefault="009811F0" w:rsidP="009811F0">
      <w:pPr>
        <w:pStyle w:val="Code0"/>
      </w:pPr>
      <w:r w:rsidRPr="00043180">
        <w:rPr>
          <w:b/>
          <w:sz w:val="24"/>
          <w:szCs w:val="24"/>
        </w:rPr>
        <w:t>package</w:t>
      </w:r>
      <w:r>
        <w:t xml:space="preserve"> SIMF Meta Model::Lexical scope</w:t>
      </w:r>
    </w:p>
    <w:p w14:paraId="7311DAD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p>
    <w:p w14:paraId="0F04ED8E" w14:textId="77777777" w:rsidR="009811F0" w:rsidRDefault="009811F0" w:rsidP="009811F0">
      <w:pPr>
        <w:pStyle w:val="Code0"/>
      </w:pPr>
    </w:p>
    <w:p w14:paraId="4B1A21D9" w14:textId="77777777" w:rsidR="009811F0" w:rsidRDefault="009811F0" w:rsidP="009811F0">
      <w:pPr>
        <w:pStyle w:val="Heading4"/>
      </w:pPr>
      <w:r>
        <w:t>Attributes</w:t>
      </w:r>
    </w:p>
    <w:p w14:paraId="449163B0" w14:textId="77777777" w:rsidR="009811F0" w:rsidRDefault="009811F0" w:rsidP="009811F0">
      <w:pPr>
        <w:pStyle w:val="BodyText2"/>
      </w:pPr>
      <w:r>
        <w:rPr>
          <w:noProof/>
          <w:lang w:bidi="ar-SA"/>
        </w:rPr>
        <w:drawing>
          <wp:inline distT="0" distB="0" distL="0" distR="0" wp14:anchorId="78FF931C" wp14:editId="7FBBA150">
            <wp:extent cx="152400" cy="152400"/>
            <wp:effectExtent l="0" t="0" r="0" b="0"/>
            <wp:docPr id="5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level of abstraction : </w:t>
      </w:r>
      <w:hyperlink w:anchor="_f8d5fc9c395254768dfd7ddce8807215" w:history="1">
        <w:r>
          <w:rPr>
            <w:rStyle w:val="Hyperlink"/>
          </w:rPr>
          <w:t>ModelKind</w:t>
        </w:r>
      </w:hyperlink>
      <w:r>
        <w:t xml:space="preserve"> [0..1]</w:t>
      </w:r>
    </w:p>
    <w:p w14:paraId="18AA3952" w14:textId="77777777" w:rsidR="009811F0" w:rsidRDefault="009811F0" w:rsidP="009811F0">
      <w:pPr>
        <w:pStyle w:val="Heading4"/>
      </w:pPr>
      <w:r>
        <w:t>Inherited Features</w:t>
      </w:r>
    </w:p>
    <w:p w14:paraId="5565C53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4BEBA8" w14:textId="77777777" w:rsidR="009811F0" w:rsidRDefault="009811F0" w:rsidP="009811F0">
      <w:pPr>
        <w:ind w:firstLine="720"/>
      </w:pPr>
      <w:r>
        <w:t>‘defines’:</w:t>
      </w:r>
      <w:hyperlink w:anchor="_a52cb0ff6e414b3170b58afe10b6afcb" w:history="1">
        <w:r>
          <w:rPr>
            <w:rStyle w:val="Hyperlink"/>
          </w:rPr>
          <w:t>Anything</w:t>
        </w:r>
      </w:hyperlink>
    </w:p>
    <w:p w14:paraId="479C5E9A" w14:textId="77777777" w:rsidR="009811F0" w:rsidRDefault="009811F0" w:rsidP="009811F0">
      <w:pPr>
        <w:ind w:firstLine="720"/>
      </w:pPr>
      <w:r>
        <w:t>‘changed in’:</w:t>
      </w:r>
      <w:hyperlink w:anchor="_dd21593da1e0b28c0a75ed488ef07fd3" w:history="1">
        <w:r>
          <w:rPr>
            <w:rStyle w:val="Hyperlink"/>
          </w:rPr>
          <w:t>Transaction</w:t>
        </w:r>
      </w:hyperlink>
    </w:p>
    <w:p w14:paraId="54E61A3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A890C92" w14:textId="77777777" w:rsidR="009811F0" w:rsidRDefault="009811F0" w:rsidP="009811F0">
      <w:pPr>
        <w:ind w:firstLine="720"/>
      </w:pPr>
      <w:r>
        <w:t>‘references’:</w:t>
      </w:r>
      <w:hyperlink w:anchor="_0315319befc74caa0a2a7d36cff333c0" w:history="1">
        <w:r>
          <w:rPr>
            <w:rStyle w:val="Hyperlink"/>
          </w:rPr>
          <w:t>Lexical Reference</w:t>
        </w:r>
      </w:hyperlink>
    </w:p>
    <w:p w14:paraId="16B40D4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46E97F8" w14:textId="77777777" w:rsidR="009811F0" w:rsidRDefault="009811F0" w:rsidP="009811F0">
      <w:pPr>
        <w:ind w:firstLine="720"/>
      </w:pPr>
      <w:r>
        <w:t>‘contextualizes’:</w:t>
      </w:r>
      <w:hyperlink w:anchor="_a52cb0ff6e414b3170b58afe10b6afcb" w:history="1">
        <w:r>
          <w:rPr>
            <w:rStyle w:val="Hyperlink"/>
          </w:rPr>
          <w:t>Anything</w:t>
        </w:r>
      </w:hyperlink>
    </w:p>
    <w:p w14:paraId="71C8AE87" w14:textId="77777777" w:rsidR="009811F0" w:rsidRDefault="009811F0" w:rsidP="009811F0">
      <w:pPr>
        <w:ind w:firstLine="720"/>
      </w:pPr>
      <w:r>
        <w:t>‘has rule’:</w:t>
      </w:r>
      <w:hyperlink w:anchor="_82919e40af9ad2e13647e9d37bbf0956" w:history="1">
        <w:r>
          <w:rPr>
            <w:rStyle w:val="Hyperlink"/>
          </w:rPr>
          <w:t>Rule</w:t>
        </w:r>
      </w:hyperlink>
    </w:p>
    <w:p w14:paraId="3ADC5C0B" w14:textId="77777777" w:rsidR="009811F0" w:rsidRDefault="009811F0" w:rsidP="009811F0">
      <w:pPr>
        <w:ind w:firstLine="720"/>
      </w:pPr>
      <w:r>
        <w:t>‘generalizes’:</w:t>
      </w:r>
      <w:hyperlink w:anchor="_66d62b068053cee3464e1e03e6035eed" w:history="1">
        <w:r>
          <w:rPr>
            <w:rStyle w:val="Hyperlink"/>
          </w:rPr>
          <w:t>Context</w:t>
        </w:r>
      </w:hyperlink>
    </w:p>
    <w:p w14:paraId="32C3D429" w14:textId="77777777" w:rsidR="009811F0" w:rsidRDefault="009811F0" w:rsidP="009811F0">
      <w:pPr>
        <w:ind w:firstLine="720"/>
      </w:pPr>
      <w:r>
        <w:t>‘specializes’:</w:t>
      </w:r>
      <w:hyperlink w:anchor="_66d62b068053cee3464e1e03e6035eed" w:history="1">
        <w:r>
          <w:rPr>
            <w:rStyle w:val="Hyperlink"/>
          </w:rPr>
          <w:t>Context</w:t>
        </w:r>
      </w:hyperlink>
    </w:p>
    <w:p w14:paraId="1DAEEB49" w14:textId="77777777" w:rsidR="009811F0" w:rsidRDefault="009811F0" w:rsidP="009811F0">
      <w:pPr>
        <w:ind w:firstLine="720"/>
      </w:pPr>
      <w:r>
        <w:t>‘asserts’:</w:t>
      </w:r>
      <w:hyperlink w:anchor="_8c517cf1950741c0f89edebf828214cc" w:history="1">
        <w:r>
          <w:rPr>
            <w:rStyle w:val="Hyperlink"/>
          </w:rPr>
          <w:t>Situation</w:t>
        </w:r>
      </w:hyperlink>
    </w:p>
    <w:p w14:paraId="5A85007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B6F06B5" w14:textId="77777777" w:rsidR="009811F0" w:rsidRDefault="009811F0" w:rsidP="009811F0">
      <w:pPr>
        <w:ind w:firstLine="720"/>
      </w:pPr>
      <w:r>
        <w:t>‘represented by’:</w:t>
      </w:r>
      <w:hyperlink w:anchor="_1d7f13297e70f68af8189a69a2e52b05" w:history="1">
        <w:r>
          <w:rPr>
            <w:rStyle w:val="Hyperlink"/>
          </w:rPr>
          <w:t>Information</w:t>
        </w:r>
      </w:hyperlink>
    </w:p>
    <w:p w14:paraId="2D6119CF" w14:textId="77777777" w:rsidR="009811F0" w:rsidRDefault="009811F0" w:rsidP="009811F0">
      <w:pPr>
        <w:ind w:firstLine="720"/>
      </w:pPr>
      <w:r>
        <w:t>‘identified by’:</w:t>
      </w:r>
      <w:hyperlink w:anchor="_18f8ef1b23e6cdf9278bd94f24f73c26" w:history="1">
        <w:r>
          <w:rPr>
            <w:rStyle w:val="Hyperlink"/>
          </w:rPr>
          <w:t>Identifier</w:t>
        </w:r>
      </w:hyperlink>
    </w:p>
    <w:p w14:paraId="0127DBB1" w14:textId="77777777" w:rsidR="009811F0" w:rsidRDefault="009811F0" w:rsidP="009811F0">
      <w:pPr>
        <w:ind w:firstLine="720"/>
      </w:pPr>
      <w:r>
        <w:t>‘prefered term’:</w:t>
      </w:r>
      <w:hyperlink w:anchor="_1945edd0888993a52c5dc6467a7b3ef8" w:history="1">
        <w:r>
          <w:rPr>
            <w:rStyle w:val="Hyperlink"/>
          </w:rPr>
          <w:t>Term</w:t>
        </w:r>
      </w:hyperlink>
    </w:p>
    <w:p w14:paraId="7123BF5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3701C44" w14:textId="77777777" w:rsidR="009811F0" w:rsidRDefault="009811F0" w:rsidP="009811F0">
      <w:pPr>
        <w:ind w:firstLine="720"/>
      </w:pPr>
      <w:r>
        <w:t>‘created by’:</w:t>
      </w:r>
      <w:hyperlink w:anchor="_dd21593da1e0b28c0a75ed488ef07fd3" w:history="1">
        <w:r>
          <w:rPr>
            <w:rStyle w:val="Hyperlink"/>
          </w:rPr>
          <w:t>Transaction</w:t>
        </w:r>
      </w:hyperlink>
    </w:p>
    <w:p w14:paraId="7EF9096F" w14:textId="77777777" w:rsidR="009811F0" w:rsidRDefault="009811F0" w:rsidP="009811F0">
      <w:pPr>
        <w:ind w:firstLine="720"/>
      </w:pPr>
      <w:r>
        <w:t>‘invalidated by’:</w:t>
      </w:r>
      <w:hyperlink w:anchor="_dd21593da1e0b28c0a75ed488ef07fd3" w:history="1">
        <w:r>
          <w:rPr>
            <w:rStyle w:val="Hyperlink"/>
          </w:rPr>
          <w:t>Transaction</w:t>
        </w:r>
      </w:hyperlink>
    </w:p>
    <w:p w14:paraId="32EBD206" w14:textId="77777777" w:rsidR="009811F0" w:rsidRDefault="009811F0" w:rsidP="009811F0">
      <w:pPr>
        <w:ind w:firstLine="720"/>
      </w:pPr>
      <w:r>
        <w:t>‘defined by’:</w:t>
      </w:r>
      <w:hyperlink w:anchor="_1a6d88e097d757268d09f68af82fbd34" w:history="1">
        <w:r>
          <w:rPr>
            <w:rStyle w:val="Hyperlink"/>
          </w:rPr>
          <w:t>Definition</w:t>
        </w:r>
      </w:hyperlink>
    </w:p>
    <w:p w14:paraId="1BE4FCD5" w14:textId="77777777" w:rsidR="009811F0" w:rsidRDefault="009811F0" w:rsidP="009811F0">
      <w:pPr>
        <w:ind w:firstLine="720"/>
      </w:pPr>
      <w:r>
        <w:lastRenderedPageBreak/>
        <w:t>‘has type’:</w:t>
      </w:r>
      <w:hyperlink w:anchor="_dfe1514224ca21cedba7b2b29802db50" w:history="1">
        <w:r>
          <w:rPr>
            <w:rStyle w:val="Hyperlink"/>
          </w:rPr>
          <w:t>Type</w:t>
        </w:r>
      </w:hyperlink>
    </w:p>
    <w:p w14:paraId="3AC44A40" w14:textId="77777777" w:rsidR="009811F0" w:rsidRDefault="009811F0" w:rsidP="009811F0">
      <w:pPr>
        <w:ind w:firstLine="720"/>
      </w:pPr>
      <w:r>
        <w:t>‘in context of’:</w:t>
      </w:r>
      <w:hyperlink w:anchor="_66d62b068053cee3464e1e03e6035eed" w:history="1">
        <w:r>
          <w:rPr>
            <w:rStyle w:val="Hyperlink"/>
          </w:rPr>
          <w:t>Context</w:t>
        </w:r>
      </w:hyperlink>
    </w:p>
    <w:p w14:paraId="17614F0C" w14:textId="77777777" w:rsidR="009811F0" w:rsidRDefault="009811F0" w:rsidP="009811F0">
      <w:pPr>
        <w:ind w:firstLine="720"/>
      </w:pPr>
      <w:r>
        <w:t>‘defined in’:</w:t>
      </w:r>
      <w:hyperlink w:anchor="_693daf0a0de3f4b82a04aee474c3f151" w:history="1">
        <w:r>
          <w:rPr>
            <w:rStyle w:val="Hyperlink"/>
          </w:rPr>
          <w:t>Lexical Scope</w:t>
        </w:r>
      </w:hyperlink>
    </w:p>
    <w:p w14:paraId="0B22320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9E56ED6" w14:textId="77777777" w:rsidR="009811F0" w:rsidRDefault="009811F0" w:rsidP="009811F0">
      <w:pPr>
        <w:ind w:firstLine="720"/>
      </w:pPr>
      <w:r>
        <w:t>‘ElementID’:</w:t>
      </w:r>
      <w:hyperlink w:anchor="_f904ff1da5bfc3387d892b7e0fe9ecb1" w:history="1">
        <w:r>
          <w:rPr>
            <w:rStyle w:val="Hyperlink"/>
          </w:rPr>
          <w:t>URIIdentifier</w:t>
        </w:r>
      </w:hyperlink>
    </w:p>
    <w:p w14:paraId="31D9E81A" w14:textId="77777777" w:rsidR="009811F0" w:rsidRDefault="009811F0" w:rsidP="009811F0"/>
    <w:p w14:paraId="0FA9F78D" w14:textId="77777777" w:rsidR="009811F0" w:rsidRDefault="009811F0" w:rsidP="009811F0">
      <w:pPr>
        <w:pStyle w:val="Heading3"/>
      </w:pPr>
      <w:bookmarkStart w:id="158" w:name="_260b5def3f83400255a93c832b5c2167"/>
      <w:bookmarkStart w:id="159" w:name="_Toc418510158"/>
      <w:r>
        <w:t>Class Perspective</w:t>
      </w:r>
      <w:bookmarkEnd w:id="158"/>
      <w:bookmarkEnd w:id="159"/>
    </w:p>
    <w:p w14:paraId="068AA85B" w14:textId="77777777" w:rsidR="009811F0" w:rsidRDefault="009811F0" w:rsidP="009811F0">
      <w:r>
        <w:t>A perspective defines the set of context meaningful to a stakeholder or lexical scope.</w:t>
      </w:r>
    </w:p>
    <w:p w14:paraId="10694D27" w14:textId="77777777" w:rsidR="009811F0" w:rsidRDefault="009811F0" w:rsidP="009811F0">
      <w:pPr>
        <w:pStyle w:val="Heading4"/>
      </w:pPr>
      <w:r>
        <w:t>Direct Supertypes</w:t>
      </w:r>
    </w:p>
    <w:p w14:paraId="32C19D72" w14:textId="77777777" w:rsidR="009811F0" w:rsidRDefault="0098398E" w:rsidP="009811F0">
      <w:pPr>
        <w:ind w:left="360"/>
      </w:pPr>
      <w:hyperlink w:anchor="_66d62b068053cee3464e1e03e6035eed" w:history="1">
        <w:r w:rsidR="009811F0">
          <w:rPr>
            <w:rStyle w:val="Hyperlink"/>
          </w:rPr>
          <w:t>Context</w:t>
        </w:r>
      </w:hyperlink>
    </w:p>
    <w:p w14:paraId="48C1F4CE" w14:textId="77777777" w:rsidR="009811F0" w:rsidRDefault="009811F0" w:rsidP="009811F0">
      <w:pPr>
        <w:pStyle w:val="Code0"/>
      </w:pPr>
      <w:r w:rsidRPr="00043180">
        <w:rPr>
          <w:b/>
          <w:sz w:val="24"/>
          <w:szCs w:val="24"/>
        </w:rPr>
        <w:t>package</w:t>
      </w:r>
      <w:r>
        <w:t xml:space="preserve"> SIMF Meta Model::Lexical scope</w:t>
      </w:r>
    </w:p>
    <w:p w14:paraId="53D96D3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p>
    <w:p w14:paraId="57406DF0" w14:textId="77777777" w:rsidR="009811F0" w:rsidRDefault="009811F0" w:rsidP="009811F0">
      <w:pPr>
        <w:pStyle w:val="Code0"/>
      </w:pPr>
    </w:p>
    <w:p w14:paraId="5DC6738A" w14:textId="77777777" w:rsidR="009811F0" w:rsidRDefault="009811F0" w:rsidP="009811F0">
      <w:pPr>
        <w:pStyle w:val="Heading4"/>
      </w:pPr>
      <w:r>
        <w:t>Associations</w:t>
      </w:r>
    </w:p>
    <w:p w14:paraId="214B6FCB" w14:textId="77777777" w:rsidR="009811F0" w:rsidRDefault="009811F0" w:rsidP="009811F0">
      <w:pPr>
        <w:ind w:left="605" w:hanging="245"/>
      </w:pPr>
      <w:r>
        <w:rPr>
          <w:noProof/>
        </w:rPr>
        <w:drawing>
          <wp:inline distT="0" distB="0" distL="0" distR="0" wp14:anchorId="5C287BE9" wp14:editId="1826919C">
            <wp:extent cx="152400" cy="152400"/>
            <wp:effectExtent l="0" t="0" r="0" b="0"/>
            <wp:docPr id="5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references:</w:t>
      </w:r>
      <w:hyperlink w:anchor="_0315319befc74caa0a2a7d36cff333c0" w:history="1">
        <w:r>
          <w:rPr>
            <w:rStyle w:val="Hyperlink"/>
          </w:rPr>
          <w:t>Lexical Reference</w:t>
        </w:r>
      </w:hyperlink>
      <w:r>
        <w:t xml:space="preserve"> [*] </w:t>
      </w:r>
    </w:p>
    <w:p w14:paraId="660C7F7B" w14:textId="77777777" w:rsidR="009811F0" w:rsidRDefault="009811F0" w:rsidP="009811F0">
      <w:pPr>
        <w:ind w:left="720" w:firstLine="360"/>
      </w:pPr>
      <w:r>
        <w:t>The context that is referenced by a given perspective.</w:t>
      </w:r>
    </w:p>
    <w:p w14:paraId="08838F7E" w14:textId="77777777" w:rsidR="009811F0" w:rsidRDefault="009811F0" w:rsidP="009811F0">
      <w:pPr>
        <w:pStyle w:val="Heading4"/>
      </w:pPr>
      <w:r>
        <w:t>Inherited Features</w:t>
      </w:r>
    </w:p>
    <w:p w14:paraId="3A24874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666729B" w14:textId="77777777" w:rsidR="009811F0" w:rsidRDefault="009811F0" w:rsidP="009811F0">
      <w:pPr>
        <w:ind w:firstLine="720"/>
      </w:pPr>
      <w:r>
        <w:t>‘contextualizes’:</w:t>
      </w:r>
      <w:hyperlink w:anchor="_a52cb0ff6e414b3170b58afe10b6afcb" w:history="1">
        <w:r>
          <w:rPr>
            <w:rStyle w:val="Hyperlink"/>
          </w:rPr>
          <w:t>Anything</w:t>
        </w:r>
      </w:hyperlink>
    </w:p>
    <w:p w14:paraId="4347668C" w14:textId="77777777" w:rsidR="009811F0" w:rsidRDefault="009811F0" w:rsidP="009811F0">
      <w:pPr>
        <w:ind w:firstLine="720"/>
      </w:pPr>
      <w:r>
        <w:t>‘has rule’:</w:t>
      </w:r>
      <w:hyperlink w:anchor="_82919e40af9ad2e13647e9d37bbf0956" w:history="1">
        <w:r>
          <w:rPr>
            <w:rStyle w:val="Hyperlink"/>
          </w:rPr>
          <w:t>Rule</w:t>
        </w:r>
      </w:hyperlink>
    </w:p>
    <w:p w14:paraId="2535D237" w14:textId="77777777" w:rsidR="009811F0" w:rsidRDefault="009811F0" w:rsidP="009811F0">
      <w:pPr>
        <w:ind w:firstLine="720"/>
      </w:pPr>
      <w:r>
        <w:t>‘generalizes’:</w:t>
      </w:r>
      <w:hyperlink w:anchor="_66d62b068053cee3464e1e03e6035eed" w:history="1">
        <w:r>
          <w:rPr>
            <w:rStyle w:val="Hyperlink"/>
          </w:rPr>
          <w:t>Context</w:t>
        </w:r>
      </w:hyperlink>
    </w:p>
    <w:p w14:paraId="1CCE5B27" w14:textId="77777777" w:rsidR="009811F0" w:rsidRDefault="009811F0" w:rsidP="009811F0">
      <w:pPr>
        <w:ind w:firstLine="720"/>
      </w:pPr>
      <w:r>
        <w:t>‘specializes’:</w:t>
      </w:r>
      <w:hyperlink w:anchor="_66d62b068053cee3464e1e03e6035eed" w:history="1">
        <w:r>
          <w:rPr>
            <w:rStyle w:val="Hyperlink"/>
          </w:rPr>
          <w:t>Context</w:t>
        </w:r>
      </w:hyperlink>
    </w:p>
    <w:p w14:paraId="338BB279" w14:textId="77777777" w:rsidR="009811F0" w:rsidRDefault="009811F0" w:rsidP="009811F0">
      <w:pPr>
        <w:ind w:firstLine="720"/>
      </w:pPr>
      <w:r>
        <w:t>‘asserts’:</w:t>
      </w:r>
      <w:hyperlink w:anchor="_8c517cf1950741c0f89edebf828214cc" w:history="1">
        <w:r>
          <w:rPr>
            <w:rStyle w:val="Hyperlink"/>
          </w:rPr>
          <w:t>Situation</w:t>
        </w:r>
      </w:hyperlink>
    </w:p>
    <w:p w14:paraId="114A947E"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52F52A7" w14:textId="77777777" w:rsidR="009811F0" w:rsidRDefault="009811F0" w:rsidP="009811F0">
      <w:pPr>
        <w:ind w:firstLine="720"/>
      </w:pPr>
      <w:r>
        <w:t>‘represented by’:</w:t>
      </w:r>
      <w:hyperlink w:anchor="_1d7f13297e70f68af8189a69a2e52b05" w:history="1">
        <w:r>
          <w:rPr>
            <w:rStyle w:val="Hyperlink"/>
          </w:rPr>
          <w:t>Information</w:t>
        </w:r>
      </w:hyperlink>
    </w:p>
    <w:p w14:paraId="3382C94E" w14:textId="77777777" w:rsidR="009811F0" w:rsidRDefault="009811F0" w:rsidP="009811F0">
      <w:pPr>
        <w:ind w:firstLine="720"/>
      </w:pPr>
      <w:r>
        <w:t>‘identified by’:</w:t>
      </w:r>
      <w:hyperlink w:anchor="_18f8ef1b23e6cdf9278bd94f24f73c26" w:history="1">
        <w:r>
          <w:rPr>
            <w:rStyle w:val="Hyperlink"/>
          </w:rPr>
          <w:t>Identifier</w:t>
        </w:r>
      </w:hyperlink>
    </w:p>
    <w:p w14:paraId="3B7179E5" w14:textId="77777777" w:rsidR="009811F0" w:rsidRDefault="009811F0" w:rsidP="009811F0">
      <w:pPr>
        <w:ind w:firstLine="720"/>
      </w:pPr>
      <w:r>
        <w:t>‘prefered term’:</w:t>
      </w:r>
      <w:hyperlink w:anchor="_1945edd0888993a52c5dc6467a7b3ef8" w:history="1">
        <w:r>
          <w:rPr>
            <w:rStyle w:val="Hyperlink"/>
          </w:rPr>
          <w:t>Term</w:t>
        </w:r>
      </w:hyperlink>
    </w:p>
    <w:p w14:paraId="0B5E27C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627B742" w14:textId="77777777" w:rsidR="009811F0" w:rsidRDefault="009811F0" w:rsidP="009811F0">
      <w:pPr>
        <w:ind w:firstLine="720"/>
      </w:pPr>
      <w:r>
        <w:t>‘created by’:</w:t>
      </w:r>
      <w:hyperlink w:anchor="_dd21593da1e0b28c0a75ed488ef07fd3" w:history="1">
        <w:r>
          <w:rPr>
            <w:rStyle w:val="Hyperlink"/>
          </w:rPr>
          <w:t>Transaction</w:t>
        </w:r>
      </w:hyperlink>
    </w:p>
    <w:p w14:paraId="2CAE35E5" w14:textId="77777777" w:rsidR="009811F0" w:rsidRDefault="009811F0" w:rsidP="009811F0">
      <w:pPr>
        <w:ind w:firstLine="720"/>
      </w:pPr>
      <w:r>
        <w:t>‘invalidated by’:</w:t>
      </w:r>
      <w:hyperlink w:anchor="_dd21593da1e0b28c0a75ed488ef07fd3" w:history="1">
        <w:r>
          <w:rPr>
            <w:rStyle w:val="Hyperlink"/>
          </w:rPr>
          <w:t>Transaction</w:t>
        </w:r>
      </w:hyperlink>
    </w:p>
    <w:p w14:paraId="325660A4" w14:textId="77777777" w:rsidR="009811F0" w:rsidRDefault="009811F0" w:rsidP="009811F0">
      <w:pPr>
        <w:ind w:firstLine="720"/>
      </w:pPr>
      <w:r>
        <w:t>‘defined by’:</w:t>
      </w:r>
      <w:hyperlink w:anchor="_1a6d88e097d757268d09f68af82fbd34" w:history="1">
        <w:r>
          <w:rPr>
            <w:rStyle w:val="Hyperlink"/>
          </w:rPr>
          <w:t>Definition</w:t>
        </w:r>
      </w:hyperlink>
    </w:p>
    <w:p w14:paraId="36C6543D" w14:textId="77777777" w:rsidR="009811F0" w:rsidRDefault="009811F0" w:rsidP="009811F0">
      <w:pPr>
        <w:ind w:firstLine="720"/>
      </w:pPr>
      <w:r>
        <w:t>‘has type’:</w:t>
      </w:r>
      <w:hyperlink w:anchor="_dfe1514224ca21cedba7b2b29802db50" w:history="1">
        <w:r>
          <w:rPr>
            <w:rStyle w:val="Hyperlink"/>
          </w:rPr>
          <w:t>Type</w:t>
        </w:r>
      </w:hyperlink>
    </w:p>
    <w:p w14:paraId="719A67C6" w14:textId="77777777" w:rsidR="009811F0" w:rsidRDefault="009811F0" w:rsidP="009811F0">
      <w:pPr>
        <w:ind w:firstLine="720"/>
      </w:pPr>
      <w:r>
        <w:t>‘in context of’:</w:t>
      </w:r>
      <w:hyperlink w:anchor="_66d62b068053cee3464e1e03e6035eed" w:history="1">
        <w:r>
          <w:rPr>
            <w:rStyle w:val="Hyperlink"/>
          </w:rPr>
          <w:t>Context</w:t>
        </w:r>
      </w:hyperlink>
    </w:p>
    <w:p w14:paraId="4B8BF8EF" w14:textId="77777777" w:rsidR="009811F0" w:rsidRDefault="009811F0" w:rsidP="009811F0">
      <w:pPr>
        <w:ind w:firstLine="720"/>
      </w:pPr>
      <w:r>
        <w:t>‘defined in’:</w:t>
      </w:r>
      <w:hyperlink w:anchor="_693daf0a0de3f4b82a04aee474c3f151" w:history="1">
        <w:r>
          <w:rPr>
            <w:rStyle w:val="Hyperlink"/>
          </w:rPr>
          <w:t>Lexical Scope</w:t>
        </w:r>
      </w:hyperlink>
    </w:p>
    <w:p w14:paraId="53D9D92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76C1EA1" w14:textId="77777777" w:rsidR="009811F0" w:rsidRDefault="009811F0" w:rsidP="009811F0">
      <w:pPr>
        <w:ind w:firstLine="720"/>
      </w:pPr>
      <w:r>
        <w:t>‘ElementID’:</w:t>
      </w:r>
      <w:hyperlink w:anchor="_f904ff1da5bfc3387d892b7e0fe9ecb1" w:history="1">
        <w:r>
          <w:rPr>
            <w:rStyle w:val="Hyperlink"/>
          </w:rPr>
          <w:t>URIIdentifier</w:t>
        </w:r>
      </w:hyperlink>
    </w:p>
    <w:p w14:paraId="39DFFD8D" w14:textId="77777777" w:rsidR="009811F0" w:rsidRDefault="009811F0" w:rsidP="009811F0"/>
    <w:p w14:paraId="610ED5C0" w14:textId="77777777" w:rsidR="009811F0" w:rsidRDefault="009811F0" w:rsidP="009811F0">
      <w:pPr>
        <w:pStyle w:val="Heading4"/>
      </w:pPr>
      <w:bookmarkStart w:id="160" w:name="_f8d5fc9c395254768dfd7ddce8807215"/>
      <w:r>
        <w:t>Enumeration ModelKind</w:t>
      </w:r>
      <w:bookmarkEnd w:id="160"/>
    </w:p>
    <w:p w14:paraId="112B0430" w14:textId="77777777" w:rsidR="009811F0" w:rsidRDefault="009811F0" w:rsidP="009811F0">
      <w:pPr>
        <w:pStyle w:val="Code0"/>
      </w:pPr>
      <w:r>
        <w:t>package SIMF Meta Model::Lexical scope</w:t>
      </w:r>
    </w:p>
    <w:p w14:paraId="3A4C6C52" w14:textId="77777777" w:rsidR="009811F0" w:rsidRDefault="009811F0" w:rsidP="009811F0">
      <w:pPr>
        <w:pStyle w:val="Code0"/>
      </w:pPr>
      <w:r>
        <w:t>public enum ModelKind</w:t>
      </w:r>
    </w:p>
    <w:p w14:paraId="20E45930" w14:textId="77777777" w:rsidR="009811F0" w:rsidRDefault="009811F0" w:rsidP="009811F0">
      <w:pPr>
        <w:pStyle w:val="Code0"/>
      </w:pPr>
      <w:r>
        <w:t>{Conceptual, Represention, Physical, Bridging}</w:t>
      </w:r>
    </w:p>
    <w:p w14:paraId="733E4048" w14:textId="77777777" w:rsidR="009811F0" w:rsidRDefault="009811F0" w:rsidP="009811F0">
      <w:pPr>
        <w:pStyle w:val="Code0"/>
      </w:pPr>
    </w:p>
    <w:p w14:paraId="3634ECB0" w14:textId="77777777" w:rsidR="009811F0" w:rsidRDefault="009811F0" w:rsidP="009811F0">
      <w:pPr>
        <w:pStyle w:val="Heading5"/>
      </w:pPr>
      <w:r>
        <w:t>Literals</w:t>
      </w:r>
    </w:p>
    <w:p w14:paraId="2768F062" w14:textId="77777777" w:rsidR="009811F0" w:rsidRDefault="009811F0" w:rsidP="009811F0">
      <w:pPr>
        <w:ind w:left="605" w:hanging="245"/>
      </w:pPr>
      <w:r>
        <w:rPr>
          <w:noProof/>
        </w:rPr>
        <w:drawing>
          <wp:inline distT="0" distB="0" distL="0" distR="0" wp14:anchorId="1AACB9BB" wp14:editId="6F5E0D47">
            <wp:extent cx="152400" cy="152400"/>
            <wp:effectExtent l="0" t="0" r="0" b="0"/>
            <wp:docPr id="5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Conceptual</w:t>
      </w:r>
    </w:p>
    <w:p w14:paraId="7FDAAE46" w14:textId="77777777" w:rsidR="009811F0" w:rsidRDefault="009811F0" w:rsidP="009811F0">
      <w:pPr>
        <w:ind w:left="605" w:hanging="245"/>
      </w:pPr>
      <w:r>
        <w:rPr>
          <w:noProof/>
        </w:rPr>
        <w:drawing>
          <wp:inline distT="0" distB="0" distL="0" distR="0" wp14:anchorId="06304E8A" wp14:editId="0641AD6C">
            <wp:extent cx="152400" cy="152400"/>
            <wp:effectExtent l="0" t="0" r="0" b="0"/>
            <wp:docPr id="5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Represention</w:t>
      </w:r>
    </w:p>
    <w:p w14:paraId="035CA8FF" w14:textId="77777777" w:rsidR="009811F0" w:rsidRDefault="009811F0" w:rsidP="009811F0">
      <w:pPr>
        <w:ind w:left="605" w:hanging="245"/>
      </w:pPr>
      <w:r>
        <w:rPr>
          <w:noProof/>
        </w:rPr>
        <w:drawing>
          <wp:inline distT="0" distB="0" distL="0" distR="0" wp14:anchorId="20A6BEEF" wp14:editId="37F7A13B">
            <wp:extent cx="152400" cy="152400"/>
            <wp:effectExtent l="0" t="0" r="0" b="0"/>
            <wp:docPr id="6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Physical</w:t>
      </w:r>
    </w:p>
    <w:p w14:paraId="14CBF1F7" w14:textId="77777777" w:rsidR="009811F0" w:rsidRDefault="009811F0" w:rsidP="009811F0">
      <w:pPr>
        <w:ind w:left="605" w:hanging="245"/>
      </w:pPr>
      <w:r>
        <w:rPr>
          <w:noProof/>
        </w:rPr>
        <w:drawing>
          <wp:inline distT="0" distB="0" distL="0" distR="0" wp14:anchorId="31F11612" wp14:editId="08E88EE1">
            <wp:extent cx="152400" cy="152400"/>
            <wp:effectExtent l="0" t="0" r="0" b="0"/>
            <wp:docPr id="6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Bridging</w:t>
      </w:r>
    </w:p>
    <w:p w14:paraId="6F0E5477" w14:textId="77777777" w:rsidR="009811F0" w:rsidRDefault="009811F0" w:rsidP="009811F0"/>
    <w:p w14:paraId="13CB3ADD" w14:textId="77777777" w:rsidR="009811F0" w:rsidRDefault="009811F0" w:rsidP="009811F0">
      <w:pPr>
        <w:pStyle w:val="Heading2"/>
      </w:pPr>
      <w:bookmarkStart w:id="161" w:name="_Toc418510159"/>
      <w:r>
        <w:lastRenderedPageBreak/>
        <w:t>SIMF Meta Model::Properties</w:t>
      </w:r>
      <w:bookmarkEnd w:id="161"/>
    </w:p>
    <w:p w14:paraId="769DFDD5" w14:textId="77777777" w:rsidR="009811F0" w:rsidRDefault="009811F0" w:rsidP="009811F0">
      <w:pPr>
        <w:pStyle w:val="Heading3"/>
      </w:pPr>
      <w:bookmarkStart w:id="162" w:name="_Toc418510160"/>
      <w:r>
        <w:t>Diagram: Properties</w:t>
      </w:r>
      <w:bookmarkEnd w:id="162"/>
    </w:p>
    <w:p w14:paraId="261FD482" w14:textId="77777777" w:rsidR="009811F0" w:rsidRDefault="009811F0" w:rsidP="009811F0">
      <w:pPr>
        <w:jc w:val="center"/>
        <w:rPr>
          <w:rFonts w:cs="Arial"/>
        </w:rPr>
      </w:pPr>
      <w:r>
        <w:rPr>
          <w:noProof/>
        </w:rPr>
        <w:drawing>
          <wp:inline distT="0" distB="0" distL="0" distR="0" wp14:anchorId="5CBDF526" wp14:editId="7E72A178">
            <wp:extent cx="5732145" cy="4358250"/>
            <wp:effectExtent l="0" t="0" r="0" b="0"/>
            <wp:docPr id="64" name="Picture -2016488076.jpg" descr="-20164880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16488076.jpg"/>
                    <pic:cNvPicPr/>
                  </pic:nvPicPr>
                  <pic:blipFill>
                    <a:blip r:embed="rId24" cstate="print"/>
                    <a:stretch>
                      <a:fillRect/>
                    </a:stretch>
                  </pic:blipFill>
                  <pic:spPr>
                    <a:xfrm>
                      <a:off x="0" y="0"/>
                      <a:ext cx="5732145" cy="4358250"/>
                    </a:xfrm>
                    <a:prstGeom prst="rect">
                      <a:avLst/>
                    </a:prstGeom>
                  </pic:spPr>
                </pic:pic>
              </a:graphicData>
            </a:graphic>
          </wp:inline>
        </w:drawing>
      </w:r>
    </w:p>
    <w:p w14:paraId="2E284A15"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Properties</w:t>
      </w:r>
    </w:p>
    <w:p w14:paraId="5AAECCB6" w14:textId="77777777" w:rsidR="009811F0" w:rsidRDefault="009811F0" w:rsidP="009811F0">
      <w:r>
        <w:t>Properties define quantities, their kinds and information values.</w:t>
      </w:r>
    </w:p>
    <w:p w14:paraId="7EF04E16" w14:textId="77777777" w:rsidR="009811F0" w:rsidRDefault="009811F0" w:rsidP="009811F0"/>
    <w:p w14:paraId="63F09861" w14:textId="77777777" w:rsidR="009811F0" w:rsidRDefault="009811F0" w:rsidP="009811F0">
      <w:pPr>
        <w:pStyle w:val="Heading3"/>
      </w:pPr>
      <w:bookmarkStart w:id="163" w:name="_9a97d5f73bf658c81147f5fab194bf88"/>
      <w:bookmarkStart w:id="164" w:name="_Toc418510161"/>
      <w:r>
        <w:t>Class Measurement Unit</w:t>
      </w:r>
      <w:bookmarkEnd w:id="163"/>
      <w:bookmarkEnd w:id="164"/>
    </w:p>
    <w:p w14:paraId="20129AC8" w14:textId="77777777" w:rsidR="009811F0" w:rsidRDefault="009811F0" w:rsidP="009811F0">
      <w:r>
        <w:t>real scalar quantity, defined and adopted by</w:t>
      </w:r>
      <w:r>
        <w:br/>
        <w:t>convention, with which any other quantity of the</w:t>
      </w:r>
      <w:r>
        <w:br/>
        <w:t>same quantity kind can be compared to express the ratio of</w:t>
      </w:r>
      <w:r>
        <w:br/>
        <w:t>the two quantities as a number. e.g. Degrees Centigrade, Miles.</w:t>
      </w:r>
    </w:p>
    <w:p w14:paraId="04C8A075" w14:textId="77777777" w:rsidR="009811F0" w:rsidRDefault="009811F0" w:rsidP="009811F0">
      <w:pPr>
        <w:pStyle w:val="Heading4"/>
      </w:pPr>
      <w:r>
        <w:t>Direct Supertypes</w:t>
      </w:r>
    </w:p>
    <w:p w14:paraId="1FC06C04" w14:textId="77777777" w:rsidR="009811F0" w:rsidRDefault="0098398E" w:rsidP="009811F0">
      <w:pPr>
        <w:ind w:left="360"/>
      </w:pPr>
      <w:hyperlink w:anchor="_3f8b371eee11a630805f23f755460b79" w:history="1">
        <w:r w:rsidR="009811F0">
          <w:rPr>
            <w:rStyle w:val="Hyperlink"/>
          </w:rPr>
          <w:t>Information Type</w:t>
        </w:r>
      </w:hyperlink>
    </w:p>
    <w:p w14:paraId="33FCA22E" w14:textId="77777777" w:rsidR="009811F0" w:rsidRDefault="009811F0" w:rsidP="009811F0">
      <w:pPr>
        <w:pStyle w:val="Code0"/>
      </w:pPr>
      <w:r w:rsidRPr="00043180">
        <w:rPr>
          <w:b/>
          <w:sz w:val="24"/>
          <w:szCs w:val="24"/>
        </w:rPr>
        <w:t>package</w:t>
      </w:r>
      <w:r>
        <w:t xml:space="preserve"> SIMF Meta Model::Properties</w:t>
      </w:r>
    </w:p>
    <w:p w14:paraId="7DE6988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12772AE6" w14:textId="77777777" w:rsidR="009811F0" w:rsidRDefault="009811F0" w:rsidP="009811F0">
      <w:pPr>
        <w:pStyle w:val="Code0"/>
      </w:pPr>
    </w:p>
    <w:p w14:paraId="00B56CBC" w14:textId="77777777" w:rsidR="009811F0" w:rsidRDefault="009811F0" w:rsidP="009811F0">
      <w:pPr>
        <w:pStyle w:val="Heading4"/>
      </w:pPr>
      <w:r>
        <w:t>Associations</w:t>
      </w:r>
    </w:p>
    <w:p w14:paraId="4B191E18" w14:textId="77777777" w:rsidR="009811F0" w:rsidRDefault="009811F0" w:rsidP="009811F0">
      <w:pPr>
        <w:ind w:left="605" w:hanging="245"/>
      </w:pPr>
      <w:r>
        <w:rPr>
          <w:noProof/>
        </w:rPr>
        <w:drawing>
          <wp:inline distT="0" distB="0" distL="0" distR="0" wp14:anchorId="0EA983AA" wp14:editId="182CC908">
            <wp:extent cx="152400" cy="152400"/>
            <wp:effectExtent l="0" t="0" r="0" b="0"/>
            <wp:docPr id="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a1c56b440439615024c837658185d15" w:history="1">
        <w:r>
          <w:rPr>
            <w:rStyle w:val="Hyperlink"/>
          </w:rPr>
          <w:t>Quantity kind</w:t>
        </w:r>
      </w:hyperlink>
      <w:r>
        <w:t xml:space="preserve"> [0..1]   </w:t>
      </w:r>
      <w:r w:rsidRPr="00833C5F">
        <w:rPr>
          <w:i/>
        </w:rPr>
        <w:t>Subsets</w:t>
      </w:r>
      <w:r>
        <w:t>: specializes:</w:t>
      </w:r>
      <w:hyperlink w:anchor="_66d62b068053cee3464e1e03e6035eed" w:history="1">
        <w:r>
          <w:rPr>
            <w:rStyle w:val="Hyperlink"/>
          </w:rPr>
          <w:t>Context</w:t>
        </w:r>
      </w:hyperlink>
      <w:r>
        <w:rPr>
          <w:rStyle w:val="Hyperlink"/>
        </w:rPr>
        <w:t xml:space="preserve"> </w:t>
      </w:r>
      <w:r>
        <w:t xml:space="preserve">   </w:t>
      </w:r>
    </w:p>
    <w:p w14:paraId="1DA46899" w14:textId="77777777" w:rsidR="009811F0" w:rsidRDefault="009811F0" w:rsidP="009811F0">
      <w:pPr>
        <w:ind w:left="605" w:hanging="245"/>
      </w:pPr>
      <w:r>
        <w:rPr>
          <w:noProof/>
        </w:rPr>
        <w:drawing>
          <wp:inline distT="0" distB="0" distL="0" distR="0" wp14:anchorId="0928FB32" wp14:editId="043964FD">
            <wp:extent cx="152400" cy="152400"/>
            <wp:effectExtent l="0" t="0" r="0" b="0"/>
            <wp:docPr id="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746074a5bfbd6e26906da5d4bd0d2a7f" w:history="1">
        <w:r>
          <w:rPr>
            <w:rStyle w:val="Hyperlink"/>
          </w:rPr>
          <w:t>Quantity</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74D6769" w14:textId="77777777" w:rsidR="009811F0" w:rsidRDefault="009811F0" w:rsidP="009811F0">
      <w:pPr>
        <w:pStyle w:val="Heading4"/>
      </w:pPr>
      <w:r>
        <w:lastRenderedPageBreak/>
        <w:t>Inherited Features</w:t>
      </w:r>
    </w:p>
    <w:p w14:paraId="7F84F8F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B50030F" w14:textId="77777777" w:rsidR="009811F0" w:rsidRDefault="009811F0" w:rsidP="009811F0">
      <w:pPr>
        <w:ind w:firstLine="720"/>
      </w:pPr>
      <w:r>
        <w:t>‘categorizes’:</w:t>
      </w:r>
      <w:hyperlink w:anchor="_a52cb0ff6e414b3170b58afe10b6afcb" w:history="1">
        <w:r>
          <w:rPr>
            <w:rStyle w:val="Hyperlink"/>
          </w:rPr>
          <w:t>Anything</w:t>
        </w:r>
      </w:hyperlink>
    </w:p>
    <w:p w14:paraId="37921C82" w14:textId="77777777" w:rsidR="009811F0" w:rsidRDefault="009811F0" w:rsidP="009811F0">
      <w:pPr>
        <w:ind w:firstLine="720"/>
      </w:pPr>
      <w:r>
        <w:t>‘source for’:</w:t>
      </w:r>
      <w:hyperlink w:anchor="_fbe140d2e61a092c9ceffa2d5308ff5e" w:history="1">
        <w:r>
          <w:rPr>
            <w:rStyle w:val="Hyperlink"/>
          </w:rPr>
          <w:t>As-A Rule</w:t>
        </w:r>
      </w:hyperlink>
    </w:p>
    <w:p w14:paraId="7B5C7AB2" w14:textId="77777777" w:rsidR="009811F0" w:rsidRDefault="009811F0" w:rsidP="009811F0">
      <w:pPr>
        <w:ind w:firstLine="720"/>
      </w:pPr>
      <w:r>
        <w:t>‘target for’:</w:t>
      </w:r>
      <w:hyperlink w:anchor="_fbe140d2e61a092c9ceffa2d5308ff5e" w:history="1">
        <w:r>
          <w:rPr>
            <w:rStyle w:val="Hyperlink"/>
          </w:rPr>
          <w:t>As-A Rule</w:t>
        </w:r>
      </w:hyperlink>
    </w:p>
    <w:p w14:paraId="25DBE5D8" w14:textId="77777777" w:rsidR="009811F0" w:rsidRDefault="009811F0" w:rsidP="009811F0">
      <w:pPr>
        <w:ind w:firstLine="720"/>
      </w:pPr>
      <w:r>
        <w:t>‘classifiers’:</w:t>
      </w:r>
      <w:hyperlink w:anchor="_3b2e69eb6121d1e3a1180bbe8ee64013" w:history="1">
        <w:r>
          <w:rPr>
            <w:rStyle w:val="Hyperlink"/>
          </w:rPr>
          <w:t>Classification</w:t>
        </w:r>
      </w:hyperlink>
    </w:p>
    <w:p w14:paraId="000D4798" w14:textId="77777777" w:rsidR="009811F0" w:rsidRDefault="009811F0" w:rsidP="009811F0">
      <w:pPr>
        <w:ind w:firstLine="720"/>
      </w:pPr>
      <w:r>
        <w:t>‘has key’:</w:t>
      </w:r>
      <w:hyperlink w:anchor="_1b4bfdc2f6552991ff5cecb390e7e2af" w:history="1">
        <w:r>
          <w:rPr>
            <w:rStyle w:val="Hyperlink"/>
          </w:rPr>
          <w:t>Key</w:t>
        </w:r>
      </w:hyperlink>
    </w:p>
    <w:p w14:paraId="1880479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C466C1C" w14:textId="77777777" w:rsidR="009811F0" w:rsidRDefault="009811F0" w:rsidP="009811F0">
      <w:pPr>
        <w:ind w:firstLine="720"/>
      </w:pPr>
      <w:r>
        <w:t>‘defines’:</w:t>
      </w:r>
      <w:hyperlink w:anchor="_a52cb0ff6e414b3170b58afe10b6afcb" w:history="1">
        <w:r>
          <w:rPr>
            <w:rStyle w:val="Hyperlink"/>
          </w:rPr>
          <w:t>Anything</w:t>
        </w:r>
      </w:hyperlink>
    </w:p>
    <w:p w14:paraId="04AE148F" w14:textId="77777777" w:rsidR="009811F0" w:rsidRDefault="009811F0" w:rsidP="009811F0">
      <w:pPr>
        <w:ind w:firstLine="720"/>
      </w:pPr>
      <w:r>
        <w:t>‘changed in’:</w:t>
      </w:r>
      <w:hyperlink w:anchor="_dd21593da1e0b28c0a75ed488ef07fd3" w:history="1">
        <w:r>
          <w:rPr>
            <w:rStyle w:val="Hyperlink"/>
          </w:rPr>
          <w:t>Transaction</w:t>
        </w:r>
      </w:hyperlink>
    </w:p>
    <w:p w14:paraId="25575D9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3ADBDD2" w14:textId="77777777" w:rsidR="009811F0" w:rsidRDefault="009811F0" w:rsidP="009811F0">
      <w:pPr>
        <w:ind w:firstLine="720"/>
      </w:pPr>
      <w:r>
        <w:t>‘references’:</w:t>
      </w:r>
      <w:hyperlink w:anchor="_0315319befc74caa0a2a7d36cff333c0" w:history="1">
        <w:r>
          <w:rPr>
            <w:rStyle w:val="Hyperlink"/>
          </w:rPr>
          <w:t>Lexical Reference</w:t>
        </w:r>
      </w:hyperlink>
    </w:p>
    <w:p w14:paraId="5B57D464"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37BD585" w14:textId="77777777" w:rsidR="009811F0" w:rsidRDefault="009811F0" w:rsidP="009811F0">
      <w:pPr>
        <w:ind w:firstLine="720"/>
      </w:pPr>
      <w:r>
        <w:t>‘contextualizes’:</w:t>
      </w:r>
      <w:hyperlink w:anchor="_a52cb0ff6e414b3170b58afe10b6afcb" w:history="1">
        <w:r>
          <w:rPr>
            <w:rStyle w:val="Hyperlink"/>
          </w:rPr>
          <w:t>Anything</w:t>
        </w:r>
      </w:hyperlink>
    </w:p>
    <w:p w14:paraId="50BB3D4F" w14:textId="77777777" w:rsidR="009811F0" w:rsidRDefault="009811F0" w:rsidP="009811F0">
      <w:pPr>
        <w:ind w:firstLine="720"/>
      </w:pPr>
      <w:r>
        <w:t>‘has rule’:</w:t>
      </w:r>
      <w:hyperlink w:anchor="_82919e40af9ad2e13647e9d37bbf0956" w:history="1">
        <w:r>
          <w:rPr>
            <w:rStyle w:val="Hyperlink"/>
          </w:rPr>
          <w:t>Rule</w:t>
        </w:r>
      </w:hyperlink>
    </w:p>
    <w:p w14:paraId="3A2BF26A" w14:textId="77777777" w:rsidR="009811F0" w:rsidRDefault="009811F0" w:rsidP="009811F0">
      <w:pPr>
        <w:ind w:firstLine="720"/>
      </w:pPr>
      <w:r>
        <w:t>‘generalizes’:</w:t>
      </w:r>
      <w:hyperlink w:anchor="_66d62b068053cee3464e1e03e6035eed" w:history="1">
        <w:r>
          <w:rPr>
            <w:rStyle w:val="Hyperlink"/>
          </w:rPr>
          <w:t>Context</w:t>
        </w:r>
      </w:hyperlink>
    </w:p>
    <w:p w14:paraId="42FFA9DE" w14:textId="77777777" w:rsidR="009811F0" w:rsidRDefault="009811F0" w:rsidP="009811F0">
      <w:pPr>
        <w:ind w:firstLine="720"/>
      </w:pPr>
      <w:r>
        <w:t>‘specializes’:</w:t>
      </w:r>
      <w:hyperlink w:anchor="_66d62b068053cee3464e1e03e6035eed" w:history="1">
        <w:r>
          <w:rPr>
            <w:rStyle w:val="Hyperlink"/>
          </w:rPr>
          <w:t>Context</w:t>
        </w:r>
      </w:hyperlink>
    </w:p>
    <w:p w14:paraId="65248FEC" w14:textId="77777777" w:rsidR="009811F0" w:rsidRDefault="009811F0" w:rsidP="009811F0">
      <w:pPr>
        <w:ind w:firstLine="720"/>
      </w:pPr>
      <w:r>
        <w:t>‘asserts’:</w:t>
      </w:r>
      <w:hyperlink w:anchor="_8c517cf1950741c0f89edebf828214cc" w:history="1">
        <w:r>
          <w:rPr>
            <w:rStyle w:val="Hyperlink"/>
          </w:rPr>
          <w:t>Situation</w:t>
        </w:r>
      </w:hyperlink>
    </w:p>
    <w:p w14:paraId="46B24E9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17EBCDE" w14:textId="77777777" w:rsidR="009811F0" w:rsidRDefault="009811F0" w:rsidP="009811F0">
      <w:pPr>
        <w:ind w:firstLine="720"/>
      </w:pPr>
      <w:r>
        <w:t>‘represented by’:</w:t>
      </w:r>
      <w:hyperlink w:anchor="_1d7f13297e70f68af8189a69a2e52b05" w:history="1">
        <w:r>
          <w:rPr>
            <w:rStyle w:val="Hyperlink"/>
          </w:rPr>
          <w:t>Information</w:t>
        </w:r>
      </w:hyperlink>
    </w:p>
    <w:p w14:paraId="362076B4" w14:textId="77777777" w:rsidR="009811F0" w:rsidRDefault="009811F0" w:rsidP="009811F0">
      <w:pPr>
        <w:ind w:firstLine="720"/>
      </w:pPr>
      <w:r>
        <w:t>‘identified by’:</w:t>
      </w:r>
      <w:hyperlink w:anchor="_18f8ef1b23e6cdf9278bd94f24f73c26" w:history="1">
        <w:r>
          <w:rPr>
            <w:rStyle w:val="Hyperlink"/>
          </w:rPr>
          <w:t>Identifier</w:t>
        </w:r>
      </w:hyperlink>
    </w:p>
    <w:p w14:paraId="16769A01" w14:textId="77777777" w:rsidR="009811F0" w:rsidRDefault="009811F0" w:rsidP="009811F0">
      <w:pPr>
        <w:ind w:firstLine="720"/>
      </w:pPr>
      <w:r>
        <w:t>‘prefered term’:</w:t>
      </w:r>
      <w:hyperlink w:anchor="_1945edd0888993a52c5dc6467a7b3ef8" w:history="1">
        <w:r>
          <w:rPr>
            <w:rStyle w:val="Hyperlink"/>
          </w:rPr>
          <w:t>Term</w:t>
        </w:r>
      </w:hyperlink>
    </w:p>
    <w:p w14:paraId="5EFEDE3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29F0917" w14:textId="77777777" w:rsidR="009811F0" w:rsidRDefault="009811F0" w:rsidP="009811F0">
      <w:pPr>
        <w:ind w:firstLine="720"/>
      </w:pPr>
      <w:r>
        <w:t>‘created by’:</w:t>
      </w:r>
      <w:hyperlink w:anchor="_dd21593da1e0b28c0a75ed488ef07fd3" w:history="1">
        <w:r>
          <w:rPr>
            <w:rStyle w:val="Hyperlink"/>
          </w:rPr>
          <w:t>Transaction</w:t>
        </w:r>
      </w:hyperlink>
    </w:p>
    <w:p w14:paraId="5A2CAAE5" w14:textId="77777777" w:rsidR="009811F0" w:rsidRDefault="009811F0" w:rsidP="009811F0">
      <w:pPr>
        <w:ind w:firstLine="720"/>
      </w:pPr>
      <w:r>
        <w:t>‘invalidated by’:</w:t>
      </w:r>
      <w:hyperlink w:anchor="_dd21593da1e0b28c0a75ed488ef07fd3" w:history="1">
        <w:r>
          <w:rPr>
            <w:rStyle w:val="Hyperlink"/>
          </w:rPr>
          <w:t>Transaction</w:t>
        </w:r>
      </w:hyperlink>
    </w:p>
    <w:p w14:paraId="7EA4F0A0" w14:textId="77777777" w:rsidR="009811F0" w:rsidRDefault="009811F0" w:rsidP="009811F0">
      <w:pPr>
        <w:ind w:firstLine="720"/>
      </w:pPr>
      <w:r>
        <w:t>‘defined by’:</w:t>
      </w:r>
      <w:hyperlink w:anchor="_1a6d88e097d757268d09f68af82fbd34" w:history="1">
        <w:r>
          <w:rPr>
            <w:rStyle w:val="Hyperlink"/>
          </w:rPr>
          <w:t>Definition</w:t>
        </w:r>
      </w:hyperlink>
    </w:p>
    <w:p w14:paraId="18B01760" w14:textId="77777777" w:rsidR="009811F0" w:rsidRDefault="009811F0" w:rsidP="009811F0">
      <w:pPr>
        <w:ind w:firstLine="720"/>
      </w:pPr>
      <w:r>
        <w:t>‘has type’:</w:t>
      </w:r>
      <w:hyperlink w:anchor="_dfe1514224ca21cedba7b2b29802db50" w:history="1">
        <w:r>
          <w:rPr>
            <w:rStyle w:val="Hyperlink"/>
          </w:rPr>
          <w:t>Type</w:t>
        </w:r>
      </w:hyperlink>
    </w:p>
    <w:p w14:paraId="367D6B0F" w14:textId="77777777" w:rsidR="009811F0" w:rsidRDefault="009811F0" w:rsidP="009811F0">
      <w:pPr>
        <w:ind w:firstLine="720"/>
      </w:pPr>
      <w:r>
        <w:t>‘in context of’:</w:t>
      </w:r>
      <w:hyperlink w:anchor="_66d62b068053cee3464e1e03e6035eed" w:history="1">
        <w:r>
          <w:rPr>
            <w:rStyle w:val="Hyperlink"/>
          </w:rPr>
          <w:t>Context</w:t>
        </w:r>
      </w:hyperlink>
    </w:p>
    <w:p w14:paraId="0480E63C" w14:textId="77777777" w:rsidR="009811F0" w:rsidRDefault="009811F0" w:rsidP="009811F0">
      <w:pPr>
        <w:ind w:firstLine="720"/>
      </w:pPr>
      <w:r>
        <w:t>‘defined in’:</w:t>
      </w:r>
      <w:hyperlink w:anchor="_693daf0a0de3f4b82a04aee474c3f151" w:history="1">
        <w:r>
          <w:rPr>
            <w:rStyle w:val="Hyperlink"/>
          </w:rPr>
          <w:t>Lexical Scope</w:t>
        </w:r>
      </w:hyperlink>
    </w:p>
    <w:p w14:paraId="600D3FB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527153" w14:textId="77777777" w:rsidR="009811F0" w:rsidRDefault="009811F0" w:rsidP="009811F0">
      <w:pPr>
        <w:ind w:firstLine="720"/>
      </w:pPr>
      <w:r>
        <w:t>‘ElementID’:</w:t>
      </w:r>
      <w:hyperlink w:anchor="_f904ff1da5bfc3387d892b7e0fe9ecb1" w:history="1">
        <w:r>
          <w:rPr>
            <w:rStyle w:val="Hyperlink"/>
          </w:rPr>
          <w:t>URIIdentifier</w:t>
        </w:r>
      </w:hyperlink>
    </w:p>
    <w:p w14:paraId="30D2642E" w14:textId="77777777" w:rsidR="009811F0" w:rsidRDefault="009811F0" w:rsidP="009811F0"/>
    <w:p w14:paraId="125A0943" w14:textId="77777777" w:rsidR="009811F0" w:rsidRDefault="009811F0" w:rsidP="009811F0">
      <w:pPr>
        <w:pStyle w:val="Heading3"/>
      </w:pPr>
      <w:bookmarkStart w:id="165" w:name="_f5a86db7bd9636f0fa472c3859bc9c3c"/>
      <w:bookmarkStart w:id="166" w:name="_Toc418510162"/>
      <w:r>
        <w:t>Class Number</w:t>
      </w:r>
      <w:bookmarkEnd w:id="165"/>
      <w:bookmarkEnd w:id="166"/>
    </w:p>
    <w:p w14:paraId="23220CEF" w14:textId="77777777" w:rsidR="009811F0" w:rsidRDefault="009811F0" w:rsidP="009811F0">
      <w:r>
        <w:t>Any reprsentation of a number</w:t>
      </w:r>
    </w:p>
    <w:p w14:paraId="6C56EC23" w14:textId="77777777" w:rsidR="009811F0" w:rsidRDefault="009811F0" w:rsidP="009811F0">
      <w:pPr>
        <w:pStyle w:val="Heading4"/>
      </w:pPr>
      <w:r>
        <w:t>Direct Supertypes</w:t>
      </w:r>
    </w:p>
    <w:p w14:paraId="5DADE736" w14:textId="77777777" w:rsidR="009811F0" w:rsidRDefault="0098398E" w:rsidP="009811F0">
      <w:pPr>
        <w:ind w:left="360"/>
      </w:pPr>
      <w:hyperlink w:anchor="_a739673c8d53da123e392b7e5059ceec" w:history="1">
        <w:r w:rsidR="009811F0">
          <w:rPr>
            <w:rStyle w:val="Hyperlink"/>
          </w:rPr>
          <w:t>Value</w:t>
        </w:r>
      </w:hyperlink>
    </w:p>
    <w:p w14:paraId="738BDD0E" w14:textId="77777777" w:rsidR="009811F0" w:rsidRDefault="009811F0" w:rsidP="009811F0">
      <w:pPr>
        <w:pStyle w:val="Code0"/>
      </w:pPr>
      <w:r w:rsidRPr="00043180">
        <w:rPr>
          <w:b/>
          <w:sz w:val="24"/>
          <w:szCs w:val="24"/>
        </w:rPr>
        <w:t>package</w:t>
      </w:r>
      <w:r>
        <w:t xml:space="preserve"> SIMF Meta Model::Properties</w:t>
      </w:r>
    </w:p>
    <w:p w14:paraId="57AC452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06E55504" w14:textId="77777777" w:rsidR="009811F0" w:rsidRDefault="009811F0" w:rsidP="009811F0">
      <w:pPr>
        <w:pStyle w:val="Code0"/>
      </w:pPr>
    </w:p>
    <w:p w14:paraId="26FB3340" w14:textId="77777777" w:rsidR="009811F0" w:rsidRDefault="009811F0" w:rsidP="009811F0">
      <w:pPr>
        <w:pStyle w:val="Heading4"/>
      </w:pPr>
      <w:r>
        <w:t>Inherited Features</w:t>
      </w:r>
    </w:p>
    <w:p w14:paraId="0DE9EBF4"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620DB0FA" w14:textId="77777777" w:rsidR="009811F0" w:rsidRDefault="009811F0" w:rsidP="009811F0">
      <w:pPr>
        <w:ind w:firstLine="720"/>
      </w:pPr>
      <w:r>
        <w:t>‘represents’:</w:t>
      </w:r>
      <w:hyperlink w:anchor="_eb8398b5a178c638b98597120ec51c4d" w:history="1">
        <w:r>
          <w:rPr>
            <w:rStyle w:val="Hyperlink"/>
          </w:rPr>
          <w:t>Concept</w:t>
        </w:r>
      </w:hyperlink>
    </w:p>
    <w:p w14:paraId="424B4FA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E3B4B33" w14:textId="77777777" w:rsidR="009811F0" w:rsidRDefault="009811F0" w:rsidP="009811F0">
      <w:pPr>
        <w:ind w:firstLine="720"/>
      </w:pPr>
      <w:r>
        <w:t>‘created by’:</w:t>
      </w:r>
      <w:hyperlink w:anchor="_dd21593da1e0b28c0a75ed488ef07fd3" w:history="1">
        <w:r>
          <w:rPr>
            <w:rStyle w:val="Hyperlink"/>
          </w:rPr>
          <w:t>Transaction</w:t>
        </w:r>
      </w:hyperlink>
    </w:p>
    <w:p w14:paraId="23C0D0B3" w14:textId="77777777" w:rsidR="009811F0" w:rsidRDefault="009811F0" w:rsidP="009811F0">
      <w:pPr>
        <w:ind w:firstLine="720"/>
      </w:pPr>
      <w:r>
        <w:t>‘invalidated by’:</w:t>
      </w:r>
      <w:hyperlink w:anchor="_dd21593da1e0b28c0a75ed488ef07fd3" w:history="1">
        <w:r>
          <w:rPr>
            <w:rStyle w:val="Hyperlink"/>
          </w:rPr>
          <w:t>Transaction</w:t>
        </w:r>
      </w:hyperlink>
    </w:p>
    <w:p w14:paraId="37132F74" w14:textId="77777777" w:rsidR="009811F0" w:rsidRDefault="009811F0" w:rsidP="009811F0">
      <w:pPr>
        <w:ind w:firstLine="720"/>
      </w:pPr>
      <w:r>
        <w:t>‘defined by’:</w:t>
      </w:r>
      <w:hyperlink w:anchor="_1a6d88e097d757268d09f68af82fbd34" w:history="1">
        <w:r>
          <w:rPr>
            <w:rStyle w:val="Hyperlink"/>
          </w:rPr>
          <w:t>Definition</w:t>
        </w:r>
      </w:hyperlink>
    </w:p>
    <w:p w14:paraId="76105977" w14:textId="77777777" w:rsidR="009811F0" w:rsidRDefault="009811F0" w:rsidP="009811F0">
      <w:pPr>
        <w:ind w:firstLine="720"/>
      </w:pPr>
      <w:r>
        <w:t>‘has type’:</w:t>
      </w:r>
      <w:hyperlink w:anchor="_dfe1514224ca21cedba7b2b29802db50" w:history="1">
        <w:r>
          <w:rPr>
            <w:rStyle w:val="Hyperlink"/>
          </w:rPr>
          <w:t>Type</w:t>
        </w:r>
      </w:hyperlink>
    </w:p>
    <w:p w14:paraId="6C4532BF" w14:textId="77777777" w:rsidR="009811F0" w:rsidRDefault="009811F0" w:rsidP="009811F0">
      <w:pPr>
        <w:ind w:firstLine="720"/>
      </w:pPr>
      <w:r>
        <w:t>‘in context of’:</w:t>
      </w:r>
      <w:hyperlink w:anchor="_66d62b068053cee3464e1e03e6035eed" w:history="1">
        <w:r>
          <w:rPr>
            <w:rStyle w:val="Hyperlink"/>
          </w:rPr>
          <w:t>Context</w:t>
        </w:r>
      </w:hyperlink>
    </w:p>
    <w:p w14:paraId="35B8C7CB" w14:textId="77777777" w:rsidR="009811F0" w:rsidRDefault="009811F0" w:rsidP="009811F0">
      <w:pPr>
        <w:ind w:firstLine="720"/>
      </w:pPr>
      <w:r>
        <w:t>‘defined in’:</w:t>
      </w:r>
      <w:hyperlink w:anchor="_693daf0a0de3f4b82a04aee474c3f151" w:history="1">
        <w:r>
          <w:rPr>
            <w:rStyle w:val="Hyperlink"/>
          </w:rPr>
          <w:t>Lexical Scope</w:t>
        </w:r>
      </w:hyperlink>
    </w:p>
    <w:p w14:paraId="0CD57AB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4D141ED" w14:textId="77777777" w:rsidR="009811F0" w:rsidRDefault="009811F0" w:rsidP="009811F0">
      <w:pPr>
        <w:ind w:firstLine="720"/>
      </w:pPr>
      <w:r>
        <w:t>‘ElementID’:</w:t>
      </w:r>
      <w:hyperlink w:anchor="_f904ff1da5bfc3387d892b7e0fe9ecb1" w:history="1">
        <w:r>
          <w:rPr>
            <w:rStyle w:val="Hyperlink"/>
          </w:rPr>
          <w:t>URIIdentifier</w:t>
        </w:r>
      </w:hyperlink>
    </w:p>
    <w:p w14:paraId="1ADB0894" w14:textId="77777777" w:rsidR="009811F0" w:rsidRDefault="009811F0" w:rsidP="009811F0"/>
    <w:p w14:paraId="5FE4C365" w14:textId="77777777" w:rsidR="009811F0" w:rsidRDefault="009811F0" w:rsidP="009811F0">
      <w:pPr>
        <w:pStyle w:val="Heading3"/>
      </w:pPr>
      <w:bookmarkStart w:id="167" w:name="_746074a5bfbd6e26906da5d4bd0d2a7f"/>
      <w:bookmarkStart w:id="168" w:name="_Toc418510163"/>
      <w:r>
        <w:lastRenderedPageBreak/>
        <w:t>Class Quantity</w:t>
      </w:r>
      <w:bookmarkEnd w:id="167"/>
      <w:bookmarkEnd w:id="168"/>
    </w:p>
    <w:p w14:paraId="6628EB48" w14:textId="77777777" w:rsidR="009811F0" w:rsidRDefault="009811F0" w:rsidP="009811F0">
      <w:r>
        <w:t>property of a phenomenon, body, or substance,</w:t>
      </w:r>
      <w:r>
        <w:br/>
        <w:t>where the property has a magnitude that can be</w:t>
      </w:r>
      <w:r>
        <w:br/>
        <w:t>expressed as a number and a reference. In SIMF, the reference is the type of the quantity value, which is a measurement unit.</w:t>
      </w:r>
      <w:r>
        <w:br/>
        <w:t>e.g. 5cm.</w:t>
      </w:r>
    </w:p>
    <w:p w14:paraId="4AD71115" w14:textId="77777777" w:rsidR="009811F0" w:rsidRDefault="009811F0" w:rsidP="009811F0">
      <w:pPr>
        <w:pStyle w:val="Heading4"/>
      </w:pPr>
      <w:r>
        <w:t>Direct Supertypes</w:t>
      </w:r>
    </w:p>
    <w:p w14:paraId="37B729FF" w14:textId="77777777" w:rsidR="009811F0" w:rsidRDefault="0098398E" w:rsidP="009811F0">
      <w:pPr>
        <w:ind w:left="360"/>
      </w:pPr>
      <w:hyperlink w:anchor="_a739673c8d53da123e392b7e5059ceec" w:history="1">
        <w:r w:rsidR="009811F0">
          <w:rPr>
            <w:rStyle w:val="Hyperlink"/>
          </w:rPr>
          <w:t>Value</w:t>
        </w:r>
      </w:hyperlink>
    </w:p>
    <w:p w14:paraId="08D2ED89" w14:textId="77777777" w:rsidR="009811F0" w:rsidRDefault="009811F0" w:rsidP="009811F0">
      <w:pPr>
        <w:pStyle w:val="Code0"/>
      </w:pPr>
      <w:r w:rsidRPr="00043180">
        <w:rPr>
          <w:b/>
          <w:sz w:val="24"/>
          <w:szCs w:val="24"/>
        </w:rPr>
        <w:t>package</w:t>
      </w:r>
      <w:r>
        <w:t xml:space="preserve"> SIMF Meta Model::Properties</w:t>
      </w:r>
    </w:p>
    <w:p w14:paraId="1EEF68B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61908340" w14:textId="77777777" w:rsidR="009811F0" w:rsidRDefault="009811F0" w:rsidP="009811F0">
      <w:pPr>
        <w:pStyle w:val="Code0"/>
      </w:pPr>
    </w:p>
    <w:p w14:paraId="0008217E" w14:textId="77777777" w:rsidR="009811F0" w:rsidRDefault="009811F0" w:rsidP="009811F0">
      <w:pPr>
        <w:pStyle w:val="Heading4"/>
      </w:pPr>
      <w:r>
        <w:t>Attributes</w:t>
      </w:r>
    </w:p>
    <w:p w14:paraId="52F9A02F" w14:textId="77777777" w:rsidR="009811F0" w:rsidRDefault="009811F0" w:rsidP="009811F0">
      <w:pPr>
        <w:pStyle w:val="BodyText2"/>
      </w:pPr>
      <w:r>
        <w:rPr>
          <w:noProof/>
          <w:lang w:bidi="ar-SA"/>
        </w:rPr>
        <w:drawing>
          <wp:inline distT="0" distB="0" distL="0" distR="0" wp14:anchorId="28E3FDC0" wp14:editId="4D8A7F4C">
            <wp:extent cx="152400" cy="152400"/>
            <wp:effectExtent l="0" t="0" r="0" b="0"/>
            <wp:docPr id="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magnitude : </w:t>
      </w:r>
      <w:hyperlink w:anchor="_f5a86db7bd9636f0fa472c3859bc9c3c" w:history="1">
        <w:r>
          <w:rPr>
            <w:rStyle w:val="Hyperlink"/>
          </w:rPr>
          <w:t>Number</w:t>
        </w:r>
      </w:hyperlink>
      <w:r>
        <w:t xml:space="preserve"> [1]</w:t>
      </w:r>
    </w:p>
    <w:p w14:paraId="4D831ADE" w14:textId="77777777" w:rsidR="009811F0" w:rsidRDefault="009811F0" w:rsidP="009811F0">
      <w:pPr>
        <w:pStyle w:val="BodyText2"/>
      </w:pPr>
      <w:r>
        <w:rPr>
          <w:noProof/>
          <w:lang w:bidi="ar-SA"/>
        </w:rPr>
        <w:drawing>
          <wp:inline distT="0" distB="0" distL="0" distR="0" wp14:anchorId="55426A90" wp14:editId="6FFEFBFD">
            <wp:extent cx="152400" cy="152400"/>
            <wp:effectExtent l="0" t="0" r="0" b="0"/>
            <wp:docPr id="7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precision : </w:t>
      </w:r>
      <w:hyperlink w:anchor="_f5a86db7bd9636f0fa472c3859bc9c3c" w:history="1">
        <w:r>
          <w:rPr>
            <w:rStyle w:val="Hyperlink"/>
          </w:rPr>
          <w:t>Number</w:t>
        </w:r>
      </w:hyperlink>
      <w:r>
        <w:t xml:space="preserve"> [0..1]</w:t>
      </w:r>
    </w:p>
    <w:p w14:paraId="39AA9E6D" w14:textId="77777777" w:rsidR="009811F0" w:rsidRDefault="009811F0" w:rsidP="009811F0">
      <w:pPr>
        <w:pStyle w:val="Heading4"/>
      </w:pPr>
      <w:r>
        <w:t>Associations</w:t>
      </w:r>
    </w:p>
    <w:p w14:paraId="618C8507" w14:textId="77777777" w:rsidR="009811F0" w:rsidRDefault="009811F0" w:rsidP="009811F0">
      <w:pPr>
        <w:ind w:left="605" w:hanging="245"/>
      </w:pPr>
      <w:r>
        <w:rPr>
          <w:noProof/>
        </w:rPr>
        <w:drawing>
          <wp:inline distT="0" distB="0" distL="0" distR="0" wp14:anchorId="24160569" wp14:editId="7BDA4137">
            <wp:extent cx="152400" cy="152400"/>
            <wp:effectExtent l="0" t="0" r="0" b="0"/>
            <wp:docPr id="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14:paraId="66D837AE" w14:textId="77777777" w:rsidR="009811F0" w:rsidRDefault="009811F0" w:rsidP="009811F0">
      <w:pPr>
        <w:pStyle w:val="Heading4"/>
      </w:pPr>
      <w:r>
        <w:t>Inherited Features</w:t>
      </w:r>
    </w:p>
    <w:p w14:paraId="0FDCFBC2"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2BB30A62" w14:textId="77777777" w:rsidR="009811F0" w:rsidRDefault="009811F0" w:rsidP="009811F0">
      <w:pPr>
        <w:ind w:firstLine="720"/>
      </w:pPr>
      <w:r>
        <w:t>‘represents’:</w:t>
      </w:r>
      <w:hyperlink w:anchor="_eb8398b5a178c638b98597120ec51c4d" w:history="1">
        <w:r>
          <w:rPr>
            <w:rStyle w:val="Hyperlink"/>
          </w:rPr>
          <w:t>Concept</w:t>
        </w:r>
      </w:hyperlink>
    </w:p>
    <w:p w14:paraId="0EA2215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CE5512E" w14:textId="77777777" w:rsidR="009811F0" w:rsidRDefault="009811F0" w:rsidP="009811F0">
      <w:pPr>
        <w:ind w:firstLine="720"/>
      </w:pPr>
      <w:r>
        <w:t>‘created by’:</w:t>
      </w:r>
      <w:hyperlink w:anchor="_dd21593da1e0b28c0a75ed488ef07fd3" w:history="1">
        <w:r>
          <w:rPr>
            <w:rStyle w:val="Hyperlink"/>
          </w:rPr>
          <w:t>Transaction</w:t>
        </w:r>
      </w:hyperlink>
    </w:p>
    <w:p w14:paraId="04683E5C" w14:textId="77777777" w:rsidR="009811F0" w:rsidRDefault="009811F0" w:rsidP="009811F0">
      <w:pPr>
        <w:ind w:firstLine="720"/>
      </w:pPr>
      <w:r>
        <w:t>‘invalidated by’:</w:t>
      </w:r>
      <w:hyperlink w:anchor="_dd21593da1e0b28c0a75ed488ef07fd3" w:history="1">
        <w:r>
          <w:rPr>
            <w:rStyle w:val="Hyperlink"/>
          </w:rPr>
          <w:t>Transaction</w:t>
        </w:r>
      </w:hyperlink>
    </w:p>
    <w:p w14:paraId="2E2D1196" w14:textId="77777777" w:rsidR="009811F0" w:rsidRDefault="009811F0" w:rsidP="009811F0">
      <w:pPr>
        <w:ind w:firstLine="720"/>
      </w:pPr>
      <w:r>
        <w:t>‘defined by’:</w:t>
      </w:r>
      <w:hyperlink w:anchor="_1a6d88e097d757268d09f68af82fbd34" w:history="1">
        <w:r>
          <w:rPr>
            <w:rStyle w:val="Hyperlink"/>
          </w:rPr>
          <w:t>Definition</w:t>
        </w:r>
      </w:hyperlink>
    </w:p>
    <w:p w14:paraId="120869E2" w14:textId="77777777" w:rsidR="009811F0" w:rsidRDefault="009811F0" w:rsidP="009811F0">
      <w:pPr>
        <w:ind w:firstLine="720"/>
      </w:pPr>
      <w:r>
        <w:t>‘has type’:</w:t>
      </w:r>
      <w:hyperlink w:anchor="_dfe1514224ca21cedba7b2b29802db50" w:history="1">
        <w:r>
          <w:rPr>
            <w:rStyle w:val="Hyperlink"/>
          </w:rPr>
          <w:t>Type</w:t>
        </w:r>
      </w:hyperlink>
    </w:p>
    <w:p w14:paraId="67D2B407" w14:textId="77777777" w:rsidR="009811F0" w:rsidRDefault="009811F0" w:rsidP="009811F0">
      <w:pPr>
        <w:ind w:firstLine="720"/>
      </w:pPr>
      <w:r>
        <w:t>‘in context of’:</w:t>
      </w:r>
      <w:hyperlink w:anchor="_66d62b068053cee3464e1e03e6035eed" w:history="1">
        <w:r>
          <w:rPr>
            <w:rStyle w:val="Hyperlink"/>
          </w:rPr>
          <w:t>Context</w:t>
        </w:r>
      </w:hyperlink>
    </w:p>
    <w:p w14:paraId="195161D6" w14:textId="77777777" w:rsidR="009811F0" w:rsidRDefault="009811F0" w:rsidP="009811F0">
      <w:pPr>
        <w:ind w:firstLine="720"/>
      </w:pPr>
      <w:r>
        <w:t>‘defined in’:</w:t>
      </w:r>
      <w:hyperlink w:anchor="_693daf0a0de3f4b82a04aee474c3f151" w:history="1">
        <w:r>
          <w:rPr>
            <w:rStyle w:val="Hyperlink"/>
          </w:rPr>
          <w:t>Lexical Scope</w:t>
        </w:r>
      </w:hyperlink>
    </w:p>
    <w:p w14:paraId="62231AC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C7C598" w14:textId="77777777" w:rsidR="009811F0" w:rsidRDefault="009811F0" w:rsidP="009811F0">
      <w:pPr>
        <w:ind w:firstLine="720"/>
      </w:pPr>
      <w:r>
        <w:t>‘ElementID’:</w:t>
      </w:r>
      <w:hyperlink w:anchor="_f904ff1da5bfc3387d892b7e0fe9ecb1" w:history="1">
        <w:r>
          <w:rPr>
            <w:rStyle w:val="Hyperlink"/>
          </w:rPr>
          <w:t>URIIdentifier</w:t>
        </w:r>
      </w:hyperlink>
    </w:p>
    <w:p w14:paraId="45F44EFB" w14:textId="77777777" w:rsidR="009811F0" w:rsidRDefault="009811F0" w:rsidP="009811F0"/>
    <w:p w14:paraId="4886C947" w14:textId="77777777" w:rsidR="009811F0" w:rsidRDefault="009811F0" w:rsidP="009811F0">
      <w:pPr>
        <w:pStyle w:val="Heading3"/>
      </w:pPr>
      <w:bookmarkStart w:id="169" w:name="_ca1c56b440439615024c837658185d15"/>
      <w:bookmarkStart w:id="170" w:name="_Toc418510164"/>
      <w:r>
        <w:t>Class Quantity kind</w:t>
      </w:r>
      <w:bookmarkEnd w:id="169"/>
      <w:bookmarkEnd w:id="170"/>
    </w:p>
    <w:p w14:paraId="75E47751" w14:textId="77777777" w:rsidR="009811F0" w:rsidRDefault="009811F0" w:rsidP="009811F0">
      <w:r>
        <w:t>Aspect common to mutually comparable quantities represented by one or more units. Units with a common quantity kind may be algorithmically converted to any other unit of that quantity kind. e.g. temperature.</w:t>
      </w:r>
    </w:p>
    <w:p w14:paraId="58C2460D" w14:textId="77777777" w:rsidR="009811F0" w:rsidRDefault="009811F0" w:rsidP="009811F0">
      <w:pPr>
        <w:pStyle w:val="Heading4"/>
      </w:pPr>
      <w:r>
        <w:t>Direct Supertypes</w:t>
      </w:r>
    </w:p>
    <w:p w14:paraId="300642A8" w14:textId="77777777" w:rsidR="009811F0" w:rsidRDefault="0098398E" w:rsidP="009811F0">
      <w:pPr>
        <w:ind w:left="360"/>
      </w:pPr>
      <w:hyperlink w:anchor="_3f8b371eee11a630805f23f755460b79" w:history="1">
        <w:r w:rsidR="009811F0">
          <w:rPr>
            <w:rStyle w:val="Hyperlink"/>
          </w:rPr>
          <w:t>Information Type</w:t>
        </w:r>
      </w:hyperlink>
    </w:p>
    <w:p w14:paraId="7B37EA04" w14:textId="77777777" w:rsidR="009811F0" w:rsidRDefault="009811F0" w:rsidP="009811F0">
      <w:pPr>
        <w:pStyle w:val="Code0"/>
      </w:pPr>
      <w:r w:rsidRPr="00043180">
        <w:rPr>
          <w:b/>
          <w:sz w:val="24"/>
          <w:szCs w:val="24"/>
        </w:rPr>
        <w:t>package</w:t>
      </w:r>
      <w:r>
        <w:t xml:space="preserve"> SIMF Meta Model::Properties</w:t>
      </w:r>
    </w:p>
    <w:p w14:paraId="2B19842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f8b371eee11a630805f23f755460b79" w:history="1">
        <w:r>
          <w:rPr>
            <w:rStyle w:val="Hyperlink"/>
          </w:rPr>
          <w:t>Information Type</w:t>
        </w:r>
      </w:hyperlink>
    </w:p>
    <w:p w14:paraId="0CEEB664" w14:textId="77777777" w:rsidR="009811F0" w:rsidRDefault="009811F0" w:rsidP="009811F0">
      <w:pPr>
        <w:pStyle w:val="Code0"/>
      </w:pPr>
    </w:p>
    <w:p w14:paraId="3CD7C9FC" w14:textId="77777777" w:rsidR="009811F0" w:rsidRDefault="009811F0" w:rsidP="009811F0">
      <w:pPr>
        <w:pStyle w:val="Heading4"/>
      </w:pPr>
      <w:r>
        <w:t>Associations</w:t>
      </w:r>
    </w:p>
    <w:p w14:paraId="3D6C901B" w14:textId="77777777" w:rsidR="009811F0" w:rsidRDefault="009811F0" w:rsidP="009811F0">
      <w:pPr>
        <w:ind w:left="605" w:hanging="245"/>
      </w:pPr>
      <w:r>
        <w:rPr>
          <w:noProof/>
        </w:rPr>
        <w:drawing>
          <wp:inline distT="0" distB="0" distL="0" distR="0" wp14:anchorId="7F04E465" wp14:editId="79BAFBFC">
            <wp:extent cx="152400" cy="152400"/>
            <wp:effectExtent l="0" t="0" r="0" b="0"/>
            <wp:docPr id="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9a97d5f73bf658c81147f5fab194bf88" w:history="1">
        <w:r>
          <w:rPr>
            <w:rStyle w:val="Hyperlink"/>
          </w:rPr>
          <w:t>Measurement Unit</w:t>
        </w:r>
      </w:hyperlink>
      <w:r>
        <w:t xml:space="preserve"> [*]   </w:t>
      </w:r>
      <w:r w:rsidRPr="00833C5F">
        <w:rPr>
          <w:i/>
        </w:rPr>
        <w:t>Subsets</w:t>
      </w:r>
      <w:r>
        <w:t>: generalizes:</w:t>
      </w:r>
      <w:hyperlink w:anchor="_66d62b068053cee3464e1e03e6035eed" w:history="1">
        <w:r>
          <w:rPr>
            <w:rStyle w:val="Hyperlink"/>
          </w:rPr>
          <w:t>Context</w:t>
        </w:r>
      </w:hyperlink>
      <w:r>
        <w:rPr>
          <w:rStyle w:val="Hyperlink"/>
        </w:rPr>
        <w:t xml:space="preserve"> </w:t>
      </w:r>
      <w:r>
        <w:t xml:space="preserve">   </w:t>
      </w:r>
    </w:p>
    <w:p w14:paraId="08E12132" w14:textId="77777777" w:rsidR="009811F0" w:rsidRDefault="009811F0" w:rsidP="009811F0">
      <w:pPr>
        <w:pStyle w:val="Heading4"/>
      </w:pPr>
      <w:r>
        <w:t>Inherited Features</w:t>
      </w:r>
    </w:p>
    <w:p w14:paraId="3FC3364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F064E0F" w14:textId="77777777" w:rsidR="009811F0" w:rsidRDefault="009811F0" w:rsidP="009811F0">
      <w:pPr>
        <w:ind w:firstLine="720"/>
      </w:pPr>
      <w:r>
        <w:t>‘categorizes’:</w:t>
      </w:r>
      <w:hyperlink w:anchor="_a52cb0ff6e414b3170b58afe10b6afcb" w:history="1">
        <w:r>
          <w:rPr>
            <w:rStyle w:val="Hyperlink"/>
          </w:rPr>
          <w:t>Anything</w:t>
        </w:r>
      </w:hyperlink>
    </w:p>
    <w:p w14:paraId="6FED707C" w14:textId="77777777" w:rsidR="009811F0" w:rsidRDefault="009811F0" w:rsidP="009811F0">
      <w:pPr>
        <w:ind w:firstLine="720"/>
      </w:pPr>
      <w:r>
        <w:t>‘source for’:</w:t>
      </w:r>
      <w:hyperlink w:anchor="_fbe140d2e61a092c9ceffa2d5308ff5e" w:history="1">
        <w:r>
          <w:rPr>
            <w:rStyle w:val="Hyperlink"/>
          </w:rPr>
          <w:t>As-A Rule</w:t>
        </w:r>
      </w:hyperlink>
    </w:p>
    <w:p w14:paraId="0301397D" w14:textId="77777777" w:rsidR="009811F0" w:rsidRDefault="009811F0" w:rsidP="009811F0">
      <w:pPr>
        <w:ind w:firstLine="720"/>
      </w:pPr>
      <w:r>
        <w:t>‘target for’:</w:t>
      </w:r>
      <w:hyperlink w:anchor="_fbe140d2e61a092c9ceffa2d5308ff5e" w:history="1">
        <w:r>
          <w:rPr>
            <w:rStyle w:val="Hyperlink"/>
          </w:rPr>
          <w:t>As-A Rule</w:t>
        </w:r>
      </w:hyperlink>
    </w:p>
    <w:p w14:paraId="61072E60" w14:textId="77777777" w:rsidR="009811F0" w:rsidRDefault="009811F0" w:rsidP="009811F0">
      <w:pPr>
        <w:ind w:firstLine="720"/>
      </w:pPr>
      <w:r>
        <w:t>‘classifiers’:</w:t>
      </w:r>
      <w:hyperlink w:anchor="_3b2e69eb6121d1e3a1180bbe8ee64013" w:history="1">
        <w:r>
          <w:rPr>
            <w:rStyle w:val="Hyperlink"/>
          </w:rPr>
          <w:t>Classification</w:t>
        </w:r>
      </w:hyperlink>
    </w:p>
    <w:p w14:paraId="6B8AFB08" w14:textId="77777777" w:rsidR="009811F0" w:rsidRDefault="009811F0" w:rsidP="009811F0">
      <w:pPr>
        <w:ind w:firstLine="720"/>
      </w:pPr>
      <w:r>
        <w:lastRenderedPageBreak/>
        <w:t>‘has key’:</w:t>
      </w:r>
      <w:hyperlink w:anchor="_1b4bfdc2f6552991ff5cecb390e7e2af" w:history="1">
        <w:r>
          <w:rPr>
            <w:rStyle w:val="Hyperlink"/>
          </w:rPr>
          <w:t>Key</w:t>
        </w:r>
      </w:hyperlink>
    </w:p>
    <w:p w14:paraId="4DCD50C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8A19BB8" w14:textId="77777777" w:rsidR="009811F0" w:rsidRDefault="009811F0" w:rsidP="009811F0">
      <w:pPr>
        <w:ind w:firstLine="720"/>
      </w:pPr>
      <w:r>
        <w:t>‘defines’:</w:t>
      </w:r>
      <w:hyperlink w:anchor="_a52cb0ff6e414b3170b58afe10b6afcb" w:history="1">
        <w:r>
          <w:rPr>
            <w:rStyle w:val="Hyperlink"/>
          </w:rPr>
          <w:t>Anything</w:t>
        </w:r>
      </w:hyperlink>
    </w:p>
    <w:p w14:paraId="4ADFB41D" w14:textId="77777777" w:rsidR="009811F0" w:rsidRDefault="009811F0" w:rsidP="009811F0">
      <w:pPr>
        <w:ind w:firstLine="720"/>
      </w:pPr>
      <w:r>
        <w:t>‘changed in’:</w:t>
      </w:r>
      <w:hyperlink w:anchor="_dd21593da1e0b28c0a75ed488ef07fd3" w:history="1">
        <w:r>
          <w:rPr>
            <w:rStyle w:val="Hyperlink"/>
          </w:rPr>
          <w:t>Transaction</w:t>
        </w:r>
      </w:hyperlink>
    </w:p>
    <w:p w14:paraId="030DA75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DD85552" w14:textId="77777777" w:rsidR="009811F0" w:rsidRDefault="009811F0" w:rsidP="009811F0">
      <w:pPr>
        <w:ind w:firstLine="720"/>
      </w:pPr>
      <w:r>
        <w:t>‘references’:</w:t>
      </w:r>
      <w:hyperlink w:anchor="_0315319befc74caa0a2a7d36cff333c0" w:history="1">
        <w:r>
          <w:rPr>
            <w:rStyle w:val="Hyperlink"/>
          </w:rPr>
          <w:t>Lexical Reference</w:t>
        </w:r>
      </w:hyperlink>
    </w:p>
    <w:p w14:paraId="2F4DF98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D6B104D" w14:textId="77777777" w:rsidR="009811F0" w:rsidRDefault="009811F0" w:rsidP="009811F0">
      <w:pPr>
        <w:ind w:firstLine="720"/>
      </w:pPr>
      <w:r>
        <w:t>‘contextualizes’:</w:t>
      </w:r>
      <w:hyperlink w:anchor="_a52cb0ff6e414b3170b58afe10b6afcb" w:history="1">
        <w:r>
          <w:rPr>
            <w:rStyle w:val="Hyperlink"/>
          </w:rPr>
          <w:t>Anything</w:t>
        </w:r>
      </w:hyperlink>
    </w:p>
    <w:p w14:paraId="6F5D4CC3" w14:textId="77777777" w:rsidR="009811F0" w:rsidRDefault="009811F0" w:rsidP="009811F0">
      <w:pPr>
        <w:ind w:firstLine="720"/>
      </w:pPr>
      <w:r>
        <w:t>‘has rule’:</w:t>
      </w:r>
      <w:hyperlink w:anchor="_82919e40af9ad2e13647e9d37bbf0956" w:history="1">
        <w:r>
          <w:rPr>
            <w:rStyle w:val="Hyperlink"/>
          </w:rPr>
          <w:t>Rule</w:t>
        </w:r>
      </w:hyperlink>
    </w:p>
    <w:p w14:paraId="6956B92B" w14:textId="77777777" w:rsidR="009811F0" w:rsidRDefault="009811F0" w:rsidP="009811F0">
      <w:pPr>
        <w:ind w:firstLine="720"/>
      </w:pPr>
      <w:r>
        <w:t>‘generalizes’:</w:t>
      </w:r>
      <w:hyperlink w:anchor="_66d62b068053cee3464e1e03e6035eed" w:history="1">
        <w:r>
          <w:rPr>
            <w:rStyle w:val="Hyperlink"/>
          </w:rPr>
          <w:t>Context</w:t>
        </w:r>
      </w:hyperlink>
    </w:p>
    <w:p w14:paraId="3F0A88DA" w14:textId="77777777" w:rsidR="009811F0" w:rsidRDefault="009811F0" w:rsidP="009811F0">
      <w:pPr>
        <w:ind w:firstLine="720"/>
      </w:pPr>
      <w:r>
        <w:t>‘specializes’:</w:t>
      </w:r>
      <w:hyperlink w:anchor="_66d62b068053cee3464e1e03e6035eed" w:history="1">
        <w:r>
          <w:rPr>
            <w:rStyle w:val="Hyperlink"/>
          </w:rPr>
          <w:t>Context</w:t>
        </w:r>
      </w:hyperlink>
    </w:p>
    <w:p w14:paraId="1230F20F" w14:textId="77777777" w:rsidR="009811F0" w:rsidRDefault="009811F0" w:rsidP="009811F0">
      <w:pPr>
        <w:ind w:firstLine="720"/>
      </w:pPr>
      <w:r>
        <w:t>‘asserts’:</w:t>
      </w:r>
      <w:hyperlink w:anchor="_8c517cf1950741c0f89edebf828214cc" w:history="1">
        <w:r>
          <w:rPr>
            <w:rStyle w:val="Hyperlink"/>
          </w:rPr>
          <w:t>Situation</w:t>
        </w:r>
      </w:hyperlink>
    </w:p>
    <w:p w14:paraId="7AC2DB4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063049E" w14:textId="77777777" w:rsidR="009811F0" w:rsidRDefault="009811F0" w:rsidP="009811F0">
      <w:pPr>
        <w:ind w:firstLine="720"/>
      </w:pPr>
      <w:r>
        <w:t>‘represented by’:</w:t>
      </w:r>
      <w:hyperlink w:anchor="_1d7f13297e70f68af8189a69a2e52b05" w:history="1">
        <w:r>
          <w:rPr>
            <w:rStyle w:val="Hyperlink"/>
          </w:rPr>
          <w:t>Information</w:t>
        </w:r>
      </w:hyperlink>
    </w:p>
    <w:p w14:paraId="11B4E25D" w14:textId="77777777" w:rsidR="009811F0" w:rsidRDefault="009811F0" w:rsidP="009811F0">
      <w:pPr>
        <w:ind w:firstLine="720"/>
      </w:pPr>
      <w:r>
        <w:t>‘identified by’:</w:t>
      </w:r>
      <w:hyperlink w:anchor="_18f8ef1b23e6cdf9278bd94f24f73c26" w:history="1">
        <w:r>
          <w:rPr>
            <w:rStyle w:val="Hyperlink"/>
          </w:rPr>
          <w:t>Identifier</w:t>
        </w:r>
      </w:hyperlink>
    </w:p>
    <w:p w14:paraId="635CCFC4" w14:textId="77777777" w:rsidR="009811F0" w:rsidRDefault="009811F0" w:rsidP="009811F0">
      <w:pPr>
        <w:ind w:firstLine="720"/>
      </w:pPr>
      <w:r>
        <w:t>‘prefered term’:</w:t>
      </w:r>
      <w:hyperlink w:anchor="_1945edd0888993a52c5dc6467a7b3ef8" w:history="1">
        <w:r>
          <w:rPr>
            <w:rStyle w:val="Hyperlink"/>
          </w:rPr>
          <w:t>Term</w:t>
        </w:r>
      </w:hyperlink>
    </w:p>
    <w:p w14:paraId="7A9B851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4CC879" w14:textId="77777777" w:rsidR="009811F0" w:rsidRDefault="009811F0" w:rsidP="009811F0">
      <w:pPr>
        <w:ind w:firstLine="720"/>
      </w:pPr>
      <w:r>
        <w:t>‘created by’:</w:t>
      </w:r>
      <w:hyperlink w:anchor="_dd21593da1e0b28c0a75ed488ef07fd3" w:history="1">
        <w:r>
          <w:rPr>
            <w:rStyle w:val="Hyperlink"/>
          </w:rPr>
          <w:t>Transaction</w:t>
        </w:r>
      </w:hyperlink>
    </w:p>
    <w:p w14:paraId="0BB3A7FF" w14:textId="77777777" w:rsidR="009811F0" w:rsidRDefault="009811F0" w:rsidP="009811F0">
      <w:pPr>
        <w:ind w:firstLine="720"/>
      </w:pPr>
      <w:r>
        <w:t>‘invalidated by’:</w:t>
      </w:r>
      <w:hyperlink w:anchor="_dd21593da1e0b28c0a75ed488ef07fd3" w:history="1">
        <w:r>
          <w:rPr>
            <w:rStyle w:val="Hyperlink"/>
          </w:rPr>
          <w:t>Transaction</w:t>
        </w:r>
      </w:hyperlink>
    </w:p>
    <w:p w14:paraId="0640938B" w14:textId="77777777" w:rsidR="009811F0" w:rsidRDefault="009811F0" w:rsidP="009811F0">
      <w:pPr>
        <w:ind w:firstLine="720"/>
      </w:pPr>
      <w:r>
        <w:t>‘defined by’:</w:t>
      </w:r>
      <w:hyperlink w:anchor="_1a6d88e097d757268d09f68af82fbd34" w:history="1">
        <w:r>
          <w:rPr>
            <w:rStyle w:val="Hyperlink"/>
          </w:rPr>
          <w:t>Definition</w:t>
        </w:r>
      </w:hyperlink>
    </w:p>
    <w:p w14:paraId="7668EDEB" w14:textId="77777777" w:rsidR="009811F0" w:rsidRDefault="009811F0" w:rsidP="009811F0">
      <w:pPr>
        <w:ind w:firstLine="720"/>
      </w:pPr>
      <w:r>
        <w:t>‘has type’:</w:t>
      </w:r>
      <w:hyperlink w:anchor="_dfe1514224ca21cedba7b2b29802db50" w:history="1">
        <w:r>
          <w:rPr>
            <w:rStyle w:val="Hyperlink"/>
          </w:rPr>
          <w:t>Type</w:t>
        </w:r>
      </w:hyperlink>
    </w:p>
    <w:p w14:paraId="327C59F1" w14:textId="77777777" w:rsidR="009811F0" w:rsidRDefault="009811F0" w:rsidP="009811F0">
      <w:pPr>
        <w:ind w:firstLine="720"/>
      </w:pPr>
      <w:r>
        <w:t>‘in context of’:</w:t>
      </w:r>
      <w:hyperlink w:anchor="_66d62b068053cee3464e1e03e6035eed" w:history="1">
        <w:r>
          <w:rPr>
            <w:rStyle w:val="Hyperlink"/>
          </w:rPr>
          <w:t>Context</w:t>
        </w:r>
      </w:hyperlink>
    </w:p>
    <w:p w14:paraId="679338E8" w14:textId="77777777" w:rsidR="009811F0" w:rsidRDefault="009811F0" w:rsidP="009811F0">
      <w:pPr>
        <w:ind w:firstLine="720"/>
      </w:pPr>
      <w:r>
        <w:t>‘defined in’:</w:t>
      </w:r>
      <w:hyperlink w:anchor="_693daf0a0de3f4b82a04aee474c3f151" w:history="1">
        <w:r>
          <w:rPr>
            <w:rStyle w:val="Hyperlink"/>
          </w:rPr>
          <w:t>Lexical Scope</w:t>
        </w:r>
      </w:hyperlink>
    </w:p>
    <w:p w14:paraId="15FB0B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AF9CFD1" w14:textId="77777777" w:rsidR="009811F0" w:rsidRDefault="009811F0" w:rsidP="009811F0">
      <w:pPr>
        <w:ind w:firstLine="720"/>
      </w:pPr>
      <w:r>
        <w:t>‘ElementID’:</w:t>
      </w:r>
      <w:hyperlink w:anchor="_f904ff1da5bfc3387d892b7e0fe9ecb1" w:history="1">
        <w:r>
          <w:rPr>
            <w:rStyle w:val="Hyperlink"/>
          </w:rPr>
          <w:t>URIIdentifier</w:t>
        </w:r>
      </w:hyperlink>
    </w:p>
    <w:p w14:paraId="3CA664D6" w14:textId="77777777" w:rsidR="009811F0" w:rsidRDefault="009811F0" w:rsidP="009811F0"/>
    <w:p w14:paraId="56772C66" w14:textId="77777777" w:rsidR="009811F0" w:rsidRDefault="009811F0" w:rsidP="009811F0">
      <w:pPr>
        <w:pStyle w:val="Heading3"/>
      </w:pPr>
      <w:bookmarkStart w:id="171" w:name="_0e6e6fe0a29fb43221940aa4118b04a2"/>
      <w:bookmarkStart w:id="172" w:name="_Toc418510165"/>
      <w:r>
        <w:t>Class Text</w:t>
      </w:r>
      <w:bookmarkEnd w:id="171"/>
      <w:bookmarkEnd w:id="172"/>
    </w:p>
    <w:p w14:paraId="34EF29E9" w14:textId="77777777" w:rsidR="009811F0" w:rsidRDefault="009811F0" w:rsidP="009811F0">
      <w:r>
        <w:t>Text is a value represented using symbols which have a meaning to stakeholders but otherwise have no formal semantic implication. Properties involving values may have a semantic implication.</w:t>
      </w:r>
    </w:p>
    <w:p w14:paraId="562795DA" w14:textId="77777777" w:rsidR="009811F0" w:rsidRDefault="009811F0" w:rsidP="009811F0">
      <w:pPr>
        <w:pStyle w:val="Heading4"/>
      </w:pPr>
      <w:r>
        <w:t>Direct Supertypes</w:t>
      </w:r>
    </w:p>
    <w:p w14:paraId="47ACAD9A" w14:textId="77777777" w:rsidR="009811F0" w:rsidRDefault="0098398E" w:rsidP="009811F0">
      <w:pPr>
        <w:ind w:left="360"/>
      </w:pPr>
      <w:hyperlink w:anchor="_a739673c8d53da123e392b7e5059ceec" w:history="1">
        <w:r w:rsidR="009811F0">
          <w:rPr>
            <w:rStyle w:val="Hyperlink"/>
          </w:rPr>
          <w:t>Value</w:t>
        </w:r>
      </w:hyperlink>
    </w:p>
    <w:p w14:paraId="468CCBE1" w14:textId="77777777" w:rsidR="009811F0" w:rsidRDefault="009811F0" w:rsidP="009811F0">
      <w:pPr>
        <w:pStyle w:val="Code0"/>
      </w:pPr>
      <w:r w:rsidRPr="00043180">
        <w:rPr>
          <w:b/>
          <w:sz w:val="24"/>
          <w:szCs w:val="24"/>
        </w:rPr>
        <w:t>package</w:t>
      </w:r>
      <w:r>
        <w:t xml:space="preserve"> SIMF Meta Model::Properties</w:t>
      </w:r>
    </w:p>
    <w:p w14:paraId="227655E6"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30CA2642" w14:textId="77777777" w:rsidR="009811F0" w:rsidRDefault="009811F0" w:rsidP="009811F0">
      <w:pPr>
        <w:pStyle w:val="Code0"/>
      </w:pPr>
    </w:p>
    <w:p w14:paraId="562A7350" w14:textId="77777777" w:rsidR="009811F0" w:rsidRDefault="009811F0" w:rsidP="009811F0">
      <w:pPr>
        <w:pStyle w:val="Heading4"/>
      </w:pPr>
      <w:r>
        <w:t>Inherited Features</w:t>
      </w:r>
    </w:p>
    <w:p w14:paraId="3596ACE3"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70735EB9" w14:textId="77777777" w:rsidR="009811F0" w:rsidRDefault="009811F0" w:rsidP="009811F0">
      <w:pPr>
        <w:ind w:firstLine="720"/>
      </w:pPr>
      <w:r>
        <w:t>‘represents’:</w:t>
      </w:r>
      <w:hyperlink w:anchor="_eb8398b5a178c638b98597120ec51c4d" w:history="1">
        <w:r>
          <w:rPr>
            <w:rStyle w:val="Hyperlink"/>
          </w:rPr>
          <w:t>Concept</w:t>
        </w:r>
      </w:hyperlink>
    </w:p>
    <w:p w14:paraId="1505CC6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A7E71BE" w14:textId="77777777" w:rsidR="009811F0" w:rsidRDefault="009811F0" w:rsidP="009811F0">
      <w:pPr>
        <w:ind w:firstLine="720"/>
      </w:pPr>
      <w:r>
        <w:t>‘created by’:</w:t>
      </w:r>
      <w:hyperlink w:anchor="_dd21593da1e0b28c0a75ed488ef07fd3" w:history="1">
        <w:r>
          <w:rPr>
            <w:rStyle w:val="Hyperlink"/>
          </w:rPr>
          <w:t>Transaction</w:t>
        </w:r>
      </w:hyperlink>
    </w:p>
    <w:p w14:paraId="7FDE4AF4" w14:textId="77777777" w:rsidR="009811F0" w:rsidRDefault="009811F0" w:rsidP="009811F0">
      <w:pPr>
        <w:ind w:firstLine="720"/>
      </w:pPr>
      <w:r>
        <w:t>‘invalidated by’:</w:t>
      </w:r>
      <w:hyperlink w:anchor="_dd21593da1e0b28c0a75ed488ef07fd3" w:history="1">
        <w:r>
          <w:rPr>
            <w:rStyle w:val="Hyperlink"/>
          </w:rPr>
          <w:t>Transaction</w:t>
        </w:r>
      </w:hyperlink>
    </w:p>
    <w:p w14:paraId="0DEE770B" w14:textId="77777777" w:rsidR="009811F0" w:rsidRDefault="009811F0" w:rsidP="009811F0">
      <w:pPr>
        <w:ind w:firstLine="720"/>
      </w:pPr>
      <w:r>
        <w:t>‘defined by’:</w:t>
      </w:r>
      <w:hyperlink w:anchor="_1a6d88e097d757268d09f68af82fbd34" w:history="1">
        <w:r>
          <w:rPr>
            <w:rStyle w:val="Hyperlink"/>
          </w:rPr>
          <w:t>Definition</w:t>
        </w:r>
      </w:hyperlink>
    </w:p>
    <w:p w14:paraId="105992FA" w14:textId="77777777" w:rsidR="009811F0" w:rsidRDefault="009811F0" w:rsidP="009811F0">
      <w:pPr>
        <w:ind w:firstLine="720"/>
      </w:pPr>
      <w:r>
        <w:t>‘has type’:</w:t>
      </w:r>
      <w:hyperlink w:anchor="_dfe1514224ca21cedba7b2b29802db50" w:history="1">
        <w:r>
          <w:rPr>
            <w:rStyle w:val="Hyperlink"/>
          </w:rPr>
          <w:t>Type</w:t>
        </w:r>
      </w:hyperlink>
    </w:p>
    <w:p w14:paraId="57683A37" w14:textId="77777777" w:rsidR="009811F0" w:rsidRDefault="009811F0" w:rsidP="009811F0">
      <w:pPr>
        <w:ind w:firstLine="720"/>
      </w:pPr>
      <w:r>
        <w:t>‘in context of’:</w:t>
      </w:r>
      <w:hyperlink w:anchor="_66d62b068053cee3464e1e03e6035eed" w:history="1">
        <w:r>
          <w:rPr>
            <w:rStyle w:val="Hyperlink"/>
          </w:rPr>
          <w:t>Context</w:t>
        </w:r>
      </w:hyperlink>
    </w:p>
    <w:p w14:paraId="548E2F10" w14:textId="77777777" w:rsidR="009811F0" w:rsidRDefault="009811F0" w:rsidP="009811F0">
      <w:pPr>
        <w:ind w:firstLine="720"/>
      </w:pPr>
      <w:r>
        <w:t>‘defined in’:</w:t>
      </w:r>
      <w:hyperlink w:anchor="_693daf0a0de3f4b82a04aee474c3f151" w:history="1">
        <w:r>
          <w:rPr>
            <w:rStyle w:val="Hyperlink"/>
          </w:rPr>
          <w:t>Lexical Scope</w:t>
        </w:r>
      </w:hyperlink>
    </w:p>
    <w:p w14:paraId="6DB065E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342611B" w14:textId="77777777" w:rsidR="009811F0" w:rsidRDefault="009811F0" w:rsidP="009811F0">
      <w:pPr>
        <w:ind w:firstLine="720"/>
      </w:pPr>
      <w:r>
        <w:t>‘ElementID’:</w:t>
      </w:r>
      <w:hyperlink w:anchor="_f904ff1da5bfc3387d892b7e0fe9ecb1" w:history="1">
        <w:r>
          <w:rPr>
            <w:rStyle w:val="Hyperlink"/>
          </w:rPr>
          <w:t>URIIdentifier</w:t>
        </w:r>
      </w:hyperlink>
    </w:p>
    <w:p w14:paraId="44940AF8" w14:textId="77777777" w:rsidR="009811F0" w:rsidRDefault="009811F0" w:rsidP="009811F0"/>
    <w:p w14:paraId="7E75B4D7" w14:textId="77777777" w:rsidR="009811F0" w:rsidRDefault="009811F0" w:rsidP="009811F0">
      <w:pPr>
        <w:pStyle w:val="Heading3"/>
      </w:pPr>
      <w:bookmarkStart w:id="173" w:name="_a739673c8d53da123e392b7e5059ceec"/>
      <w:bookmarkStart w:id="174" w:name="_Toc418510166"/>
      <w:r>
        <w:t>Class Value</w:t>
      </w:r>
      <w:bookmarkEnd w:id="173"/>
      <w:bookmarkEnd w:id="174"/>
    </w:p>
    <w:p w14:paraId="04A799C4" w14:textId="77777777" w:rsidR="009811F0" w:rsidRDefault="009811F0" w:rsidP="009811F0">
      <w:r>
        <w:t>A value is an atomic piece of information without a specific lifetime or identity independent of the value. Values include numbers, strings and other atomic "primitive" data.</w:t>
      </w:r>
    </w:p>
    <w:p w14:paraId="2CC298D8" w14:textId="77777777" w:rsidR="009811F0" w:rsidRDefault="009811F0" w:rsidP="009811F0">
      <w:pPr>
        <w:pStyle w:val="Heading4"/>
      </w:pPr>
      <w:r>
        <w:lastRenderedPageBreak/>
        <w:t>Direct Supertypes</w:t>
      </w:r>
    </w:p>
    <w:p w14:paraId="406E697D" w14:textId="77777777" w:rsidR="009811F0" w:rsidRDefault="0098398E" w:rsidP="009811F0">
      <w:pPr>
        <w:ind w:left="360"/>
      </w:pPr>
      <w:hyperlink w:anchor="_1d7f13297e70f68af8189a69a2e52b05" w:history="1">
        <w:r w:rsidR="009811F0">
          <w:rPr>
            <w:rStyle w:val="Hyperlink"/>
          </w:rPr>
          <w:t>Information</w:t>
        </w:r>
      </w:hyperlink>
    </w:p>
    <w:p w14:paraId="66D1C423" w14:textId="77777777" w:rsidR="009811F0" w:rsidRDefault="009811F0" w:rsidP="009811F0">
      <w:pPr>
        <w:pStyle w:val="Code0"/>
      </w:pPr>
      <w:r w:rsidRPr="00043180">
        <w:rPr>
          <w:b/>
          <w:sz w:val="24"/>
          <w:szCs w:val="24"/>
        </w:rPr>
        <w:t>package</w:t>
      </w:r>
      <w:r>
        <w:t xml:space="preserve"> SIMF Meta Model::Properties</w:t>
      </w:r>
    </w:p>
    <w:p w14:paraId="185E69D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d7f13297e70f68af8189a69a2e52b05" w:history="1">
        <w:r>
          <w:rPr>
            <w:rStyle w:val="Hyperlink"/>
          </w:rPr>
          <w:t>Information</w:t>
        </w:r>
      </w:hyperlink>
    </w:p>
    <w:p w14:paraId="790FA2B0" w14:textId="77777777" w:rsidR="009811F0" w:rsidRDefault="009811F0" w:rsidP="009811F0">
      <w:pPr>
        <w:pStyle w:val="Code0"/>
      </w:pPr>
    </w:p>
    <w:p w14:paraId="67E1399D" w14:textId="77777777" w:rsidR="009811F0" w:rsidRDefault="009811F0" w:rsidP="009811F0">
      <w:pPr>
        <w:pStyle w:val="Heading4"/>
      </w:pPr>
      <w:r>
        <w:t>Inherited Features</w:t>
      </w:r>
    </w:p>
    <w:p w14:paraId="466C29A8"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E86E1E8" w14:textId="77777777" w:rsidR="009811F0" w:rsidRDefault="009811F0" w:rsidP="009811F0">
      <w:pPr>
        <w:ind w:firstLine="720"/>
      </w:pPr>
      <w:r>
        <w:t>‘represents’:</w:t>
      </w:r>
      <w:hyperlink w:anchor="_eb8398b5a178c638b98597120ec51c4d" w:history="1">
        <w:r>
          <w:rPr>
            <w:rStyle w:val="Hyperlink"/>
          </w:rPr>
          <w:t>Concept</w:t>
        </w:r>
      </w:hyperlink>
    </w:p>
    <w:p w14:paraId="57954CE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5B35E82" w14:textId="77777777" w:rsidR="009811F0" w:rsidRDefault="009811F0" w:rsidP="009811F0">
      <w:pPr>
        <w:ind w:firstLine="720"/>
      </w:pPr>
      <w:r>
        <w:t>‘created by’:</w:t>
      </w:r>
      <w:hyperlink w:anchor="_dd21593da1e0b28c0a75ed488ef07fd3" w:history="1">
        <w:r>
          <w:rPr>
            <w:rStyle w:val="Hyperlink"/>
          </w:rPr>
          <w:t>Transaction</w:t>
        </w:r>
      </w:hyperlink>
    </w:p>
    <w:p w14:paraId="1D3D63FD" w14:textId="77777777" w:rsidR="009811F0" w:rsidRDefault="009811F0" w:rsidP="009811F0">
      <w:pPr>
        <w:ind w:firstLine="720"/>
      </w:pPr>
      <w:r>
        <w:t>‘invalidated by’:</w:t>
      </w:r>
      <w:hyperlink w:anchor="_dd21593da1e0b28c0a75ed488ef07fd3" w:history="1">
        <w:r>
          <w:rPr>
            <w:rStyle w:val="Hyperlink"/>
          </w:rPr>
          <w:t>Transaction</w:t>
        </w:r>
      </w:hyperlink>
    </w:p>
    <w:p w14:paraId="5731B4AE" w14:textId="77777777" w:rsidR="009811F0" w:rsidRDefault="009811F0" w:rsidP="009811F0">
      <w:pPr>
        <w:ind w:firstLine="720"/>
      </w:pPr>
      <w:r>
        <w:t>‘defined by’:</w:t>
      </w:r>
      <w:hyperlink w:anchor="_1a6d88e097d757268d09f68af82fbd34" w:history="1">
        <w:r>
          <w:rPr>
            <w:rStyle w:val="Hyperlink"/>
          </w:rPr>
          <w:t>Definition</w:t>
        </w:r>
      </w:hyperlink>
    </w:p>
    <w:p w14:paraId="28ED53E6" w14:textId="77777777" w:rsidR="009811F0" w:rsidRDefault="009811F0" w:rsidP="009811F0">
      <w:pPr>
        <w:ind w:firstLine="720"/>
      </w:pPr>
      <w:r>
        <w:t>‘has type’:</w:t>
      </w:r>
      <w:hyperlink w:anchor="_dfe1514224ca21cedba7b2b29802db50" w:history="1">
        <w:r>
          <w:rPr>
            <w:rStyle w:val="Hyperlink"/>
          </w:rPr>
          <w:t>Type</w:t>
        </w:r>
      </w:hyperlink>
    </w:p>
    <w:p w14:paraId="33B86C7B" w14:textId="77777777" w:rsidR="009811F0" w:rsidRDefault="009811F0" w:rsidP="009811F0">
      <w:pPr>
        <w:ind w:firstLine="720"/>
      </w:pPr>
      <w:r>
        <w:t>‘in context of’:</w:t>
      </w:r>
      <w:hyperlink w:anchor="_66d62b068053cee3464e1e03e6035eed" w:history="1">
        <w:r>
          <w:rPr>
            <w:rStyle w:val="Hyperlink"/>
          </w:rPr>
          <w:t>Context</w:t>
        </w:r>
      </w:hyperlink>
    </w:p>
    <w:p w14:paraId="452680ED" w14:textId="77777777" w:rsidR="009811F0" w:rsidRDefault="009811F0" w:rsidP="009811F0">
      <w:pPr>
        <w:ind w:firstLine="720"/>
      </w:pPr>
      <w:r>
        <w:t>‘defined in’:</w:t>
      </w:r>
      <w:hyperlink w:anchor="_693daf0a0de3f4b82a04aee474c3f151" w:history="1">
        <w:r>
          <w:rPr>
            <w:rStyle w:val="Hyperlink"/>
          </w:rPr>
          <w:t>Lexical Scope</w:t>
        </w:r>
      </w:hyperlink>
    </w:p>
    <w:p w14:paraId="712CE08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1AFAD55" w14:textId="77777777" w:rsidR="009811F0" w:rsidRDefault="009811F0" w:rsidP="009811F0">
      <w:pPr>
        <w:ind w:firstLine="720"/>
      </w:pPr>
      <w:r>
        <w:t>‘ElementID’:</w:t>
      </w:r>
      <w:hyperlink w:anchor="_f904ff1da5bfc3387d892b7e0fe9ecb1" w:history="1">
        <w:r>
          <w:rPr>
            <w:rStyle w:val="Hyperlink"/>
          </w:rPr>
          <w:t>URIIdentifier</w:t>
        </w:r>
      </w:hyperlink>
    </w:p>
    <w:p w14:paraId="2B997890" w14:textId="77777777" w:rsidR="009811F0" w:rsidRDefault="009811F0" w:rsidP="009811F0"/>
    <w:p w14:paraId="39B2E841" w14:textId="77777777" w:rsidR="009811F0" w:rsidRDefault="009811F0" w:rsidP="009811F0">
      <w:pPr>
        <w:pStyle w:val="Heading2"/>
      </w:pPr>
      <w:bookmarkStart w:id="175" w:name="_Toc418510167"/>
      <w:r>
        <w:t>SIMF Meta Model::Quantifiers</w:t>
      </w:r>
      <w:bookmarkEnd w:id="175"/>
    </w:p>
    <w:p w14:paraId="1F84EB71" w14:textId="77777777" w:rsidR="009811F0" w:rsidRDefault="009811F0" w:rsidP="009811F0">
      <w:r>
        <w:t>Quantifiers define roles that may be used in rules and templates such that these roles apply to a quantified set of instances of a type.</w:t>
      </w:r>
      <w:r>
        <w:br/>
        <w:t>A quantification can then be used in a relation to define facts about the quantified set.</w:t>
      </w:r>
    </w:p>
    <w:p w14:paraId="4949221F" w14:textId="77777777" w:rsidR="009811F0" w:rsidRDefault="009811F0" w:rsidP="009811F0">
      <w:pPr>
        <w:pStyle w:val="Heading3"/>
      </w:pPr>
      <w:bookmarkStart w:id="176" w:name="_Toc418510168"/>
      <w:r>
        <w:t>Diagram: Quantifiers</w:t>
      </w:r>
      <w:bookmarkEnd w:id="176"/>
    </w:p>
    <w:p w14:paraId="15AED176" w14:textId="77777777" w:rsidR="009811F0" w:rsidRDefault="009811F0" w:rsidP="009811F0">
      <w:pPr>
        <w:jc w:val="center"/>
        <w:rPr>
          <w:rFonts w:cs="Arial"/>
        </w:rPr>
      </w:pPr>
      <w:r>
        <w:rPr>
          <w:noProof/>
        </w:rPr>
        <w:drawing>
          <wp:inline distT="0" distB="0" distL="0" distR="0" wp14:anchorId="1561F826" wp14:editId="6A79782F">
            <wp:extent cx="4676775" cy="3809999"/>
            <wp:effectExtent l="0" t="0" r="0" b="0"/>
            <wp:docPr id="78" name="Picture -2059559009.jpg" descr="-205955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059559009.jpg"/>
                    <pic:cNvPicPr/>
                  </pic:nvPicPr>
                  <pic:blipFill>
                    <a:blip r:embed="rId25" cstate="print"/>
                    <a:stretch>
                      <a:fillRect/>
                    </a:stretch>
                  </pic:blipFill>
                  <pic:spPr>
                    <a:xfrm>
                      <a:off x="0" y="0"/>
                      <a:ext cx="4676775" cy="3809999"/>
                    </a:xfrm>
                    <a:prstGeom prst="rect">
                      <a:avLst/>
                    </a:prstGeom>
                  </pic:spPr>
                </pic:pic>
              </a:graphicData>
            </a:graphic>
          </wp:inline>
        </w:drawing>
      </w:r>
    </w:p>
    <w:p w14:paraId="6EA6594E"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Quantifiers</w:t>
      </w:r>
    </w:p>
    <w:p w14:paraId="7EBD0370" w14:textId="77777777" w:rsidR="009811F0" w:rsidRDefault="009811F0" w:rsidP="009811F0"/>
    <w:p w14:paraId="3439D480" w14:textId="77777777" w:rsidR="009811F0" w:rsidRDefault="009811F0" w:rsidP="009811F0">
      <w:pPr>
        <w:pStyle w:val="Heading3"/>
      </w:pPr>
      <w:bookmarkStart w:id="177" w:name="_e85579e64ec7b197e79ee995eb09882b"/>
      <w:bookmarkStart w:id="178" w:name="_Toc418510169"/>
      <w:r>
        <w:lastRenderedPageBreak/>
        <w:t>Class All</w:t>
      </w:r>
      <w:bookmarkEnd w:id="177"/>
      <w:bookmarkEnd w:id="178"/>
    </w:p>
    <w:p w14:paraId="299A133C" w14:textId="77777777" w:rsidR="009811F0" w:rsidRDefault="009811F0" w:rsidP="009811F0">
      <w:r>
        <w:t>The universal quantifier - the quantified variable is a stand-in for all elements of  the existent of the quantified type</w:t>
      </w:r>
    </w:p>
    <w:p w14:paraId="16E0AB62" w14:textId="77777777" w:rsidR="009811F0" w:rsidRDefault="009811F0" w:rsidP="009811F0">
      <w:pPr>
        <w:pStyle w:val="Heading4"/>
      </w:pPr>
      <w:r>
        <w:t>Direct Supertypes</w:t>
      </w:r>
    </w:p>
    <w:p w14:paraId="441B8620" w14:textId="77777777" w:rsidR="009811F0" w:rsidRDefault="0098398E" w:rsidP="009811F0">
      <w:pPr>
        <w:ind w:left="360"/>
      </w:pPr>
      <w:hyperlink w:anchor="_0983c67ae2bb53c9720e7f68c769280e" w:history="1">
        <w:r w:rsidR="009811F0">
          <w:rPr>
            <w:rStyle w:val="Hyperlink"/>
          </w:rPr>
          <w:t>Quantification</w:t>
        </w:r>
      </w:hyperlink>
    </w:p>
    <w:p w14:paraId="6EF543F4" w14:textId="77777777" w:rsidR="009811F0" w:rsidRDefault="009811F0" w:rsidP="009811F0">
      <w:pPr>
        <w:pStyle w:val="Code0"/>
      </w:pPr>
      <w:r w:rsidRPr="00043180">
        <w:rPr>
          <w:b/>
          <w:sz w:val="24"/>
          <w:szCs w:val="24"/>
        </w:rPr>
        <w:t>package</w:t>
      </w:r>
      <w:r>
        <w:t xml:space="preserve"> SIMF Meta Model::Quantifiers</w:t>
      </w:r>
    </w:p>
    <w:p w14:paraId="523CC8A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0EB5105" w14:textId="77777777" w:rsidR="009811F0" w:rsidRDefault="009811F0" w:rsidP="009811F0">
      <w:pPr>
        <w:pStyle w:val="Code0"/>
      </w:pPr>
    </w:p>
    <w:p w14:paraId="5E8FDAD2" w14:textId="77777777" w:rsidR="009811F0" w:rsidRDefault="009811F0" w:rsidP="009811F0">
      <w:pPr>
        <w:pStyle w:val="Heading4"/>
      </w:pPr>
      <w:r>
        <w:t>Inherited Features</w:t>
      </w:r>
    </w:p>
    <w:p w14:paraId="4FCA985C"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2A43E035" w14:textId="77777777" w:rsidR="009811F0" w:rsidRDefault="009811F0" w:rsidP="009811F0">
      <w:pPr>
        <w:ind w:firstLine="720"/>
      </w:pPr>
      <w:r>
        <w:t>‘quantifies’:</w:t>
      </w:r>
      <w:hyperlink w:anchor="_dfe1514224ca21cedba7b2b29802db50" w:history="1">
        <w:r>
          <w:rPr>
            <w:rStyle w:val="Hyperlink"/>
          </w:rPr>
          <w:t>Type</w:t>
        </w:r>
      </w:hyperlink>
    </w:p>
    <w:p w14:paraId="08FD227B"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72207843" w14:textId="77777777" w:rsidR="009811F0" w:rsidRDefault="009811F0" w:rsidP="009811F0">
      <w:pPr>
        <w:ind w:firstLine="720"/>
      </w:pPr>
      <w:r>
        <w:t>‘in situation’:</w:t>
      </w:r>
      <w:hyperlink w:anchor="_50241f5936e61055293ca95f860768d8" w:history="1">
        <w:r>
          <w:rPr>
            <w:rStyle w:val="Hyperlink"/>
          </w:rPr>
          <w:t>Situation Type</w:t>
        </w:r>
      </w:hyperlink>
    </w:p>
    <w:p w14:paraId="62B2894A" w14:textId="77777777" w:rsidR="009811F0" w:rsidRDefault="009811F0" w:rsidP="009811F0">
      <w:pPr>
        <w:ind w:firstLine="720"/>
      </w:pPr>
      <w:r>
        <w:t>‘redefines’:</w:t>
      </w:r>
      <w:hyperlink w:anchor="_a8049a836c9b9b5d6df4b578a5836756" w:history="1">
        <w:r>
          <w:rPr>
            <w:rStyle w:val="Hyperlink"/>
          </w:rPr>
          <w:t>Role</w:t>
        </w:r>
      </w:hyperlink>
    </w:p>
    <w:p w14:paraId="7649CBE6" w14:textId="77777777" w:rsidR="009811F0" w:rsidRDefault="009811F0" w:rsidP="009811F0">
      <w:pPr>
        <w:ind w:firstLine="720"/>
      </w:pPr>
      <w:r>
        <w:t>‘relates to’:</w:t>
      </w:r>
      <w:hyperlink w:anchor="_cfa3d81f355fabfe3776e75965ca1870" w:history="1">
        <w:r>
          <w:rPr>
            <w:rStyle w:val="Hyperlink"/>
          </w:rPr>
          <w:t>Relation Type</w:t>
        </w:r>
      </w:hyperlink>
    </w:p>
    <w:p w14:paraId="0820259A" w14:textId="77777777" w:rsidR="009811F0" w:rsidRDefault="009811F0" w:rsidP="009811F0">
      <w:pPr>
        <w:ind w:firstLine="720"/>
      </w:pPr>
      <w:r>
        <w:t>‘relates from’:</w:t>
      </w:r>
      <w:hyperlink w:anchor="_cfa3d81f355fabfe3776e75965ca1870" w:history="1">
        <w:r>
          <w:rPr>
            <w:rStyle w:val="Hyperlink"/>
          </w:rPr>
          <w:t>Relation Type</w:t>
        </w:r>
      </w:hyperlink>
    </w:p>
    <w:p w14:paraId="544F3FEA"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F53CBF8" w14:textId="77777777" w:rsidR="009811F0" w:rsidRDefault="009811F0" w:rsidP="009811F0">
      <w:pPr>
        <w:ind w:firstLine="720"/>
      </w:pPr>
      <w:r>
        <w:t>‘classifies’:</w:t>
      </w:r>
      <w:hyperlink w:anchor="_dfe1514224ca21cedba7b2b29802db50" w:history="1">
        <w:r>
          <w:rPr>
            <w:rStyle w:val="Hyperlink"/>
          </w:rPr>
          <w:t>Type</w:t>
        </w:r>
      </w:hyperlink>
    </w:p>
    <w:p w14:paraId="4CC4F2BD"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AA10A10" w14:textId="77777777" w:rsidR="009811F0" w:rsidRDefault="009811F0" w:rsidP="009811F0">
      <w:pPr>
        <w:ind w:firstLine="720"/>
      </w:pPr>
      <w:r>
        <w:t>‘categorizes’:</w:t>
      </w:r>
      <w:hyperlink w:anchor="_a52cb0ff6e414b3170b58afe10b6afcb" w:history="1">
        <w:r>
          <w:rPr>
            <w:rStyle w:val="Hyperlink"/>
          </w:rPr>
          <w:t>Anything</w:t>
        </w:r>
      </w:hyperlink>
    </w:p>
    <w:p w14:paraId="4F0BD3A4" w14:textId="77777777" w:rsidR="009811F0" w:rsidRDefault="009811F0" w:rsidP="009811F0">
      <w:pPr>
        <w:ind w:firstLine="720"/>
      </w:pPr>
      <w:r>
        <w:t>‘source for’:</w:t>
      </w:r>
      <w:hyperlink w:anchor="_fbe140d2e61a092c9ceffa2d5308ff5e" w:history="1">
        <w:r>
          <w:rPr>
            <w:rStyle w:val="Hyperlink"/>
          </w:rPr>
          <w:t>As-A Rule</w:t>
        </w:r>
      </w:hyperlink>
    </w:p>
    <w:p w14:paraId="13C30D87" w14:textId="77777777" w:rsidR="009811F0" w:rsidRDefault="009811F0" w:rsidP="009811F0">
      <w:pPr>
        <w:ind w:firstLine="720"/>
      </w:pPr>
      <w:r>
        <w:t>‘target for’:</w:t>
      </w:r>
      <w:hyperlink w:anchor="_fbe140d2e61a092c9ceffa2d5308ff5e" w:history="1">
        <w:r>
          <w:rPr>
            <w:rStyle w:val="Hyperlink"/>
          </w:rPr>
          <w:t>As-A Rule</w:t>
        </w:r>
      </w:hyperlink>
    </w:p>
    <w:p w14:paraId="3CEAAA71" w14:textId="77777777" w:rsidR="009811F0" w:rsidRDefault="009811F0" w:rsidP="009811F0">
      <w:pPr>
        <w:ind w:firstLine="720"/>
      </w:pPr>
      <w:r>
        <w:t>‘classifiers’:</w:t>
      </w:r>
      <w:hyperlink w:anchor="_3b2e69eb6121d1e3a1180bbe8ee64013" w:history="1">
        <w:r>
          <w:rPr>
            <w:rStyle w:val="Hyperlink"/>
          </w:rPr>
          <w:t>Classification</w:t>
        </w:r>
      </w:hyperlink>
    </w:p>
    <w:p w14:paraId="119985F3" w14:textId="77777777" w:rsidR="009811F0" w:rsidRDefault="009811F0" w:rsidP="009811F0">
      <w:pPr>
        <w:ind w:firstLine="720"/>
      </w:pPr>
      <w:r>
        <w:t>‘has key’:</w:t>
      </w:r>
      <w:hyperlink w:anchor="_1b4bfdc2f6552991ff5cecb390e7e2af" w:history="1">
        <w:r>
          <w:rPr>
            <w:rStyle w:val="Hyperlink"/>
          </w:rPr>
          <w:t>Key</w:t>
        </w:r>
      </w:hyperlink>
    </w:p>
    <w:p w14:paraId="49B4670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28E1A11B" w14:textId="77777777" w:rsidR="009811F0" w:rsidRDefault="009811F0" w:rsidP="009811F0">
      <w:pPr>
        <w:ind w:firstLine="720"/>
      </w:pPr>
      <w:r>
        <w:t>‘defines’:</w:t>
      </w:r>
      <w:hyperlink w:anchor="_a52cb0ff6e414b3170b58afe10b6afcb" w:history="1">
        <w:r>
          <w:rPr>
            <w:rStyle w:val="Hyperlink"/>
          </w:rPr>
          <w:t>Anything</w:t>
        </w:r>
      </w:hyperlink>
    </w:p>
    <w:p w14:paraId="72EE64AB" w14:textId="77777777" w:rsidR="009811F0" w:rsidRDefault="009811F0" w:rsidP="009811F0">
      <w:pPr>
        <w:ind w:firstLine="720"/>
      </w:pPr>
      <w:r>
        <w:t>‘changed in’:</w:t>
      </w:r>
      <w:hyperlink w:anchor="_dd21593da1e0b28c0a75ed488ef07fd3" w:history="1">
        <w:r>
          <w:rPr>
            <w:rStyle w:val="Hyperlink"/>
          </w:rPr>
          <w:t>Transaction</w:t>
        </w:r>
      </w:hyperlink>
    </w:p>
    <w:p w14:paraId="3E98E87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B1BBA56" w14:textId="77777777" w:rsidR="009811F0" w:rsidRDefault="009811F0" w:rsidP="009811F0">
      <w:pPr>
        <w:ind w:firstLine="720"/>
      </w:pPr>
      <w:r>
        <w:t>‘references’:</w:t>
      </w:r>
      <w:hyperlink w:anchor="_0315319befc74caa0a2a7d36cff333c0" w:history="1">
        <w:r>
          <w:rPr>
            <w:rStyle w:val="Hyperlink"/>
          </w:rPr>
          <w:t>Lexical Reference</w:t>
        </w:r>
      </w:hyperlink>
    </w:p>
    <w:p w14:paraId="41C82E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7A0C313" w14:textId="77777777" w:rsidR="009811F0" w:rsidRDefault="009811F0" w:rsidP="009811F0">
      <w:pPr>
        <w:ind w:firstLine="720"/>
      </w:pPr>
      <w:r>
        <w:t>‘contextualizes’:</w:t>
      </w:r>
      <w:hyperlink w:anchor="_a52cb0ff6e414b3170b58afe10b6afcb" w:history="1">
        <w:r>
          <w:rPr>
            <w:rStyle w:val="Hyperlink"/>
          </w:rPr>
          <w:t>Anything</w:t>
        </w:r>
      </w:hyperlink>
    </w:p>
    <w:p w14:paraId="2D688F5D" w14:textId="77777777" w:rsidR="009811F0" w:rsidRDefault="009811F0" w:rsidP="009811F0">
      <w:pPr>
        <w:ind w:firstLine="720"/>
      </w:pPr>
      <w:r>
        <w:t>‘has rule’:</w:t>
      </w:r>
      <w:hyperlink w:anchor="_82919e40af9ad2e13647e9d37bbf0956" w:history="1">
        <w:r>
          <w:rPr>
            <w:rStyle w:val="Hyperlink"/>
          </w:rPr>
          <w:t>Rule</w:t>
        </w:r>
      </w:hyperlink>
    </w:p>
    <w:p w14:paraId="1F50A600" w14:textId="77777777" w:rsidR="009811F0" w:rsidRDefault="009811F0" w:rsidP="009811F0">
      <w:pPr>
        <w:ind w:firstLine="720"/>
      </w:pPr>
      <w:r>
        <w:t>‘generalizes’:</w:t>
      </w:r>
      <w:hyperlink w:anchor="_66d62b068053cee3464e1e03e6035eed" w:history="1">
        <w:r>
          <w:rPr>
            <w:rStyle w:val="Hyperlink"/>
          </w:rPr>
          <w:t>Context</w:t>
        </w:r>
      </w:hyperlink>
    </w:p>
    <w:p w14:paraId="73FCFEDA" w14:textId="77777777" w:rsidR="009811F0" w:rsidRDefault="009811F0" w:rsidP="009811F0">
      <w:pPr>
        <w:ind w:firstLine="720"/>
      </w:pPr>
      <w:r>
        <w:t>‘specializes’:</w:t>
      </w:r>
      <w:hyperlink w:anchor="_66d62b068053cee3464e1e03e6035eed" w:history="1">
        <w:r>
          <w:rPr>
            <w:rStyle w:val="Hyperlink"/>
          </w:rPr>
          <w:t>Context</w:t>
        </w:r>
      </w:hyperlink>
    </w:p>
    <w:p w14:paraId="4BC9DB85" w14:textId="77777777" w:rsidR="009811F0" w:rsidRDefault="009811F0" w:rsidP="009811F0">
      <w:pPr>
        <w:ind w:firstLine="720"/>
      </w:pPr>
      <w:r>
        <w:t>‘asserts’:</w:t>
      </w:r>
      <w:hyperlink w:anchor="_8c517cf1950741c0f89edebf828214cc" w:history="1">
        <w:r>
          <w:rPr>
            <w:rStyle w:val="Hyperlink"/>
          </w:rPr>
          <w:t>Situation</w:t>
        </w:r>
      </w:hyperlink>
    </w:p>
    <w:p w14:paraId="19F74D9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F677BC2" w14:textId="77777777" w:rsidR="009811F0" w:rsidRDefault="009811F0" w:rsidP="009811F0">
      <w:pPr>
        <w:ind w:firstLine="720"/>
      </w:pPr>
      <w:r>
        <w:t>‘represented by’:</w:t>
      </w:r>
      <w:hyperlink w:anchor="_1d7f13297e70f68af8189a69a2e52b05" w:history="1">
        <w:r>
          <w:rPr>
            <w:rStyle w:val="Hyperlink"/>
          </w:rPr>
          <w:t>Information</w:t>
        </w:r>
      </w:hyperlink>
    </w:p>
    <w:p w14:paraId="00039148" w14:textId="77777777" w:rsidR="009811F0" w:rsidRDefault="009811F0" w:rsidP="009811F0">
      <w:pPr>
        <w:ind w:firstLine="720"/>
      </w:pPr>
      <w:r>
        <w:t>‘identified by’:</w:t>
      </w:r>
      <w:hyperlink w:anchor="_18f8ef1b23e6cdf9278bd94f24f73c26" w:history="1">
        <w:r>
          <w:rPr>
            <w:rStyle w:val="Hyperlink"/>
          </w:rPr>
          <w:t>Identifier</w:t>
        </w:r>
      </w:hyperlink>
    </w:p>
    <w:p w14:paraId="23E9156E" w14:textId="77777777" w:rsidR="009811F0" w:rsidRDefault="009811F0" w:rsidP="009811F0">
      <w:pPr>
        <w:ind w:firstLine="720"/>
      </w:pPr>
      <w:r>
        <w:t>‘prefered term’:</w:t>
      </w:r>
      <w:hyperlink w:anchor="_1945edd0888993a52c5dc6467a7b3ef8" w:history="1">
        <w:r>
          <w:rPr>
            <w:rStyle w:val="Hyperlink"/>
          </w:rPr>
          <w:t>Term</w:t>
        </w:r>
      </w:hyperlink>
    </w:p>
    <w:p w14:paraId="3FE7DF2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D679ED6" w14:textId="77777777" w:rsidR="009811F0" w:rsidRDefault="009811F0" w:rsidP="009811F0">
      <w:pPr>
        <w:ind w:firstLine="720"/>
      </w:pPr>
      <w:r>
        <w:t>‘created by’:</w:t>
      </w:r>
      <w:hyperlink w:anchor="_dd21593da1e0b28c0a75ed488ef07fd3" w:history="1">
        <w:r>
          <w:rPr>
            <w:rStyle w:val="Hyperlink"/>
          </w:rPr>
          <w:t>Transaction</w:t>
        </w:r>
      </w:hyperlink>
    </w:p>
    <w:p w14:paraId="4B454F8F" w14:textId="77777777" w:rsidR="009811F0" w:rsidRDefault="009811F0" w:rsidP="009811F0">
      <w:pPr>
        <w:ind w:firstLine="720"/>
      </w:pPr>
      <w:r>
        <w:t>‘invalidated by’:</w:t>
      </w:r>
      <w:hyperlink w:anchor="_dd21593da1e0b28c0a75ed488ef07fd3" w:history="1">
        <w:r>
          <w:rPr>
            <w:rStyle w:val="Hyperlink"/>
          </w:rPr>
          <w:t>Transaction</w:t>
        </w:r>
      </w:hyperlink>
    </w:p>
    <w:p w14:paraId="3D09F64B" w14:textId="77777777" w:rsidR="009811F0" w:rsidRDefault="009811F0" w:rsidP="009811F0">
      <w:pPr>
        <w:ind w:firstLine="720"/>
      </w:pPr>
      <w:r>
        <w:t>‘defined by’:</w:t>
      </w:r>
      <w:hyperlink w:anchor="_1a6d88e097d757268d09f68af82fbd34" w:history="1">
        <w:r>
          <w:rPr>
            <w:rStyle w:val="Hyperlink"/>
          </w:rPr>
          <w:t>Definition</w:t>
        </w:r>
      </w:hyperlink>
    </w:p>
    <w:p w14:paraId="423A70D0" w14:textId="77777777" w:rsidR="009811F0" w:rsidRDefault="009811F0" w:rsidP="009811F0">
      <w:pPr>
        <w:ind w:firstLine="720"/>
      </w:pPr>
      <w:r>
        <w:t>‘has type’:</w:t>
      </w:r>
      <w:hyperlink w:anchor="_dfe1514224ca21cedba7b2b29802db50" w:history="1">
        <w:r>
          <w:rPr>
            <w:rStyle w:val="Hyperlink"/>
          </w:rPr>
          <w:t>Type</w:t>
        </w:r>
      </w:hyperlink>
    </w:p>
    <w:p w14:paraId="5706C609" w14:textId="77777777" w:rsidR="009811F0" w:rsidRDefault="009811F0" w:rsidP="009811F0">
      <w:pPr>
        <w:ind w:firstLine="720"/>
      </w:pPr>
      <w:r>
        <w:t>‘in context of’:</w:t>
      </w:r>
      <w:hyperlink w:anchor="_66d62b068053cee3464e1e03e6035eed" w:history="1">
        <w:r>
          <w:rPr>
            <w:rStyle w:val="Hyperlink"/>
          </w:rPr>
          <w:t>Context</w:t>
        </w:r>
      </w:hyperlink>
    </w:p>
    <w:p w14:paraId="39E82561" w14:textId="77777777" w:rsidR="009811F0" w:rsidRDefault="009811F0" w:rsidP="009811F0">
      <w:pPr>
        <w:ind w:firstLine="720"/>
      </w:pPr>
      <w:r>
        <w:t>‘defined in’:</w:t>
      </w:r>
      <w:hyperlink w:anchor="_693daf0a0de3f4b82a04aee474c3f151" w:history="1">
        <w:r>
          <w:rPr>
            <w:rStyle w:val="Hyperlink"/>
          </w:rPr>
          <w:t>Lexical Scope</w:t>
        </w:r>
      </w:hyperlink>
    </w:p>
    <w:p w14:paraId="19EED97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B19CB9F" w14:textId="77777777" w:rsidR="009811F0" w:rsidRDefault="009811F0" w:rsidP="009811F0">
      <w:pPr>
        <w:ind w:firstLine="720"/>
      </w:pPr>
      <w:r>
        <w:t>‘ElementID’:</w:t>
      </w:r>
      <w:hyperlink w:anchor="_f904ff1da5bfc3387d892b7e0fe9ecb1" w:history="1">
        <w:r>
          <w:rPr>
            <w:rStyle w:val="Hyperlink"/>
          </w:rPr>
          <w:t>URIIdentifier</w:t>
        </w:r>
      </w:hyperlink>
    </w:p>
    <w:p w14:paraId="27A59CB5" w14:textId="77777777" w:rsidR="009811F0" w:rsidRDefault="009811F0" w:rsidP="009811F0"/>
    <w:p w14:paraId="17798EAB" w14:textId="77777777" w:rsidR="009811F0" w:rsidRDefault="009811F0" w:rsidP="009811F0">
      <w:pPr>
        <w:pStyle w:val="Heading3"/>
      </w:pPr>
      <w:bookmarkStart w:id="179" w:name="_c921f858fb0e93e8e3f39a93882f82d2"/>
      <w:bookmarkStart w:id="180" w:name="_Toc418510170"/>
      <w:r>
        <w:t>Class Most</w:t>
      </w:r>
      <w:bookmarkEnd w:id="179"/>
      <w:bookmarkEnd w:id="180"/>
    </w:p>
    <w:p w14:paraId="2D62F177" w14:textId="77777777" w:rsidR="009811F0" w:rsidRDefault="009811F0" w:rsidP="009811F0">
      <w:r>
        <w:t>A stratified existential quantifier with a default for a "typical" value - example: People &lt;typically&gt; have 2 arms.</w:t>
      </w:r>
    </w:p>
    <w:p w14:paraId="47D636AD" w14:textId="77777777" w:rsidR="009811F0" w:rsidRDefault="009811F0" w:rsidP="009811F0">
      <w:pPr>
        <w:pStyle w:val="Heading4"/>
      </w:pPr>
      <w:r>
        <w:lastRenderedPageBreak/>
        <w:t>Direct Supertypes</w:t>
      </w:r>
    </w:p>
    <w:p w14:paraId="7FFC5985" w14:textId="77777777" w:rsidR="009811F0" w:rsidRDefault="0098398E" w:rsidP="009811F0">
      <w:pPr>
        <w:ind w:left="360"/>
      </w:pPr>
      <w:hyperlink w:anchor="_573d030933634f018dfa7c402c8b9fd5" w:history="1">
        <w:r w:rsidR="009811F0">
          <w:rPr>
            <w:rStyle w:val="Hyperlink"/>
          </w:rPr>
          <w:t>There Exists</w:t>
        </w:r>
      </w:hyperlink>
    </w:p>
    <w:p w14:paraId="0F0338E2" w14:textId="77777777" w:rsidR="009811F0" w:rsidRDefault="009811F0" w:rsidP="009811F0">
      <w:pPr>
        <w:pStyle w:val="Code0"/>
      </w:pPr>
      <w:r w:rsidRPr="00043180">
        <w:rPr>
          <w:b/>
          <w:sz w:val="24"/>
          <w:szCs w:val="24"/>
        </w:rPr>
        <w:t>package</w:t>
      </w:r>
      <w:r>
        <w:t xml:space="preserve"> SIMF Meta Model::Quantifiers</w:t>
      </w:r>
    </w:p>
    <w:p w14:paraId="09A9E96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566CE4B2" w14:textId="77777777" w:rsidR="009811F0" w:rsidRDefault="009811F0" w:rsidP="009811F0">
      <w:pPr>
        <w:pStyle w:val="Code0"/>
      </w:pPr>
    </w:p>
    <w:p w14:paraId="2A8E624C" w14:textId="77777777" w:rsidR="009811F0" w:rsidRDefault="009811F0" w:rsidP="009811F0">
      <w:pPr>
        <w:pStyle w:val="Heading4"/>
      </w:pPr>
      <w:r>
        <w:t>Inherited Features</w:t>
      </w:r>
    </w:p>
    <w:p w14:paraId="335DCB16"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044DDCA" w14:textId="77777777" w:rsidR="009811F0" w:rsidRDefault="009811F0" w:rsidP="009811F0">
      <w:pPr>
        <w:ind w:firstLine="720"/>
      </w:pPr>
      <w:r>
        <w:t>‘quantifies’:</w:t>
      </w:r>
      <w:hyperlink w:anchor="_dfe1514224ca21cedba7b2b29802db50" w:history="1">
        <w:r>
          <w:rPr>
            <w:rStyle w:val="Hyperlink"/>
          </w:rPr>
          <w:t>Type</w:t>
        </w:r>
      </w:hyperlink>
    </w:p>
    <w:p w14:paraId="5CFD5D35"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7EED9763" w14:textId="77777777" w:rsidR="009811F0" w:rsidRDefault="009811F0" w:rsidP="009811F0">
      <w:pPr>
        <w:ind w:firstLine="720"/>
      </w:pPr>
      <w:r>
        <w:t>‘in situation’:</w:t>
      </w:r>
      <w:hyperlink w:anchor="_50241f5936e61055293ca95f860768d8" w:history="1">
        <w:r>
          <w:rPr>
            <w:rStyle w:val="Hyperlink"/>
          </w:rPr>
          <w:t>Situation Type</w:t>
        </w:r>
      </w:hyperlink>
    </w:p>
    <w:p w14:paraId="7BD5A8B2" w14:textId="77777777" w:rsidR="009811F0" w:rsidRDefault="009811F0" w:rsidP="009811F0">
      <w:pPr>
        <w:ind w:firstLine="720"/>
      </w:pPr>
      <w:r>
        <w:t>‘redefines’:</w:t>
      </w:r>
      <w:hyperlink w:anchor="_a8049a836c9b9b5d6df4b578a5836756" w:history="1">
        <w:r>
          <w:rPr>
            <w:rStyle w:val="Hyperlink"/>
          </w:rPr>
          <w:t>Role</w:t>
        </w:r>
      </w:hyperlink>
    </w:p>
    <w:p w14:paraId="4EB5BF0E" w14:textId="77777777" w:rsidR="009811F0" w:rsidRDefault="009811F0" w:rsidP="009811F0">
      <w:pPr>
        <w:ind w:firstLine="720"/>
      </w:pPr>
      <w:r>
        <w:t>‘relates to’:</w:t>
      </w:r>
      <w:hyperlink w:anchor="_cfa3d81f355fabfe3776e75965ca1870" w:history="1">
        <w:r>
          <w:rPr>
            <w:rStyle w:val="Hyperlink"/>
          </w:rPr>
          <w:t>Relation Type</w:t>
        </w:r>
      </w:hyperlink>
    </w:p>
    <w:p w14:paraId="2D6F68CF" w14:textId="77777777" w:rsidR="009811F0" w:rsidRDefault="009811F0" w:rsidP="009811F0">
      <w:pPr>
        <w:ind w:firstLine="720"/>
      </w:pPr>
      <w:r>
        <w:t>‘relates from’:</w:t>
      </w:r>
      <w:hyperlink w:anchor="_cfa3d81f355fabfe3776e75965ca1870" w:history="1">
        <w:r>
          <w:rPr>
            <w:rStyle w:val="Hyperlink"/>
          </w:rPr>
          <w:t>Relation Type</w:t>
        </w:r>
      </w:hyperlink>
    </w:p>
    <w:p w14:paraId="2614962E"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ED23966" w14:textId="77777777" w:rsidR="009811F0" w:rsidRDefault="009811F0" w:rsidP="009811F0">
      <w:pPr>
        <w:ind w:firstLine="720"/>
      </w:pPr>
      <w:r>
        <w:t>‘classifies’:</w:t>
      </w:r>
      <w:hyperlink w:anchor="_dfe1514224ca21cedba7b2b29802db50" w:history="1">
        <w:r>
          <w:rPr>
            <w:rStyle w:val="Hyperlink"/>
          </w:rPr>
          <w:t>Type</w:t>
        </w:r>
      </w:hyperlink>
    </w:p>
    <w:p w14:paraId="61F1045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63FD12C" w14:textId="77777777" w:rsidR="009811F0" w:rsidRDefault="009811F0" w:rsidP="009811F0">
      <w:pPr>
        <w:ind w:firstLine="720"/>
      </w:pPr>
      <w:r>
        <w:t>‘categorizes’:</w:t>
      </w:r>
      <w:hyperlink w:anchor="_a52cb0ff6e414b3170b58afe10b6afcb" w:history="1">
        <w:r>
          <w:rPr>
            <w:rStyle w:val="Hyperlink"/>
          </w:rPr>
          <w:t>Anything</w:t>
        </w:r>
      </w:hyperlink>
    </w:p>
    <w:p w14:paraId="094869D7" w14:textId="77777777" w:rsidR="009811F0" w:rsidRDefault="009811F0" w:rsidP="009811F0">
      <w:pPr>
        <w:ind w:firstLine="720"/>
      </w:pPr>
      <w:r>
        <w:t>‘source for’:</w:t>
      </w:r>
      <w:hyperlink w:anchor="_fbe140d2e61a092c9ceffa2d5308ff5e" w:history="1">
        <w:r>
          <w:rPr>
            <w:rStyle w:val="Hyperlink"/>
          </w:rPr>
          <w:t>As-A Rule</w:t>
        </w:r>
      </w:hyperlink>
    </w:p>
    <w:p w14:paraId="3A112377" w14:textId="77777777" w:rsidR="009811F0" w:rsidRDefault="009811F0" w:rsidP="009811F0">
      <w:pPr>
        <w:ind w:firstLine="720"/>
      </w:pPr>
      <w:r>
        <w:t>‘target for’:</w:t>
      </w:r>
      <w:hyperlink w:anchor="_fbe140d2e61a092c9ceffa2d5308ff5e" w:history="1">
        <w:r>
          <w:rPr>
            <w:rStyle w:val="Hyperlink"/>
          </w:rPr>
          <w:t>As-A Rule</w:t>
        </w:r>
      </w:hyperlink>
    </w:p>
    <w:p w14:paraId="3E8A5536" w14:textId="77777777" w:rsidR="009811F0" w:rsidRDefault="009811F0" w:rsidP="009811F0">
      <w:pPr>
        <w:ind w:firstLine="720"/>
      </w:pPr>
      <w:r>
        <w:t>‘classifiers’:</w:t>
      </w:r>
      <w:hyperlink w:anchor="_3b2e69eb6121d1e3a1180bbe8ee64013" w:history="1">
        <w:r>
          <w:rPr>
            <w:rStyle w:val="Hyperlink"/>
          </w:rPr>
          <w:t>Classification</w:t>
        </w:r>
      </w:hyperlink>
    </w:p>
    <w:p w14:paraId="5BF3CF4F" w14:textId="77777777" w:rsidR="009811F0" w:rsidRDefault="009811F0" w:rsidP="009811F0">
      <w:pPr>
        <w:ind w:firstLine="720"/>
      </w:pPr>
      <w:r>
        <w:t>‘has key’:</w:t>
      </w:r>
      <w:hyperlink w:anchor="_1b4bfdc2f6552991ff5cecb390e7e2af" w:history="1">
        <w:r>
          <w:rPr>
            <w:rStyle w:val="Hyperlink"/>
          </w:rPr>
          <w:t>Key</w:t>
        </w:r>
      </w:hyperlink>
    </w:p>
    <w:p w14:paraId="3364E99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162CC54" w14:textId="77777777" w:rsidR="009811F0" w:rsidRDefault="009811F0" w:rsidP="009811F0">
      <w:pPr>
        <w:ind w:firstLine="720"/>
      </w:pPr>
      <w:r>
        <w:t>‘defines’:</w:t>
      </w:r>
      <w:hyperlink w:anchor="_a52cb0ff6e414b3170b58afe10b6afcb" w:history="1">
        <w:r>
          <w:rPr>
            <w:rStyle w:val="Hyperlink"/>
          </w:rPr>
          <w:t>Anything</w:t>
        </w:r>
      </w:hyperlink>
    </w:p>
    <w:p w14:paraId="0645975F" w14:textId="77777777" w:rsidR="009811F0" w:rsidRDefault="009811F0" w:rsidP="009811F0">
      <w:pPr>
        <w:ind w:firstLine="720"/>
      </w:pPr>
      <w:r>
        <w:t>‘changed in’:</w:t>
      </w:r>
      <w:hyperlink w:anchor="_dd21593da1e0b28c0a75ed488ef07fd3" w:history="1">
        <w:r>
          <w:rPr>
            <w:rStyle w:val="Hyperlink"/>
          </w:rPr>
          <w:t>Transaction</w:t>
        </w:r>
      </w:hyperlink>
    </w:p>
    <w:p w14:paraId="36CCDDB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6C62BD40" w14:textId="77777777" w:rsidR="009811F0" w:rsidRDefault="009811F0" w:rsidP="009811F0">
      <w:pPr>
        <w:ind w:firstLine="720"/>
      </w:pPr>
      <w:r>
        <w:t>‘references’:</w:t>
      </w:r>
      <w:hyperlink w:anchor="_0315319befc74caa0a2a7d36cff333c0" w:history="1">
        <w:r>
          <w:rPr>
            <w:rStyle w:val="Hyperlink"/>
          </w:rPr>
          <w:t>Lexical Reference</w:t>
        </w:r>
      </w:hyperlink>
    </w:p>
    <w:p w14:paraId="23031F3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9D02D4F" w14:textId="77777777" w:rsidR="009811F0" w:rsidRDefault="009811F0" w:rsidP="009811F0">
      <w:pPr>
        <w:ind w:firstLine="720"/>
      </w:pPr>
      <w:r>
        <w:t>‘contextualizes’:</w:t>
      </w:r>
      <w:hyperlink w:anchor="_a52cb0ff6e414b3170b58afe10b6afcb" w:history="1">
        <w:r>
          <w:rPr>
            <w:rStyle w:val="Hyperlink"/>
          </w:rPr>
          <w:t>Anything</w:t>
        </w:r>
      </w:hyperlink>
    </w:p>
    <w:p w14:paraId="5267045E" w14:textId="77777777" w:rsidR="009811F0" w:rsidRDefault="009811F0" w:rsidP="009811F0">
      <w:pPr>
        <w:ind w:firstLine="720"/>
      </w:pPr>
      <w:r>
        <w:t>‘has rule’:</w:t>
      </w:r>
      <w:hyperlink w:anchor="_82919e40af9ad2e13647e9d37bbf0956" w:history="1">
        <w:r>
          <w:rPr>
            <w:rStyle w:val="Hyperlink"/>
          </w:rPr>
          <w:t>Rule</w:t>
        </w:r>
      </w:hyperlink>
    </w:p>
    <w:p w14:paraId="551F6DBA" w14:textId="77777777" w:rsidR="009811F0" w:rsidRDefault="009811F0" w:rsidP="009811F0">
      <w:pPr>
        <w:ind w:firstLine="720"/>
      </w:pPr>
      <w:r>
        <w:t>‘generalizes’:</w:t>
      </w:r>
      <w:hyperlink w:anchor="_66d62b068053cee3464e1e03e6035eed" w:history="1">
        <w:r>
          <w:rPr>
            <w:rStyle w:val="Hyperlink"/>
          </w:rPr>
          <w:t>Context</w:t>
        </w:r>
      </w:hyperlink>
    </w:p>
    <w:p w14:paraId="31C161C5" w14:textId="77777777" w:rsidR="009811F0" w:rsidRDefault="009811F0" w:rsidP="009811F0">
      <w:pPr>
        <w:ind w:firstLine="720"/>
      </w:pPr>
      <w:r>
        <w:t>‘specializes’:</w:t>
      </w:r>
      <w:hyperlink w:anchor="_66d62b068053cee3464e1e03e6035eed" w:history="1">
        <w:r>
          <w:rPr>
            <w:rStyle w:val="Hyperlink"/>
          </w:rPr>
          <w:t>Context</w:t>
        </w:r>
      </w:hyperlink>
    </w:p>
    <w:p w14:paraId="62D09D4E" w14:textId="77777777" w:rsidR="009811F0" w:rsidRDefault="009811F0" w:rsidP="009811F0">
      <w:pPr>
        <w:ind w:firstLine="720"/>
      </w:pPr>
      <w:r>
        <w:t>‘asserts’:</w:t>
      </w:r>
      <w:hyperlink w:anchor="_8c517cf1950741c0f89edebf828214cc" w:history="1">
        <w:r>
          <w:rPr>
            <w:rStyle w:val="Hyperlink"/>
          </w:rPr>
          <w:t>Situation</w:t>
        </w:r>
      </w:hyperlink>
    </w:p>
    <w:p w14:paraId="782F91E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3FD1938" w14:textId="77777777" w:rsidR="009811F0" w:rsidRDefault="009811F0" w:rsidP="009811F0">
      <w:pPr>
        <w:ind w:firstLine="720"/>
      </w:pPr>
      <w:r>
        <w:t>‘represented by’:</w:t>
      </w:r>
      <w:hyperlink w:anchor="_1d7f13297e70f68af8189a69a2e52b05" w:history="1">
        <w:r>
          <w:rPr>
            <w:rStyle w:val="Hyperlink"/>
          </w:rPr>
          <w:t>Information</w:t>
        </w:r>
      </w:hyperlink>
    </w:p>
    <w:p w14:paraId="2FBD4C24" w14:textId="77777777" w:rsidR="009811F0" w:rsidRDefault="009811F0" w:rsidP="009811F0">
      <w:pPr>
        <w:ind w:firstLine="720"/>
      </w:pPr>
      <w:r>
        <w:t>‘identified by’:</w:t>
      </w:r>
      <w:hyperlink w:anchor="_18f8ef1b23e6cdf9278bd94f24f73c26" w:history="1">
        <w:r>
          <w:rPr>
            <w:rStyle w:val="Hyperlink"/>
          </w:rPr>
          <w:t>Identifier</w:t>
        </w:r>
      </w:hyperlink>
    </w:p>
    <w:p w14:paraId="0C1ECFE8" w14:textId="77777777" w:rsidR="009811F0" w:rsidRDefault="009811F0" w:rsidP="009811F0">
      <w:pPr>
        <w:ind w:firstLine="720"/>
      </w:pPr>
      <w:r>
        <w:t>‘prefered term’:</w:t>
      </w:r>
      <w:hyperlink w:anchor="_1945edd0888993a52c5dc6467a7b3ef8" w:history="1">
        <w:r>
          <w:rPr>
            <w:rStyle w:val="Hyperlink"/>
          </w:rPr>
          <w:t>Term</w:t>
        </w:r>
      </w:hyperlink>
    </w:p>
    <w:p w14:paraId="151AAE0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942075" w14:textId="77777777" w:rsidR="009811F0" w:rsidRDefault="009811F0" w:rsidP="009811F0">
      <w:pPr>
        <w:ind w:firstLine="720"/>
      </w:pPr>
      <w:r>
        <w:t>‘created by’:</w:t>
      </w:r>
      <w:hyperlink w:anchor="_dd21593da1e0b28c0a75ed488ef07fd3" w:history="1">
        <w:r>
          <w:rPr>
            <w:rStyle w:val="Hyperlink"/>
          </w:rPr>
          <w:t>Transaction</w:t>
        </w:r>
      </w:hyperlink>
    </w:p>
    <w:p w14:paraId="3CAE0C62" w14:textId="77777777" w:rsidR="009811F0" w:rsidRDefault="009811F0" w:rsidP="009811F0">
      <w:pPr>
        <w:ind w:firstLine="720"/>
      </w:pPr>
      <w:r>
        <w:t>‘invalidated by’:</w:t>
      </w:r>
      <w:hyperlink w:anchor="_dd21593da1e0b28c0a75ed488ef07fd3" w:history="1">
        <w:r>
          <w:rPr>
            <w:rStyle w:val="Hyperlink"/>
          </w:rPr>
          <w:t>Transaction</w:t>
        </w:r>
      </w:hyperlink>
    </w:p>
    <w:p w14:paraId="7C1DEA4F" w14:textId="77777777" w:rsidR="009811F0" w:rsidRDefault="009811F0" w:rsidP="009811F0">
      <w:pPr>
        <w:ind w:firstLine="720"/>
      </w:pPr>
      <w:r>
        <w:t>‘defined by’:</w:t>
      </w:r>
      <w:hyperlink w:anchor="_1a6d88e097d757268d09f68af82fbd34" w:history="1">
        <w:r>
          <w:rPr>
            <w:rStyle w:val="Hyperlink"/>
          </w:rPr>
          <w:t>Definition</w:t>
        </w:r>
      </w:hyperlink>
    </w:p>
    <w:p w14:paraId="22B2C952" w14:textId="77777777" w:rsidR="009811F0" w:rsidRDefault="009811F0" w:rsidP="009811F0">
      <w:pPr>
        <w:ind w:firstLine="720"/>
      </w:pPr>
      <w:r>
        <w:t>‘has type’:</w:t>
      </w:r>
      <w:hyperlink w:anchor="_dfe1514224ca21cedba7b2b29802db50" w:history="1">
        <w:r>
          <w:rPr>
            <w:rStyle w:val="Hyperlink"/>
          </w:rPr>
          <w:t>Type</w:t>
        </w:r>
      </w:hyperlink>
    </w:p>
    <w:p w14:paraId="3FE20291" w14:textId="77777777" w:rsidR="009811F0" w:rsidRDefault="009811F0" w:rsidP="009811F0">
      <w:pPr>
        <w:ind w:firstLine="720"/>
      </w:pPr>
      <w:r>
        <w:t>‘in context of’:</w:t>
      </w:r>
      <w:hyperlink w:anchor="_66d62b068053cee3464e1e03e6035eed" w:history="1">
        <w:r>
          <w:rPr>
            <w:rStyle w:val="Hyperlink"/>
          </w:rPr>
          <w:t>Context</w:t>
        </w:r>
      </w:hyperlink>
    </w:p>
    <w:p w14:paraId="5C893BDB" w14:textId="77777777" w:rsidR="009811F0" w:rsidRDefault="009811F0" w:rsidP="009811F0">
      <w:pPr>
        <w:ind w:firstLine="720"/>
      </w:pPr>
      <w:r>
        <w:t>‘defined in’:</w:t>
      </w:r>
      <w:hyperlink w:anchor="_693daf0a0de3f4b82a04aee474c3f151" w:history="1">
        <w:r>
          <w:rPr>
            <w:rStyle w:val="Hyperlink"/>
          </w:rPr>
          <w:t>Lexical Scope</w:t>
        </w:r>
      </w:hyperlink>
    </w:p>
    <w:p w14:paraId="17CA2FD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299A7BD" w14:textId="77777777" w:rsidR="009811F0" w:rsidRDefault="009811F0" w:rsidP="009811F0">
      <w:pPr>
        <w:ind w:firstLine="720"/>
      </w:pPr>
      <w:r>
        <w:t>‘ElementID’:</w:t>
      </w:r>
      <w:hyperlink w:anchor="_f904ff1da5bfc3387d892b7e0fe9ecb1" w:history="1">
        <w:r>
          <w:rPr>
            <w:rStyle w:val="Hyperlink"/>
          </w:rPr>
          <w:t>URIIdentifier</w:t>
        </w:r>
      </w:hyperlink>
    </w:p>
    <w:p w14:paraId="1BC4E1B1" w14:textId="77777777" w:rsidR="009811F0" w:rsidRDefault="009811F0" w:rsidP="009811F0"/>
    <w:p w14:paraId="6B130995" w14:textId="77777777" w:rsidR="009811F0" w:rsidRDefault="009811F0" w:rsidP="009811F0">
      <w:pPr>
        <w:pStyle w:val="Heading3"/>
      </w:pPr>
      <w:bookmarkStart w:id="181" w:name="_a36ae976b980b9b15aef31f1f1d1cbda"/>
      <w:bookmarkStart w:id="182" w:name="_Toc418510171"/>
      <w:r>
        <w:t>Class No</w:t>
      </w:r>
      <w:bookmarkEnd w:id="181"/>
      <w:bookmarkEnd w:id="182"/>
    </w:p>
    <w:p w14:paraId="54638181" w14:textId="77777777" w:rsidR="009811F0" w:rsidRDefault="009811F0" w:rsidP="009811F0">
      <w:r>
        <w:t>A quantifier where no instance of the type fills the role.</w:t>
      </w:r>
    </w:p>
    <w:p w14:paraId="086C0CC1" w14:textId="77777777" w:rsidR="009811F0" w:rsidRDefault="009811F0" w:rsidP="009811F0">
      <w:pPr>
        <w:pStyle w:val="Heading4"/>
      </w:pPr>
      <w:r>
        <w:t>Direct Supertypes</w:t>
      </w:r>
    </w:p>
    <w:p w14:paraId="34320841" w14:textId="77777777" w:rsidR="009811F0" w:rsidRDefault="0098398E" w:rsidP="009811F0">
      <w:pPr>
        <w:ind w:left="360"/>
      </w:pPr>
      <w:hyperlink w:anchor="_0983c67ae2bb53c9720e7f68c769280e" w:history="1">
        <w:r w:rsidR="009811F0">
          <w:rPr>
            <w:rStyle w:val="Hyperlink"/>
          </w:rPr>
          <w:t>Quantification</w:t>
        </w:r>
      </w:hyperlink>
    </w:p>
    <w:p w14:paraId="7E736BAB" w14:textId="77777777" w:rsidR="009811F0" w:rsidRDefault="009811F0" w:rsidP="009811F0">
      <w:pPr>
        <w:pStyle w:val="Code0"/>
      </w:pPr>
      <w:r w:rsidRPr="00043180">
        <w:rPr>
          <w:b/>
          <w:sz w:val="24"/>
          <w:szCs w:val="24"/>
        </w:rPr>
        <w:t>package</w:t>
      </w:r>
      <w:r>
        <w:t xml:space="preserve"> SIMF Meta Model::Quantifiers</w:t>
      </w:r>
    </w:p>
    <w:p w14:paraId="2CF678F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068B0FF8" w14:textId="77777777" w:rsidR="009811F0" w:rsidRDefault="009811F0" w:rsidP="009811F0">
      <w:pPr>
        <w:pStyle w:val="Code0"/>
      </w:pPr>
    </w:p>
    <w:p w14:paraId="1FF06314" w14:textId="77777777" w:rsidR="009811F0" w:rsidRDefault="009811F0" w:rsidP="009811F0">
      <w:pPr>
        <w:pStyle w:val="Heading4"/>
      </w:pPr>
      <w:r>
        <w:t>Inherited Features</w:t>
      </w:r>
    </w:p>
    <w:p w14:paraId="6415C2C4"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1DDC480" w14:textId="77777777" w:rsidR="009811F0" w:rsidRDefault="009811F0" w:rsidP="009811F0">
      <w:pPr>
        <w:ind w:firstLine="720"/>
      </w:pPr>
      <w:r>
        <w:t>‘quantifies’:</w:t>
      </w:r>
      <w:hyperlink w:anchor="_dfe1514224ca21cedba7b2b29802db50" w:history="1">
        <w:r>
          <w:rPr>
            <w:rStyle w:val="Hyperlink"/>
          </w:rPr>
          <w:t>Type</w:t>
        </w:r>
      </w:hyperlink>
    </w:p>
    <w:p w14:paraId="23C84089"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5460A009" w14:textId="77777777" w:rsidR="009811F0" w:rsidRDefault="009811F0" w:rsidP="009811F0">
      <w:pPr>
        <w:ind w:firstLine="720"/>
      </w:pPr>
      <w:r>
        <w:t>‘in situation’:</w:t>
      </w:r>
      <w:hyperlink w:anchor="_50241f5936e61055293ca95f860768d8" w:history="1">
        <w:r>
          <w:rPr>
            <w:rStyle w:val="Hyperlink"/>
          </w:rPr>
          <w:t>Situation Type</w:t>
        </w:r>
      </w:hyperlink>
    </w:p>
    <w:p w14:paraId="19E85210" w14:textId="77777777" w:rsidR="009811F0" w:rsidRDefault="009811F0" w:rsidP="009811F0">
      <w:pPr>
        <w:ind w:firstLine="720"/>
      </w:pPr>
      <w:r>
        <w:t>‘redefines’:</w:t>
      </w:r>
      <w:hyperlink w:anchor="_a8049a836c9b9b5d6df4b578a5836756" w:history="1">
        <w:r>
          <w:rPr>
            <w:rStyle w:val="Hyperlink"/>
          </w:rPr>
          <w:t>Role</w:t>
        </w:r>
      </w:hyperlink>
    </w:p>
    <w:p w14:paraId="00A0ECA9" w14:textId="77777777" w:rsidR="009811F0" w:rsidRDefault="009811F0" w:rsidP="009811F0">
      <w:pPr>
        <w:ind w:firstLine="720"/>
      </w:pPr>
      <w:r>
        <w:t>‘relates to’:</w:t>
      </w:r>
      <w:hyperlink w:anchor="_cfa3d81f355fabfe3776e75965ca1870" w:history="1">
        <w:r>
          <w:rPr>
            <w:rStyle w:val="Hyperlink"/>
          </w:rPr>
          <w:t>Relation Type</w:t>
        </w:r>
      </w:hyperlink>
    </w:p>
    <w:p w14:paraId="38A3AF64" w14:textId="77777777" w:rsidR="009811F0" w:rsidRDefault="009811F0" w:rsidP="009811F0">
      <w:pPr>
        <w:ind w:firstLine="720"/>
      </w:pPr>
      <w:r>
        <w:t>‘relates from’:</w:t>
      </w:r>
      <w:hyperlink w:anchor="_cfa3d81f355fabfe3776e75965ca1870" w:history="1">
        <w:r>
          <w:rPr>
            <w:rStyle w:val="Hyperlink"/>
          </w:rPr>
          <w:t>Relation Type</w:t>
        </w:r>
      </w:hyperlink>
    </w:p>
    <w:p w14:paraId="7A8C584E"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7524B0DA" w14:textId="77777777" w:rsidR="009811F0" w:rsidRDefault="009811F0" w:rsidP="009811F0">
      <w:pPr>
        <w:ind w:firstLine="720"/>
      </w:pPr>
      <w:r>
        <w:t>‘classifies’:</w:t>
      </w:r>
      <w:hyperlink w:anchor="_dfe1514224ca21cedba7b2b29802db50" w:history="1">
        <w:r>
          <w:rPr>
            <w:rStyle w:val="Hyperlink"/>
          </w:rPr>
          <w:t>Type</w:t>
        </w:r>
      </w:hyperlink>
    </w:p>
    <w:p w14:paraId="1BA1999A"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18E6CE8" w14:textId="77777777" w:rsidR="009811F0" w:rsidRDefault="009811F0" w:rsidP="009811F0">
      <w:pPr>
        <w:ind w:firstLine="720"/>
      </w:pPr>
      <w:r>
        <w:t>‘categorizes’:</w:t>
      </w:r>
      <w:hyperlink w:anchor="_a52cb0ff6e414b3170b58afe10b6afcb" w:history="1">
        <w:r>
          <w:rPr>
            <w:rStyle w:val="Hyperlink"/>
          </w:rPr>
          <w:t>Anything</w:t>
        </w:r>
      </w:hyperlink>
    </w:p>
    <w:p w14:paraId="6FF4D074" w14:textId="77777777" w:rsidR="009811F0" w:rsidRDefault="009811F0" w:rsidP="009811F0">
      <w:pPr>
        <w:ind w:firstLine="720"/>
      </w:pPr>
      <w:r>
        <w:t>‘source for’:</w:t>
      </w:r>
      <w:hyperlink w:anchor="_fbe140d2e61a092c9ceffa2d5308ff5e" w:history="1">
        <w:r>
          <w:rPr>
            <w:rStyle w:val="Hyperlink"/>
          </w:rPr>
          <w:t>As-A Rule</w:t>
        </w:r>
      </w:hyperlink>
    </w:p>
    <w:p w14:paraId="1DEDD99E" w14:textId="77777777" w:rsidR="009811F0" w:rsidRDefault="009811F0" w:rsidP="009811F0">
      <w:pPr>
        <w:ind w:firstLine="720"/>
      </w:pPr>
      <w:r>
        <w:t>‘target for’:</w:t>
      </w:r>
      <w:hyperlink w:anchor="_fbe140d2e61a092c9ceffa2d5308ff5e" w:history="1">
        <w:r>
          <w:rPr>
            <w:rStyle w:val="Hyperlink"/>
          </w:rPr>
          <w:t>As-A Rule</w:t>
        </w:r>
      </w:hyperlink>
    </w:p>
    <w:p w14:paraId="48C25665" w14:textId="77777777" w:rsidR="009811F0" w:rsidRDefault="009811F0" w:rsidP="009811F0">
      <w:pPr>
        <w:ind w:firstLine="720"/>
      </w:pPr>
      <w:r>
        <w:t>‘classifiers’:</w:t>
      </w:r>
      <w:hyperlink w:anchor="_3b2e69eb6121d1e3a1180bbe8ee64013" w:history="1">
        <w:r>
          <w:rPr>
            <w:rStyle w:val="Hyperlink"/>
          </w:rPr>
          <w:t>Classification</w:t>
        </w:r>
      </w:hyperlink>
    </w:p>
    <w:p w14:paraId="62792BEB" w14:textId="77777777" w:rsidR="009811F0" w:rsidRDefault="009811F0" w:rsidP="009811F0">
      <w:pPr>
        <w:ind w:firstLine="720"/>
      </w:pPr>
      <w:r>
        <w:t>‘has key’:</w:t>
      </w:r>
      <w:hyperlink w:anchor="_1b4bfdc2f6552991ff5cecb390e7e2af" w:history="1">
        <w:r>
          <w:rPr>
            <w:rStyle w:val="Hyperlink"/>
          </w:rPr>
          <w:t>Key</w:t>
        </w:r>
      </w:hyperlink>
    </w:p>
    <w:p w14:paraId="5D96BE4C"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B0F40F9" w14:textId="77777777" w:rsidR="009811F0" w:rsidRDefault="009811F0" w:rsidP="009811F0">
      <w:pPr>
        <w:ind w:firstLine="720"/>
      </w:pPr>
      <w:r>
        <w:t>‘defines’:</w:t>
      </w:r>
      <w:hyperlink w:anchor="_a52cb0ff6e414b3170b58afe10b6afcb" w:history="1">
        <w:r>
          <w:rPr>
            <w:rStyle w:val="Hyperlink"/>
          </w:rPr>
          <w:t>Anything</w:t>
        </w:r>
      </w:hyperlink>
    </w:p>
    <w:p w14:paraId="133C88B8" w14:textId="77777777" w:rsidR="009811F0" w:rsidRDefault="009811F0" w:rsidP="009811F0">
      <w:pPr>
        <w:ind w:firstLine="720"/>
      </w:pPr>
      <w:r>
        <w:t>‘changed in’:</w:t>
      </w:r>
      <w:hyperlink w:anchor="_dd21593da1e0b28c0a75ed488ef07fd3" w:history="1">
        <w:r>
          <w:rPr>
            <w:rStyle w:val="Hyperlink"/>
          </w:rPr>
          <w:t>Transaction</w:t>
        </w:r>
      </w:hyperlink>
    </w:p>
    <w:p w14:paraId="1455C2D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920EE07" w14:textId="77777777" w:rsidR="009811F0" w:rsidRDefault="009811F0" w:rsidP="009811F0">
      <w:pPr>
        <w:ind w:firstLine="720"/>
      </w:pPr>
      <w:r>
        <w:t>‘references’:</w:t>
      </w:r>
      <w:hyperlink w:anchor="_0315319befc74caa0a2a7d36cff333c0" w:history="1">
        <w:r>
          <w:rPr>
            <w:rStyle w:val="Hyperlink"/>
          </w:rPr>
          <w:t>Lexical Reference</w:t>
        </w:r>
      </w:hyperlink>
    </w:p>
    <w:p w14:paraId="3F584B4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94D8AC3" w14:textId="77777777" w:rsidR="009811F0" w:rsidRDefault="009811F0" w:rsidP="009811F0">
      <w:pPr>
        <w:ind w:firstLine="720"/>
      </w:pPr>
      <w:r>
        <w:t>‘contextualizes’:</w:t>
      </w:r>
      <w:hyperlink w:anchor="_a52cb0ff6e414b3170b58afe10b6afcb" w:history="1">
        <w:r>
          <w:rPr>
            <w:rStyle w:val="Hyperlink"/>
          </w:rPr>
          <w:t>Anything</w:t>
        </w:r>
      </w:hyperlink>
    </w:p>
    <w:p w14:paraId="6ED120BF" w14:textId="77777777" w:rsidR="009811F0" w:rsidRDefault="009811F0" w:rsidP="009811F0">
      <w:pPr>
        <w:ind w:firstLine="720"/>
      </w:pPr>
      <w:r>
        <w:t>‘has rule’:</w:t>
      </w:r>
      <w:hyperlink w:anchor="_82919e40af9ad2e13647e9d37bbf0956" w:history="1">
        <w:r>
          <w:rPr>
            <w:rStyle w:val="Hyperlink"/>
          </w:rPr>
          <w:t>Rule</w:t>
        </w:r>
      </w:hyperlink>
    </w:p>
    <w:p w14:paraId="67E22B48" w14:textId="77777777" w:rsidR="009811F0" w:rsidRDefault="009811F0" w:rsidP="009811F0">
      <w:pPr>
        <w:ind w:firstLine="720"/>
      </w:pPr>
      <w:r>
        <w:t>‘generalizes’:</w:t>
      </w:r>
      <w:hyperlink w:anchor="_66d62b068053cee3464e1e03e6035eed" w:history="1">
        <w:r>
          <w:rPr>
            <w:rStyle w:val="Hyperlink"/>
          </w:rPr>
          <w:t>Context</w:t>
        </w:r>
      </w:hyperlink>
    </w:p>
    <w:p w14:paraId="6AA35893" w14:textId="77777777" w:rsidR="009811F0" w:rsidRDefault="009811F0" w:rsidP="009811F0">
      <w:pPr>
        <w:ind w:firstLine="720"/>
      </w:pPr>
      <w:r>
        <w:t>‘specializes’:</w:t>
      </w:r>
      <w:hyperlink w:anchor="_66d62b068053cee3464e1e03e6035eed" w:history="1">
        <w:r>
          <w:rPr>
            <w:rStyle w:val="Hyperlink"/>
          </w:rPr>
          <w:t>Context</w:t>
        </w:r>
      </w:hyperlink>
    </w:p>
    <w:p w14:paraId="1789DD11" w14:textId="77777777" w:rsidR="009811F0" w:rsidRDefault="009811F0" w:rsidP="009811F0">
      <w:pPr>
        <w:ind w:firstLine="720"/>
      </w:pPr>
      <w:r>
        <w:t>‘asserts’:</w:t>
      </w:r>
      <w:hyperlink w:anchor="_8c517cf1950741c0f89edebf828214cc" w:history="1">
        <w:r>
          <w:rPr>
            <w:rStyle w:val="Hyperlink"/>
          </w:rPr>
          <w:t>Situation</w:t>
        </w:r>
      </w:hyperlink>
    </w:p>
    <w:p w14:paraId="1EF28A9A"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9BBFCFA" w14:textId="77777777" w:rsidR="009811F0" w:rsidRDefault="009811F0" w:rsidP="009811F0">
      <w:pPr>
        <w:ind w:firstLine="720"/>
      </w:pPr>
      <w:r>
        <w:t>‘represented by’:</w:t>
      </w:r>
      <w:hyperlink w:anchor="_1d7f13297e70f68af8189a69a2e52b05" w:history="1">
        <w:r>
          <w:rPr>
            <w:rStyle w:val="Hyperlink"/>
          </w:rPr>
          <w:t>Information</w:t>
        </w:r>
      </w:hyperlink>
    </w:p>
    <w:p w14:paraId="1BE4E428" w14:textId="77777777" w:rsidR="009811F0" w:rsidRDefault="009811F0" w:rsidP="009811F0">
      <w:pPr>
        <w:ind w:firstLine="720"/>
      </w:pPr>
      <w:r>
        <w:t>‘identified by’:</w:t>
      </w:r>
      <w:hyperlink w:anchor="_18f8ef1b23e6cdf9278bd94f24f73c26" w:history="1">
        <w:r>
          <w:rPr>
            <w:rStyle w:val="Hyperlink"/>
          </w:rPr>
          <w:t>Identifier</w:t>
        </w:r>
      </w:hyperlink>
    </w:p>
    <w:p w14:paraId="37118422" w14:textId="77777777" w:rsidR="009811F0" w:rsidRDefault="009811F0" w:rsidP="009811F0">
      <w:pPr>
        <w:ind w:firstLine="720"/>
      </w:pPr>
      <w:r>
        <w:t>‘prefered term’:</w:t>
      </w:r>
      <w:hyperlink w:anchor="_1945edd0888993a52c5dc6467a7b3ef8" w:history="1">
        <w:r>
          <w:rPr>
            <w:rStyle w:val="Hyperlink"/>
          </w:rPr>
          <w:t>Term</w:t>
        </w:r>
      </w:hyperlink>
    </w:p>
    <w:p w14:paraId="3606EFA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323E72D" w14:textId="77777777" w:rsidR="009811F0" w:rsidRDefault="009811F0" w:rsidP="009811F0">
      <w:pPr>
        <w:ind w:firstLine="720"/>
      </w:pPr>
      <w:r>
        <w:t>‘created by’:</w:t>
      </w:r>
      <w:hyperlink w:anchor="_dd21593da1e0b28c0a75ed488ef07fd3" w:history="1">
        <w:r>
          <w:rPr>
            <w:rStyle w:val="Hyperlink"/>
          </w:rPr>
          <w:t>Transaction</w:t>
        </w:r>
      </w:hyperlink>
    </w:p>
    <w:p w14:paraId="53689492" w14:textId="77777777" w:rsidR="009811F0" w:rsidRDefault="009811F0" w:rsidP="009811F0">
      <w:pPr>
        <w:ind w:firstLine="720"/>
      </w:pPr>
      <w:r>
        <w:t>‘invalidated by’:</w:t>
      </w:r>
      <w:hyperlink w:anchor="_dd21593da1e0b28c0a75ed488ef07fd3" w:history="1">
        <w:r>
          <w:rPr>
            <w:rStyle w:val="Hyperlink"/>
          </w:rPr>
          <w:t>Transaction</w:t>
        </w:r>
      </w:hyperlink>
    </w:p>
    <w:p w14:paraId="6E187C1A" w14:textId="77777777" w:rsidR="009811F0" w:rsidRDefault="009811F0" w:rsidP="009811F0">
      <w:pPr>
        <w:ind w:firstLine="720"/>
      </w:pPr>
      <w:r>
        <w:t>‘defined by’:</w:t>
      </w:r>
      <w:hyperlink w:anchor="_1a6d88e097d757268d09f68af82fbd34" w:history="1">
        <w:r>
          <w:rPr>
            <w:rStyle w:val="Hyperlink"/>
          </w:rPr>
          <w:t>Definition</w:t>
        </w:r>
      </w:hyperlink>
    </w:p>
    <w:p w14:paraId="3C5DF432" w14:textId="77777777" w:rsidR="009811F0" w:rsidRDefault="009811F0" w:rsidP="009811F0">
      <w:pPr>
        <w:ind w:firstLine="720"/>
      </w:pPr>
      <w:r>
        <w:t>‘has type’:</w:t>
      </w:r>
      <w:hyperlink w:anchor="_dfe1514224ca21cedba7b2b29802db50" w:history="1">
        <w:r>
          <w:rPr>
            <w:rStyle w:val="Hyperlink"/>
          </w:rPr>
          <w:t>Type</w:t>
        </w:r>
      </w:hyperlink>
    </w:p>
    <w:p w14:paraId="7B6DFAA7" w14:textId="77777777" w:rsidR="009811F0" w:rsidRDefault="009811F0" w:rsidP="009811F0">
      <w:pPr>
        <w:ind w:firstLine="720"/>
      </w:pPr>
      <w:r>
        <w:t>‘in context of’:</w:t>
      </w:r>
      <w:hyperlink w:anchor="_66d62b068053cee3464e1e03e6035eed" w:history="1">
        <w:r>
          <w:rPr>
            <w:rStyle w:val="Hyperlink"/>
          </w:rPr>
          <w:t>Context</w:t>
        </w:r>
      </w:hyperlink>
    </w:p>
    <w:p w14:paraId="4535C65D" w14:textId="77777777" w:rsidR="009811F0" w:rsidRDefault="009811F0" w:rsidP="009811F0">
      <w:pPr>
        <w:ind w:firstLine="720"/>
      </w:pPr>
      <w:r>
        <w:t>‘defined in’:</w:t>
      </w:r>
      <w:hyperlink w:anchor="_693daf0a0de3f4b82a04aee474c3f151" w:history="1">
        <w:r>
          <w:rPr>
            <w:rStyle w:val="Hyperlink"/>
          </w:rPr>
          <w:t>Lexical Scope</w:t>
        </w:r>
      </w:hyperlink>
    </w:p>
    <w:p w14:paraId="3B07B4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1A94BF9" w14:textId="77777777" w:rsidR="009811F0" w:rsidRDefault="009811F0" w:rsidP="009811F0">
      <w:pPr>
        <w:ind w:firstLine="720"/>
      </w:pPr>
      <w:r>
        <w:t>‘ElementID’:</w:t>
      </w:r>
      <w:hyperlink w:anchor="_f904ff1da5bfc3387d892b7e0fe9ecb1" w:history="1">
        <w:r>
          <w:rPr>
            <w:rStyle w:val="Hyperlink"/>
          </w:rPr>
          <w:t>URIIdentifier</w:t>
        </w:r>
      </w:hyperlink>
    </w:p>
    <w:p w14:paraId="46D44DDF" w14:textId="77777777" w:rsidR="009811F0" w:rsidRDefault="009811F0" w:rsidP="009811F0"/>
    <w:p w14:paraId="59BC499D" w14:textId="77777777" w:rsidR="009811F0" w:rsidRDefault="009811F0" w:rsidP="009811F0">
      <w:pPr>
        <w:pStyle w:val="Heading3"/>
      </w:pPr>
      <w:bookmarkStart w:id="183" w:name="_2986c68968f5c7363118612a073a21de"/>
      <w:bookmarkStart w:id="184" w:name="_Toc418510172"/>
      <w:r>
        <w:t>Class One of</w:t>
      </w:r>
      <w:bookmarkEnd w:id="183"/>
      <w:bookmarkEnd w:id="184"/>
    </w:p>
    <w:p w14:paraId="2760F191" w14:textId="77777777" w:rsidR="009811F0" w:rsidRDefault="009811F0" w:rsidP="009811F0">
      <w:r>
        <w:t>The existential quantifier limited to exactly one of a potentially larger set</w:t>
      </w:r>
    </w:p>
    <w:p w14:paraId="4D1FFFDF" w14:textId="77777777" w:rsidR="009811F0" w:rsidRDefault="009811F0" w:rsidP="009811F0">
      <w:pPr>
        <w:pStyle w:val="Heading4"/>
      </w:pPr>
      <w:r>
        <w:t>Direct Supertypes</w:t>
      </w:r>
    </w:p>
    <w:p w14:paraId="5FA7F0B1" w14:textId="77777777" w:rsidR="009811F0" w:rsidRDefault="0098398E" w:rsidP="009811F0">
      <w:pPr>
        <w:ind w:left="360"/>
      </w:pPr>
      <w:hyperlink w:anchor="_573d030933634f018dfa7c402c8b9fd5" w:history="1">
        <w:r w:rsidR="009811F0">
          <w:rPr>
            <w:rStyle w:val="Hyperlink"/>
          </w:rPr>
          <w:t>There Exists</w:t>
        </w:r>
      </w:hyperlink>
    </w:p>
    <w:p w14:paraId="48C9989B" w14:textId="77777777" w:rsidR="009811F0" w:rsidRDefault="009811F0" w:rsidP="009811F0">
      <w:pPr>
        <w:pStyle w:val="Code0"/>
      </w:pPr>
      <w:r w:rsidRPr="00043180">
        <w:rPr>
          <w:b/>
          <w:sz w:val="24"/>
          <w:szCs w:val="24"/>
        </w:rPr>
        <w:t>package</w:t>
      </w:r>
      <w:r>
        <w:t xml:space="preserve"> SIMF Meta Model::Quantifiers</w:t>
      </w:r>
    </w:p>
    <w:p w14:paraId="78F0582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73d030933634f018dfa7c402c8b9fd5" w:history="1">
        <w:r>
          <w:rPr>
            <w:rStyle w:val="Hyperlink"/>
          </w:rPr>
          <w:t>There Exists</w:t>
        </w:r>
      </w:hyperlink>
    </w:p>
    <w:p w14:paraId="37720AC9" w14:textId="77777777" w:rsidR="009811F0" w:rsidRDefault="009811F0" w:rsidP="009811F0">
      <w:pPr>
        <w:pStyle w:val="Code0"/>
      </w:pPr>
    </w:p>
    <w:p w14:paraId="2D14935E" w14:textId="77777777" w:rsidR="009811F0" w:rsidRDefault="009811F0" w:rsidP="009811F0">
      <w:pPr>
        <w:pStyle w:val="Heading4"/>
      </w:pPr>
      <w:r>
        <w:t>Inherited Features</w:t>
      </w:r>
    </w:p>
    <w:p w14:paraId="09664888"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33F9328B" w14:textId="77777777" w:rsidR="009811F0" w:rsidRDefault="009811F0" w:rsidP="009811F0">
      <w:pPr>
        <w:ind w:firstLine="720"/>
      </w:pPr>
      <w:r>
        <w:t>‘quantifies’:</w:t>
      </w:r>
      <w:hyperlink w:anchor="_dfe1514224ca21cedba7b2b29802db50" w:history="1">
        <w:r>
          <w:rPr>
            <w:rStyle w:val="Hyperlink"/>
          </w:rPr>
          <w:t>Type</w:t>
        </w:r>
      </w:hyperlink>
    </w:p>
    <w:p w14:paraId="7A14CD9E" w14:textId="77777777" w:rsidR="009811F0" w:rsidRDefault="009811F0" w:rsidP="009811F0">
      <w:r w:rsidRPr="000365A1">
        <w:rPr>
          <w:b/>
          <w:i/>
        </w:rPr>
        <w:lastRenderedPageBreak/>
        <w:t>From</w:t>
      </w:r>
      <w:r>
        <w:t xml:space="preserve"> </w:t>
      </w:r>
      <w:hyperlink w:anchor="_a8049a836c9b9b5d6df4b578a5836756" w:history="1">
        <w:r>
          <w:rPr>
            <w:rStyle w:val="Hyperlink"/>
          </w:rPr>
          <w:t>Role</w:t>
        </w:r>
      </w:hyperlink>
      <w:r>
        <w:t xml:space="preserve">: </w:t>
      </w:r>
    </w:p>
    <w:p w14:paraId="0B211F69" w14:textId="77777777" w:rsidR="009811F0" w:rsidRDefault="009811F0" w:rsidP="009811F0">
      <w:pPr>
        <w:ind w:firstLine="720"/>
      </w:pPr>
      <w:r>
        <w:t>‘in situation’:</w:t>
      </w:r>
      <w:hyperlink w:anchor="_50241f5936e61055293ca95f860768d8" w:history="1">
        <w:r>
          <w:rPr>
            <w:rStyle w:val="Hyperlink"/>
          </w:rPr>
          <w:t>Situation Type</w:t>
        </w:r>
      </w:hyperlink>
    </w:p>
    <w:p w14:paraId="10BEC01C" w14:textId="77777777" w:rsidR="009811F0" w:rsidRDefault="009811F0" w:rsidP="009811F0">
      <w:pPr>
        <w:ind w:firstLine="720"/>
      </w:pPr>
      <w:r>
        <w:t>‘redefines’:</w:t>
      </w:r>
      <w:hyperlink w:anchor="_a8049a836c9b9b5d6df4b578a5836756" w:history="1">
        <w:r>
          <w:rPr>
            <w:rStyle w:val="Hyperlink"/>
          </w:rPr>
          <w:t>Role</w:t>
        </w:r>
      </w:hyperlink>
    </w:p>
    <w:p w14:paraId="00DCB829" w14:textId="77777777" w:rsidR="009811F0" w:rsidRDefault="009811F0" w:rsidP="009811F0">
      <w:pPr>
        <w:ind w:firstLine="720"/>
      </w:pPr>
      <w:r>
        <w:t>‘relates to’:</w:t>
      </w:r>
      <w:hyperlink w:anchor="_cfa3d81f355fabfe3776e75965ca1870" w:history="1">
        <w:r>
          <w:rPr>
            <w:rStyle w:val="Hyperlink"/>
          </w:rPr>
          <w:t>Relation Type</w:t>
        </w:r>
      </w:hyperlink>
    </w:p>
    <w:p w14:paraId="2E91A309" w14:textId="77777777" w:rsidR="009811F0" w:rsidRDefault="009811F0" w:rsidP="009811F0">
      <w:pPr>
        <w:ind w:firstLine="720"/>
      </w:pPr>
      <w:r>
        <w:t>‘relates from’:</w:t>
      </w:r>
      <w:hyperlink w:anchor="_cfa3d81f355fabfe3776e75965ca1870" w:history="1">
        <w:r>
          <w:rPr>
            <w:rStyle w:val="Hyperlink"/>
          </w:rPr>
          <w:t>Relation Type</w:t>
        </w:r>
      </w:hyperlink>
    </w:p>
    <w:p w14:paraId="24285535"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3A59956E" w14:textId="77777777" w:rsidR="009811F0" w:rsidRDefault="009811F0" w:rsidP="009811F0">
      <w:pPr>
        <w:ind w:firstLine="720"/>
      </w:pPr>
      <w:r>
        <w:t>‘classifies’:</w:t>
      </w:r>
      <w:hyperlink w:anchor="_dfe1514224ca21cedba7b2b29802db50" w:history="1">
        <w:r>
          <w:rPr>
            <w:rStyle w:val="Hyperlink"/>
          </w:rPr>
          <w:t>Type</w:t>
        </w:r>
      </w:hyperlink>
    </w:p>
    <w:p w14:paraId="19C65D84"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9FE43C1" w14:textId="77777777" w:rsidR="009811F0" w:rsidRDefault="009811F0" w:rsidP="009811F0">
      <w:pPr>
        <w:ind w:firstLine="720"/>
      </w:pPr>
      <w:r>
        <w:t>‘categorizes’:</w:t>
      </w:r>
      <w:hyperlink w:anchor="_a52cb0ff6e414b3170b58afe10b6afcb" w:history="1">
        <w:r>
          <w:rPr>
            <w:rStyle w:val="Hyperlink"/>
          </w:rPr>
          <w:t>Anything</w:t>
        </w:r>
      </w:hyperlink>
    </w:p>
    <w:p w14:paraId="5A7A22CC" w14:textId="77777777" w:rsidR="009811F0" w:rsidRDefault="009811F0" w:rsidP="009811F0">
      <w:pPr>
        <w:ind w:firstLine="720"/>
      </w:pPr>
      <w:r>
        <w:t>‘source for’:</w:t>
      </w:r>
      <w:hyperlink w:anchor="_fbe140d2e61a092c9ceffa2d5308ff5e" w:history="1">
        <w:r>
          <w:rPr>
            <w:rStyle w:val="Hyperlink"/>
          </w:rPr>
          <w:t>As-A Rule</w:t>
        </w:r>
      </w:hyperlink>
    </w:p>
    <w:p w14:paraId="1A95C43A" w14:textId="77777777" w:rsidR="009811F0" w:rsidRDefault="009811F0" w:rsidP="009811F0">
      <w:pPr>
        <w:ind w:firstLine="720"/>
      </w:pPr>
      <w:r>
        <w:t>‘target for’:</w:t>
      </w:r>
      <w:hyperlink w:anchor="_fbe140d2e61a092c9ceffa2d5308ff5e" w:history="1">
        <w:r>
          <w:rPr>
            <w:rStyle w:val="Hyperlink"/>
          </w:rPr>
          <w:t>As-A Rule</w:t>
        </w:r>
      </w:hyperlink>
    </w:p>
    <w:p w14:paraId="7E95AFEC" w14:textId="77777777" w:rsidR="009811F0" w:rsidRDefault="009811F0" w:rsidP="009811F0">
      <w:pPr>
        <w:ind w:firstLine="720"/>
      </w:pPr>
      <w:r>
        <w:t>‘classifiers’:</w:t>
      </w:r>
      <w:hyperlink w:anchor="_3b2e69eb6121d1e3a1180bbe8ee64013" w:history="1">
        <w:r>
          <w:rPr>
            <w:rStyle w:val="Hyperlink"/>
          </w:rPr>
          <w:t>Classification</w:t>
        </w:r>
      </w:hyperlink>
    </w:p>
    <w:p w14:paraId="4F8ADC2E" w14:textId="77777777" w:rsidR="009811F0" w:rsidRDefault="009811F0" w:rsidP="009811F0">
      <w:pPr>
        <w:ind w:firstLine="720"/>
      </w:pPr>
      <w:r>
        <w:t>‘has key’:</w:t>
      </w:r>
      <w:hyperlink w:anchor="_1b4bfdc2f6552991ff5cecb390e7e2af" w:history="1">
        <w:r>
          <w:rPr>
            <w:rStyle w:val="Hyperlink"/>
          </w:rPr>
          <w:t>Key</w:t>
        </w:r>
      </w:hyperlink>
    </w:p>
    <w:p w14:paraId="1D2DBCD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EB21556" w14:textId="77777777" w:rsidR="009811F0" w:rsidRDefault="009811F0" w:rsidP="009811F0">
      <w:pPr>
        <w:ind w:firstLine="720"/>
      </w:pPr>
      <w:r>
        <w:t>‘defines’:</w:t>
      </w:r>
      <w:hyperlink w:anchor="_a52cb0ff6e414b3170b58afe10b6afcb" w:history="1">
        <w:r>
          <w:rPr>
            <w:rStyle w:val="Hyperlink"/>
          </w:rPr>
          <w:t>Anything</w:t>
        </w:r>
      </w:hyperlink>
    </w:p>
    <w:p w14:paraId="10E97BE8" w14:textId="77777777" w:rsidR="009811F0" w:rsidRDefault="009811F0" w:rsidP="009811F0">
      <w:pPr>
        <w:ind w:firstLine="720"/>
      </w:pPr>
      <w:r>
        <w:t>‘changed in’:</w:t>
      </w:r>
      <w:hyperlink w:anchor="_dd21593da1e0b28c0a75ed488ef07fd3" w:history="1">
        <w:r>
          <w:rPr>
            <w:rStyle w:val="Hyperlink"/>
          </w:rPr>
          <w:t>Transaction</w:t>
        </w:r>
      </w:hyperlink>
    </w:p>
    <w:p w14:paraId="684329E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3AB6CB7" w14:textId="77777777" w:rsidR="009811F0" w:rsidRDefault="009811F0" w:rsidP="009811F0">
      <w:pPr>
        <w:ind w:firstLine="720"/>
      </w:pPr>
      <w:r>
        <w:t>‘references’:</w:t>
      </w:r>
      <w:hyperlink w:anchor="_0315319befc74caa0a2a7d36cff333c0" w:history="1">
        <w:r>
          <w:rPr>
            <w:rStyle w:val="Hyperlink"/>
          </w:rPr>
          <w:t>Lexical Reference</w:t>
        </w:r>
      </w:hyperlink>
    </w:p>
    <w:p w14:paraId="1276949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A2FB5FA" w14:textId="77777777" w:rsidR="009811F0" w:rsidRDefault="009811F0" w:rsidP="009811F0">
      <w:pPr>
        <w:ind w:firstLine="720"/>
      </w:pPr>
      <w:r>
        <w:t>‘contextualizes’:</w:t>
      </w:r>
      <w:hyperlink w:anchor="_a52cb0ff6e414b3170b58afe10b6afcb" w:history="1">
        <w:r>
          <w:rPr>
            <w:rStyle w:val="Hyperlink"/>
          </w:rPr>
          <w:t>Anything</w:t>
        </w:r>
      </w:hyperlink>
    </w:p>
    <w:p w14:paraId="43653673" w14:textId="77777777" w:rsidR="009811F0" w:rsidRDefault="009811F0" w:rsidP="009811F0">
      <w:pPr>
        <w:ind w:firstLine="720"/>
      </w:pPr>
      <w:r>
        <w:t>‘has rule’:</w:t>
      </w:r>
      <w:hyperlink w:anchor="_82919e40af9ad2e13647e9d37bbf0956" w:history="1">
        <w:r>
          <w:rPr>
            <w:rStyle w:val="Hyperlink"/>
          </w:rPr>
          <w:t>Rule</w:t>
        </w:r>
      </w:hyperlink>
    </w:p>
    <w:p w14:paraId="1CE6B292" w14:textId="77777777" w:rsidR="009811F0" w:rsidRDefault="009811F0" w:rsidP="009811F0">
      <w:pPr>
        <w:ind w:firstLine="720"/>
      </w:pPr>
      <w:r>
        <w:t>‘generalizes’:</w:t>
      </w:r>
      <w:hyperlink w:anchor="_66d62b068053cee3464e1e03e6035eed" w:history="1">
        <w:r>
          <w:rPr>
            <w:rStyle w:val="Hyperlink"/>
          </w:rPr>
          <w:t>Context</w:t>
        </w:r>
      </w:hyperlink>
    </w:p>
    <w:p w14:paraId="595D47E1" w14:textId="77777777" w:rsidR="009811F0" w:rsidRDefault="009811F0" w:rsidP="009811F0">
      <w:pPr>
        <w:ind w:firstLine="720"/>
      </w:pPr>
      <w:r>
        <w:t>‘specializes’:</w:t>
      </w:r>
      <w:hyperlink w:anchor="_66d62b068053cee3464e1e03e6035eed" w:history="1">
        <w:r>
          <w:rPr>
            <w:rStyle w:val="Hyperlink"/>
          </w:rPr>
          <w:t>Context</w:t>
        </w:r>
      </w:hyperlink>
    </w:p>
    <w:p w14:paraId="6A9B6F75" w14:textId="77777777" w:rsidR="009811F0" w:rsidRDefault="009811F0" w:rsidP="009811F0">
      <w:pPr>
        <w:ind w:firstLine="720"/>
      </w:pPr>
      <w:r>
        <w:t>‘asserts’:</w:t>
      </w:r>
      <w:hyperlink w:anchor="_8c517cf1950741c0f89edebf828214cc" w:history="1">
        <w:r>
          <w:rPr>
            <w:rStyle w:val="Hyperlink"/>
          </w:rPr>
          <w:t>Situation</w:t>
        </w:r>
      </w:hyperlink>
    </w:p>
    <w:p w14:paraId="680FCAD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0E5BD86" w14:textId="77777777" w:rsidR="009811F0" w:rsidRDefault="009811F0" w:rsidP="009811F0">
      <w:pPr>
        <w:ind w:firstLine="720"/>
      </w:pPr>
      <w:r>
        <w:t>‘represented by’:</w:t>
      </w:r>
      <w:hyperlink w:anchor="_1d7f13297e70f68af8189a69a2e52b05" w:history="1">
        <w:r>
          <w:rPr>
            <w:rStyle w:val="Hyperlink"/>
          </w:rPr>
          <w:t>Information</w:t>
        </w:r>
      </w:hyperlink>
    </w:p>
    <w:p w14:paraId="48A49D96" w14:textId="77777777" w:rsidR="009811F0" w:rsidRDefault="009811F0" w:rsidP="009811F0">
      <w:pPr>
        <w:ind w:firstLine="720"/>
      </w:pPr>
      <w:r>
        <w:t>‘identified by’:</w:t>
      </w:r>
      <w:hyperlink w:anchor="_18f8ef1b23e6cdf9278bd94f24f73c26" w:history="1">
        <w:r>
          <w:rPr>
            <w:rStyle w:val="Hyperlink"/>
          </w:rPr>
          <w:t>Identifier</w:t>
        </w:r>
      </w:hyperlink>
    </w:p>
    <w:p w14:paraId="6E3E7083" w14:textId="77777777" w:rsidR="009811F0" w:rsidRDefault="009811F0" w:rsidP="009811F0">
      <w:pPr>
        <w:ind w:firstLine="720"/>
      </w:pPr>
      <w:r>
        <w:t>‘prefered term’:</w:t>
      </w:r>
      <w:hyperlink w:anchor="_1945edd0888993a52c5dc6467a7b3ef8" w:history="1">
        <w:r>
          <w:rPr>
            <w:rStyle w:val="Hyperlink"/>
          </w:rPr>
          <w:t>Term</w:t>
        </w:r>
      </w:hyperlink>
    </w:p>
    <w:p w14:paraId="6C6F367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18879C7" w14:textId="77777777" w:rsidR="009811F0" w:rsidRDefault="009811F0" w:rsidP="009811F0">
      <w:pPr>
        <w:ind w:firstLine="720"/>
      </w:pPr>
      <w:r>
        <w:t>‘created by’:</w:t>
      </w:r>
      <w:hyperlink w:anchor="_dd21593da1e0b28c0a75ed488ef07fd3" w:history="1">
        <w:r>
          <w:rPr>
            <w:rStyle w:val="Hyperlink"/>
          </w:rPr>
          <w:t>Transaction</w:t>
        </w:r>
      </w:hyperlink>
    </w:p>
    <w:p w14:paraId="6BB469FC" w14:textId="77777777" w:rsidR="009811F0" w:rsidRDefault="009811F0" w:rsidP="009811F0">
      <w:pPr>
        <w:ind w:firstLine="720"/>
      </w:pPr>
      <w:r>
        <w:t>‘invalidated by’:</w:t>
      </w:r>
      <w:hyperlink w:anchor="_dd21593da1e0b28c0a75ed488ef07fd3" w:history="1">
        <w:r>
          <w:rPr>
            <w:rStyle w:val="Hyperlink"/>
          </w:rPr>
          <w:t>Transaction</w:t>
        </w:r>
      </w:hyperlink>
    </w:p>
    <w:p w14:paraId="0352C636" w14:textId="77777777" w:rsidR="009811F0" w:rsidRDefault="009811F0" w:rsidP="009811F0">
      <w:pPr>
        <w:ind w:firstLine="720"/>
      </w:pPr>
      <w:r>
        <w:t>‘defined by’:</w:t>
      </w:r>
      <w:hyperlink w:anchor="_1a6d88e097d757268d09f68af82fbd34" w:history="1">
        <w:r>
          <w:rPr>
            <w:rStyle w:val="Hyperlink"/>
          </w:rPr>
          <w:t>Definition</w:t>
        </w:r>
      </w:hyperlink>
    </w:p>
    <w:p w14:paraId="198AC695" w14:textId="77777777" w:rsidR="009811F0" w:rsidRDefault="009811F0" w:rsidP="009811F0">
      <w:pPr>
        <w:ind w:firstLine="720"/>
      </w:pPr>
      <w:r>
        <w:t>‘has type’:</w:t>
      </w:r>
      <w:hyperlink w:anchor="_dfe1514224ca21cedba7b2b29802db50" w:history="1">
        <w:r>
          <w:rPr>
            <w:rStyle w:val="Hyperlink"/>
          </w:rPr>
          <w:t>Type</w:t>
        </w:r>
      </w:hyperlink>
    </w:p>
    <w:p w14:paraId="7BF1081C" w14:textId="77777777" w:rsidR="009811F0" w:rsidRDefault="009811F0" w:rsidP="009811F0">
      <w:pPr>
        <w:ind w:firstLine="720"/>
      </w:pPr>
      <w:r>
        <w:t>‘in context of’:</w:t>
      </w:r>
      <w:hyperlink w:anchor="_66d62b068053cee3464e1e03e6035eed" w:history="1">
        <w:r>
          <w:rPr>
            <w:rStyle w:val="Hyperlink"/>
          </w:rPr>
          <w:t>Context</w:t>
        </w:r>
      </w:hyperlink>
    </w:p>
    <w:p w14:paraId="68D1240A" w14:textId="77777777" w:rsidR="009811F0" w:rsidRDefault="009811F0" w:rsidP="009811F0">
      <w:pPr>
        <w:ind w:firstLine="720"/>
      </w:pPr>
      <w:r>
        <w:t>‘defined in’:</w:t>
      </w:r>
      <w:hyperlink w:anchor="_693daf0a0de3f4b82a04aee474c3f151" w:history="1">
        <w:r>
          <w:rPr>
            <w:rStyle w:val="Hyperlink"/>
          </w:rPr>
          <w:t>Lexical Scope</w:t>
        </w:r>
      </w:hyperlink>
    </w:p>
    <w:p w14:paraId="3A6075D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967E26" w14:textId="77777777" w:rsidR="009811F0" w:rsidRDefault="009811F0" w:rsidP="009811F0">
      <w:pPr>
        <w:ind w:firstLine="720"/>
      </w:pPr>
      <w:r>
        <w:t>‘ElementID’:</w:t>
      </w:r>
      <w:hyperlink w:anchor="_f904ff1da5bfc3387d892b7e0fe9ecb1" w:history="1">
        <w:r>
          <w:rPr>
            <w:rStyle w:val="Hyperlink"/>
          </w:rPr>
          <w:t>URIIdentifier</w:t>
        </w:r>
      </w:hyperlink>
    </w:p>
    <w:p w14:paraId="257229A2" w14:textId="77777777" w:rsidR="009811F0" w:rsidRDefault="009811F0" w:rsidP="009811F0"/>
    <w:p w14:paraId="27B3FDAD" w14:textId="77777777" w:rsidR="009811F0" w:rsidRDefault="009811F0" w:rsidP="009811F0">
      <w:pPr>
        <w:pStyle w:val="Heading3"/>
      </w:pPr>
      <w:bookmarkStart w:id="185" w:name="_573d030933634f018dfa7c402c8b9fd5"/>
      <w:bookmarkStart w:id="186" w:name="_Toc418510173"/>
      <w:r>
        <w:t>Class There Exists</w:t>
      </w:r>
      <w:bookmarkEnd w:id="185"/>
      <w:bookmarkEnd w:id="186"/>
    </w:p>
    <w:p w14:paraId="3F1796D0" w14:textId="77777777" w:rsidR="009811F0" w:rsidRDefault="009811F0" w:rsidP="009811F0">
      <w:r>
        <w:t xml:space="preserve">The existential quantifier - at least one.  </w:t>
      </w:r>
    </w:p>
    <w:p w14:paraId="07016F8D" w14:textId="77777777" w:rsidR="009811F0" w:rsidRDefault="009811F0" w:rsidP="009811F0">
      <w:pPr>
        <w:pStyle w:val="Heading4"/>
      </w:pPr>
      <w:r>
        <w:t>Direct Supertypes</w:t>
      </w:r>
    </w:p>
    <w:p w14:paraId="5D211A5C" w14:textId="77777777" w:rsidR="009811F0" w:rsidRDefault="0098398E" w:rsidP="009811F0">
      <w:pPr>
        <w:ind w:left="360"/>
      </w:pPr>
      <w:hyperlink w:anchor="_0983c67ae2bb53c9720e7f68c769280e" w:history="1">
        <w:r w:rsidR="009811F0">
          <w:rPr>
            <w:rStyle w:val="Hyperlink"/>
          </w:rPr>
          <w:t>Quantification</w:t>
        </w:r>
      </w:hyperlink>
    </w:p>
    <w:p w14:paraId="59FD26B8" w14:textId="77777777" w:rsidR="009811F0" w:rsidRDefault="009811F0" w:rsidP="009811F0">
      <w:pPr>
        <w:pStyle w:val="Code0"/>
      </w:pPr>
      <w:r w:rsidRPr="00043180">
        <w:rPr>
          <w:b/>
          <w:sz w:val="24"/>
          <w:szCs w:val="24"/>
        </w:rPr>
        <w:t>package</w:t>
      </w:r>
      <w:r>
        <w:t xml:space="preserve"> SIMF Meta Model::Quantifiers</w:t>
      </w:r>
    </w:p>
    <w:p w14:paraId="5FC33EE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983c67ae2bb53c9720e7f68c769280e" w:history="1">
        <w:r>
          <w:rPr>
            <w:rStyle w:val="Hyperlink"/>
          </w:rPr>
          <w:t>Quantification</w:t>
        </w:r>
      </w:hyperlink>
    </w:p>
    <w:p w14:paraId="60501601" w14:textId="77777777" w:rsidR="009811F0" w:rsidRDefault="009811F0" w:rsidP="009811F0">
      <w:pPr>
        <w:pStyle w:val="Code0"/>
      </w:pPr>
    </w:p>
    <w:p w14:paraId="7B68FD26" w14:textId="77777777" w:rsidR="009811F0" w:rsidRDefault="009811F0" w:rsidP="009811F0">
      <w:pPr>
        <w:pStyle w:val="Heading4"/>
      </w:pPr>
      <w:r>
        <w:t>Inherited Features</w:t>
      </w:r>
    </w:p>
    <w:p w14:paraId="05C4A460" w14:textId="77777777" w:rsidR="009811F0" w:rsidRDefault="009811F0" w:rsidP="009811F0">
      <w:r w:rsidRPr="000365A1">
        <w:rPr>
          <w:b/>
          <w:i/>
        </w:rPr>
        <w:t>From</w:t>
      </w:r>
      <w:r>
        <w:t xml:space="preserve"> </w:t>
      </w:r>
      <w:hyperlink w:anchor="_0983c67ae2bb53c9720e7f68c769280e" w:history="1">
        <w:r>
          <w:rPr>
            <w:rStyle w:val="Hyperlink"/>
          </w:rPr>
          <w:t>Quantification</w:t>
        </w:r>
      </w:hyperlink>
      <w:r>
        <w:t xml:space="preserve">: </w:t>
      </w:r>
    </w:p>
    <w:p w14:paraId="63E2BD3B" w14:textId="77777777" w:rsidR="009811F0" w:rsidRDefault="009811F0" w:rsidP="009811F0">
      <w:pPr>
        <w:ind w:firstLine="720"/>
      </w:pPr>
      <w:r>
        <w:t>‘quantifies’:</w:t>
      </w:r>
      <w:hyperlink w:anchor="_dfe1514224ca21cedba7b2b29802db50" w:history="1">
        <w:r>
          <w:rPr>
            <w:rStyle w:val="Hyperlink"/>
          </w:rPr>
          <w:t>Type</w:t>
        </w:r>
      </w:hyperlink>
    </w:p>
    <w:p w14:paraId="0C826FC8"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0306FBFD" w14:textId="77777777" w:rsidR="009811F0" w:rsidRDefault="009811F0" w:rsidP="009811F0">
      <w:pPr>
        <w:ind w:firstLine="720"/>
      </w:pPr>
      <w:r>
        <w:t>‘in situation’:</w:t>
      </w:r>
      <w:hyperlink w:anchor="_50241f5936e61055293ca95f860768d8" w:history="1">
        <w:r>
          <w:rPr>
            <w:rStyle w:val="Hyperlink"/>
          </w:rPr>
          <w:t>Situation Type</w:t>
        </w:r>
      </w:hyperlink>
    </w:p>
    <w:p w14:paraId="3DFDD275" w14:textId="77777777" w:rsidR="009811F0" w:rsidRDefault="009811F0" w:rsidP="009811F0">
      <w:pPr>
        <w:ind w:firstLine="720"/>
      </w:pPr>
      <w:r>
        <w:t>‘redefines’:</w:t>
      </w:r>
      <w:hyperlink w:anchor="_a8049a836c9b9b5d6df4b578a5836756" w:history="1">
        <w:r>
          <w:rPr>
            <w:rStyle w:val="Hyperlink"/>
          </w:rPr>
          <w:t>Role</w:t>
        </w:r>
      </w:hyperlink>
    </w:p>
    <w:p w14:paraId="4D7F992A" w14:textId="77777777" w:rsidR="009811F0" w:rsidRDefault="009811F0" w:rsidP="009811F0">
      <w:pPr>
        <w:ind w:firstLine="720"/>
      </w:pPr>
      <w:r>
        <w:t>‘relates to’:</w:t>
      </w:r>
      <w:hyperlink w:anchor="_cfa3d81f355fabfe3776e75965ca1870" w:history="1">
        <w:r>
          <w:rPr>
            <w:rStyle w:val="Hyperlink"/>
          </w:rPr>
          <w:t>Relation Type</w:t>
        </w:r>
      </w:hyperlink>
    </w:p>
    <w:p w14:paraId="3323B5C1" w14:textId="77777777" w:rsidR="009811F0" w:rsidRDefault="009811F0" w:rsidP="009811F0">
      <w:pPr>
        <w:ind w:firstLine="720"/>
      </w:pPr>
      <w:r>
        <w:t>‘relates from’:</w:t>
      </w:r>
      <w:hyperlink w:anchor="_cfa3d81f355fabfe3776e75965ca1870" w:history="1">
        <w:r>
          <w:rPr>
            <w:rStyle w:val="Hyperlink"/>
          </w:rPr>
          <w:t>Relation Type</w:t>
        </w:r>
      </w:hyperlink>
    </w:p>
    <w:p w14:paraId="7C006A40" w14:textId="77777777" w:rsidR="009811F0" w:rsidRDefault="009811F0" w:rsidP="009811F0">
      <w:r w:rsidRPr="000365A1">
        <w:rPr>
          <w:b/>
          <w:i/>
        </w:rPr>
        <w:lastRenderedPageBreak/>
        <w:t>From</w:t>
      </w:r>
      <w:r>
        <w:t xml:space="preserve"> </w:t>
      </w:r>
      <w:hyperlink w:anchor="_3b2e69eb6121d1e3a1180bbe8ee64013" w:history="1">
        <w:r>
          <w:rPr>
            <w:rStyle w:val="Hyperlink"/>
          </w:rPr>
          <w:t>Classification</w:t>
        </w:r>
      </w:hyperlink>
      <w:r>
        <w:t xml:space="preserve">: </w:t>
      </w:r>
    </w:p>
    <w:p w14:paraId="36F921D8" w14:textId="77777777" w:rsidR="009811F0" w:rsidRDefault="009811F0" w:rsidP="009811F0">
      <w:pPr>
        <w:ind w:firstLine="720"/>
      </w:pPr>
      <w:r>
        <w:t>‘classifies’:</w:t>
      </w:r>
      <w:hyperlink w:anchor="_dfe1514224ca21cedba7b2b29802db50" w:history="1">
        <w:r>
          <w:rPr>
            <w:rStyle w:val="Hyperlink"/>
          </w:rPr>
          <w:t>Type</w:t>
        </w:r>
      </w:hyperlink>
    </w:p>
    <w:p w14:paraId="0E943A68"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7916093" w14:textId="77777777" w:rsidR="009811F0" w:rsidRDefault="009811F0" w:rsidP="009811F0">
      <w:pPr>
        <w:ind w:firstLine="720"/>
      </w:pPr>
      <w:r>
        <w:t>‘categorizes’:</w:t>
      </w:r>
      <w:hyperlink w:anchor="_a52cb0ff6e414b3170b58afe10b6afcb" w:history="1">
        <w:r>
          <w:rPr>
            <w:rStyle w:val="Hyperlink"/>
          </w:rPr>
          <w:t>Anything</w:t>
        </w:r>
      </w:hyperlink>
    </w:p>
    <w:p w14:paraId="4F32DB77" w14:textId="77777777" w:rsidR="009811F0" w:rsidRDefault="009811F0" w:rsidP="009811F0">
      <w:pPr>
        <w:ind w:firstLine="720"/>
      </w:pPr>
      <w:r>
        <w:t>‘source for’:</w:t>
      </w:r>
      <w:hyperlink w:anchor="_fbe140d2e61a092c9ceffa2d5308ff5e" w:history="1">
        <w:r>
          <w:rPr>
            <w:rStyle w:val="Hyperlink"/>
          </w:rPr>
          <w:t>As-A Rule</w:t>
        </w:r>
      </w:hyperlink>
    </w:p>
    <w:p w14:paraId="6D1A4BEE" w14:textId="77777777" w:rsidR="009811F0" w:rsidRDefault="009811F0" w:rsidP="009811F0">
      <w:pPr>
        <w:ind w:firstLine="720"/>
      </w:pPr>
      <w:r>
        <w:t>‘target for’:</w:t>
      </w:r>
      <w:hyperlink w:anchor="_fbe140d2e61a092c9ceffa2d5308ff5e" w:history="1">
        <w:r>
          <w:rPr>
            <w:rStyle w:val="Hyperlink"/>
          </w:rPr>
          <w:t>As-A Rule</w:t>
        </w:r>
      </w:hyperlink>
    </w:p>
    <w:p w14:paraId="24DFD24A" w14:textId="77777777" w:rsidR="009811F0" w:rsidRDefault="009811F0" w:rsidP="009811F0">
      <w:pPr>
        <w:ind w:firstLine="720"/>
      </w:pPr>
      <w:r>
        <w:t>‘classifiers’:</w:t>
      </w:r>
      <w:hyperlink w:anchor="_3b2e69eb6121d1e3a1180bbe8ee64013" w:history="1">
        <w:r>
          <w:rPr>
            <w:rStyle w:val="Hyperlink"/>
          </w:rPr>
          <w:t>Classification</w:t>
        </w:r>
      </w:hyperlink>
    </w:p>
    <w:p w14:paraId="399318DB" w14:textId="77777777" w:rsidR="009811F0" w:rsidRDefault="009811F0" w:rsidP="009811F0">
      <w:pPr>
        <w:ind w:firstLine="720"/>
      </w:pPr>
      <w:r>
        <w:t>‘has key’:</w:t>
      </w:r>
      <w:hyperlink w:anchor="_1b4bfdc2f6552991ff5cecb390e7e2af" w:history="1">
        <w:r>
          <w:rPr>
            <w:rStyle w:val="Hyperlink"/>
          </w:rPr>
          <w:t>Key</w:t>
        </w:r>
      </w:hyperlink>
    </w:p>
    <w:p w14:paraId="5B2D5755"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57C468C" w14:textId="77777777" w:rsidR="009811F0" w:rsidRDefault="009811F0" w:rsidP="009811F0">
      <w:pPr>
        <w:ind w:firstLine="720"/>
      </w:pPr>
      <w:r>
        <w:t>‘defines’:</w:t>
      </w:r>
      <w:hyperlink w:anchor="_a52cb0ff6e414b3170b58afe10b6afcb" w:history="1">
        <w:r>
          <w:rPr>
            <w:rStyle w:val="Hyperlink"/>
          </w:rPr>
          <w:t>Anything</w:t>
        </w:r>
      </w:hyperlink>
    </w:p>
    <w:p w14:paraId="3BAB4D90" w14:textId="77777777" w:rsidR="009811F0" w:rsidRDefault="009811F0" w:rsidP="009811F0">
      <w:pPr>
        <w:ind w:firstLine="720"/>
      </w:pPr>
      <w:r>
        <w:t>‘changed in’:</w:t>
      </w:r>
      <w:hyperlink w:anchor="_dd21593da1e0b28c0a75ed488ef07fd3" w:history="1">
        <w:r>
          <w:rPr>
            <w:rStyle w:val="Hyperlink"/>
          </w:rPr>
          <w:t>Transaction</w:t>
        </w:r>
      </w:hyperlink>
    </w:p>
    <w:p w14:paraId="35CB6BF3"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7F90C90" w14:textId="77777777" w:rsidR="009811F0" w:rsidRDefault="009811F0" w:rsidP="009811F0">
      <w:pPr>
        <w:ind w:firstLine="720"/>
      </w:pPr>
      <w:r>
        <w:t>‘references’:</w:t>
      </w:r>
      <w:hyperlink w:anchor="_0315319befc74caa0a2a7d36cff333c0" w:history="1">
        <w:r>
          <w:rPr>
            <w:rStyle w:val="Hyperlink"/>
          </w:rPr>
          <w:t>Lexical Reference</w:t>
        </w:r>
      </w:hyperlink>
    </w:p>
    <w:p w14:paraId="0863CE8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7F5C456" w14:textId="77777777" w:rsidR="009811F0" w:rsidRDefault="009811F0" w:rsidP="009811F0">
      <w:pPr>
        <w:ind w:firstLine="720"/>
      </w:pPr>
      <w:r>
        <w:t>‘contextualizes’:</w:t>
      </w:r>
      <w:hyperlink w:anchor="_a52cb0ff6e414b3170b58afe10b6afcb" w:history="1">
        <w:r>
          <w:rPr>
            <w:rStyle w:val="Hyperlink"/>
          </w:rPr>
          <w:t>Anything</w:t>
        </w:r>
      </w:hyperlink>
    </w:p>
    <w:p w14:paraId="2A7A0E28" w14:textId="77777777" w:rsidR="009811F0" w:rsidRDefault="009811F0" w:rsidP="009811F0">
      <w:pPr>
        <w:ind w:firstLine="720"/>
      </w:pPr>
      <w:r>
        <w:t>‘has rule’:</w:t>
      </w:r>
      <w:hyperlink w:anchor="_82919e40af9ad2e13647e9d37bbf0956" w:history="1">
        <w:r>
          <w:rPr>
            <w:rStyle w:val="Hyperlink"/>
          </w:rPr>
          <w:t>Rule</w:t>
        </w:r>
      </w:hyperlink>
    </w:p>
    <w:p w14:paraId="277DD233" w14:textId="77777777" w:rsidR="009811F0" w:rsidRDefault="009811F0" w:rsidP="009811F0">
      <w:pPr>
        <w:ind w:firstLine="720"/>
      </w:pPr>
      <w:r>
        <w:t>‘generalizes’:</w:t>
      </w:r>
      <w:hyperlink w:anchor="_66d62b068053cee3464e1e03e6035eed" w:history="1">
        <w:r>
          <w:rPr>
            <w:rStyle w:val="Hyperlink"/>
          </w:rPr>
          <w:t>Context</w:t>
        </w:r>
      </w:hyperlink>
    </w:p>
    <w:p w14:paraId="20F5B4D0" w14:textId="77777777" w:rsidR="009811F0" w:rsidRDefault="009811F0" w:rsidP="009811F0">
      <w:pPr>
        <w:ind w:firstLine="720"/>
      </w:pPr>
      <w:r>
        <w:t>‘specializes’:</w:t>
      </w:r>
      <w:hyperlink w:anchor="_66d62b068053cee3464e1e03e6035eed" w:history="1">
        <w:r>
          <w:rPr>
            <w:rStyle w:val="Hyperlink"/>
          </w:rPr>
          <w:t>Context</w:t>
        </w:r>
      </w:hyperlink>
    </w:p>
    <w:p w14:paraId="0D265194" w14:textId="77777777" w:rsidR="009811F0" w:rsidRDefault="009811F0" w:rsidP="009811F0">
      <w:pPr>
        <w:ind w:firstLine="720"/>
      </w:pPr>
      <w:r>
        <w:t>‘asserts’:</w:t>
      </w:r>
      <w:hyperlink w:anchor="_8c517cf1950741c0f89edebf828214cc" w:history="1">
        <w:r>
          <w:rPr>
            <w:rStyle w:val="Hyperlink"/>
          </w:rPr>
          <w:t>Situation</w:t>
        </w:r>
      </w:hyperlink>
    </w:p>
    <w:p w14:paraId="12144F3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02FD084" w14:textId="77777777" w:rsidR="009811F0" w:rsidRDefault="009811F0" w:rsidP="009811F0">
      <w:pPr>
        <w:ind w:firstLine="720"/>
      </w:pPr>
      <w:r>
        <w:t>‘represented by’:</w:t>
      </w:r>
      <w:hyperlink w:anchor="_1d7f13297e70f68af8189a69a2e52b05" w:history="1">
        <w:r>
          <w:rPr>
            <w:rStyle w:val="Hyperlink"/>
          </w:rPr>
          <w:t>Information</w:t>
        </w:r>
      </w:hyperlink>
    </w:p>
    <w:p w14:paraId="355F2222" w14:textId="77777777" w:rsidR="009811F0" w:rsidRDefault="009811F0" w:rsidP="009811F0">
      <w:pPr>
        <w:ind w:firstLine="720"/>
      </w:pPr>
      <w:r>
        <w:t>‘identified by’:</w:t>
      </w:r>
      <w:hyperlink w:anchor="_18f8ef1b23e6cdf9278bd94f24f73c26" w:history="1">
        <w:r>
          <w:rPr>
            <w:rStyle w:val="Hyperlink"/>
          </w:rPr>
          <w:t>Identifier</w:t>
        </w:r>
      </w:hyperlink>
    </w:p>
    <w:p w14:paraId="1DAD4573" w14:textId="77777777" w:rsidR="009811F0" w:rsidRDefault="009811F0" w:rsidP="009811F0">
      <w:pPr>
        <w:ind w:firstLine="720"/>
      </w:pPr>
      <w:r>
        <w:t>‘prefered term’:</w:t>
      </w:r>
      <w:hyperlink w:anchor="_1945edd0888993a52c5dc6467a7b3ef8" w:history="1">
        <w:r>
          <w:rPr>
            <w:rStyle w:val="Hyperlink"/>
          </w:rPr>
          <w:t>Term</w:t>
        </w:r>
      </w:hyperlink>
    </w:p>
    <w:p w14:paraId="1B4E111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CF35230" w14:textId="77777777" w:rsidR="009811F0" w:rsidRDefault="009811F0" w:rsidP="009811F0">
      <w:pPr>
        <w:ind w:firstLine="720"/>
      </w:pPr>
      <w:r>
        <w:t>‘created by’:</w:t>
      </w:r>
      <w:hyperlink w:anchor="_dd21593da1e0b28c0a75ed488ef07fd3" w:history="1">
        <w:r>
          <w:rPr>
            <w:rStyle w:val="Hyperlink"/>
          </w:rPr>
          <w:t>Transaction</w:t>
        </w:r>
      </w:hyperlink>
    </w:p>
    <w:p w14:paraId="3DA4CE4F" w14:textId="77777777" w:rsidR="009811F0" w:rsidRDefault="009811F0" w:rsidP="009811F0">
      <w:pPr>
        <w:ind w:firstLine="720"/>
      </w:pPr>
      <w:r>
        <w:t>‘invalidated by’:</w:t>
      </w:r>
      <w:hyperlink w:anchor="_dd21593da1e0b28c0a75ed488ef07fd3" w:history="1">
        <w:r>
          <w:rPr>
            <w:rStyle w:val="Hyperlink"/>
          </w:rPr>
          <w:t>Transaction</w:t>
        </w:r>
      </w:hyperlink>
    </w:p>
    <w:p w14:paraId="768B827D" w14:textId="77777777" w:rsidR="009811F0" w:rsidRDefault="009811F0" w:rsidP="009811F0">
      <w:pPr>
        <w:ind w:firstLine="720"/>
      </w:pPr>
      <w:r>
        <w:t>‘defined by’:</w:t>
      </w:r>
      <w:hyperlink w:anchor="_1a6d88e097d757268d09f68af82fbd34" w:history="1">
        <w:r>
          <w:rPr>
            <w:rStyle w:val="Hyperlink"/>
          </w:rPr>
          <w:t>Definition</w:t>
        </w:r>
      </w:hyperlink>
    </w:p>
    <w:p w14:paraId="6119F4C9" w14:textId="77777777" w:rsidR="009811F0" w:rsidRDefault="009811F0" w:rsidP="009811F0">
      <w:pPr>
        <w:ind w:firstLine="720"/>
      </w:pPr>
      <w:r>
        <w:t>‘has type’:</w:t>
      </w:r>
      <w:hyperlink w:anchor="_dfe1514224ca21cedba7b2b29802db50" w:history="1">
        <w:r>
          <w:rPr>
            <w:rStyle w:val="Hyperlink"/>
          </w:rPr>
          <w:t>Type</w:t>
        </w:r>
      </w:hyperlink>
    </w:p>
    <w:p w14:paraId="3BD0BB21" w14:textId="77777777" w:rsidR="009811F0" w:rsidRDefault="009811F0" w:rsidP="009811F0">
      <w:pPr>
        <w:ind w:firstLine="720"/>
      </w:pPr>
      <w:r>
        <w:t>‘in context of’:</w:t>
      </w:r>
      <w:hyperlink w:anchor="_66d62b068053cee3464e1e03e6035eed" w:history="1">
        <w:r>
          <w:rPr>
            <w:rStyle w:val="Hyperlink"/>
          </w:rPr>
          <w:t>Context</w:t>
        </w:r>
      </w:hyperlink>
    </w:p>
    <w:p w14:paraId="51A7C158" w14:textId="77777777" w:rsidR="009811F0" w:rsidRDefault="009811F0" w:rsidP="009811F0">
      <w:pPr>
        <w:ind w:firstLine="720"/>
      </w:pPr>
      <w:r>
        <w:t>‘defined in’:</w:t>
      </w:r>
      <w:hyperlink w:anchor="_693daf0a0de3f4b82a04aee474c3f151" w:history="1">
        <w:r>
          <w:rPr>
            <w:rStyle w:val="Hyperlink"/>
          </w:rPr>
          <w:t>Lexical Scope</w:t>
        </w:r>
      </w:hyperlink>
    </w:p>
    <w:p w14:paraId="2BB13D7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98EBDD0" w14:textId="77777777" w:rsidR="009811F0" w:rsidRDefault="009811F0" w:rsidP="009811F0">
      <w:pPr>
        <w:ind w:firstLine="720"/>
      </w:pPr>
      <w:r>
        <w:t>‘ElementID’:</w:t>
      </w:r>
      <w:hyperlink w:anchor="_f904ff1da5bfc3387d892b7e0fe9ecb1" w:history="1">
        <w:r>
          <w:rPr>
            <w:rStyle w:val="Hyperlink"/>
          </w:rPr>
          <w:t>URIIdentifier</w:t>
        </w:r>
      </w:hyperlink>
    </w:p>
    <w:p w14:paraId="0414C363" w14:textId="77777777" w:rsidR="009811F0" w:rsidRDefault="009811F0" w:rsidP="009811F0"/>
    <w:p w14:paraId="2B9852E1" w14:textId="77777777" w:rsidR="009811F0" w:rsidRDefault="009811F0" w:rsidP="009811F0">
      <w:pPr>
        <w:pStyle w:val="Heading2"/>
      </w:pPr>
      <w:bookmarkStart w:id="187" w:name="_Toc418510174"/>
      <w:r>
        <w:t>SIMF Meta Model::Relations</w:t>
      </w:r>
      <w:bookmarkEnd w:id="187"/>
    </w:p>
    <w:p w14:paraId="0DB05822" w14:textId="77777777" w:rsidR="009811F0" w:rsidRDefault="009811F0" w:rsidP="009811F0">
      <w:r>
        <w:t>Relations are primitive facts about anything, relating at least 2 individuals through the roles they play.</w:t>
      </w:r>
    </w:p>
    <w:p w14:paraId="4131D463" w14:textId="77777777" w:rsidR="009811F0" w:rsidRDefault="009811F0" w:rsidP="009811F0">
      <w:pPr>
        <w:pStyle w:val="Heading3"/>
      </w:pPr>
      <w:bookmarkStart w:id="188" w:name="_Toc418510175"/>
      <w:r>
        <w:lastRenderedPageBreak/>
        <w:t>Diagram: Relations</w:t>
      </w:r>
      <w:bookmarkEnd w:id="188"/>
    </w:p>
    <w:p w14:paraId="2FADB11C" w14:textId="77777777" w:rsidR="009811F0" w:rsidRDefault="009811F0" w:rsidP="009811F0">
      <w:pPr>
        <w:jc w:val="center"/>
        <w:rPr>
          <w:rFonts w:cs="Arial"/>
        </w:rPr>
      </w:pPr>
      <w:r>
        <w:rPr>
          <w:noProof/>
        </w:rPr>
        <w:drawing>
          <wp:inline distT="0" distB="0" distL="0" distR="0" wp14:anchorId="51048D9F" wp14:editId="36B9F1D7">
            <wp:extent cx="5732145" cy="4887710"/>
            <wp:effectExtent l="0" t="0" r="0" b="0"/>
            <wp:docPr id="80" name="Picture 1840254907.jpg" descr="1840254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840254907.jpg"/>
                    <pic:cNvPicPr/>
                  </pic:nvPicPr>
                  <pic:blipFill>
                    <a:blip r:embed="rId26" cstate="print"/>
                    <a:stretch>
                      <a:fillRect/>
                    </a:stretch>
                  </pic:blipFill>
                  <pic:spPr>
                    <a:xfrm>
                      <a:off x="0" y="0"/>
                      <a:ext cx="5732145" cy="4887710"/>
                    </a:xfrm>
                    <a:prstGeom prst="rect">
                      <a:avLst/>
                    </a:prstGeom>
                  </pic:spPr>
                </pic:pic>
              </a:graphicData>
            </a:graphic>
          </wp:inline>
        </w:drawing>
      </w:r>
    </w:p>
    <w:p w14:paraId="35703C2A"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Relations</w:t>
      </w:r>
    </w:p>
    <w:p w14:paraId="2DC0EB8E" w14:textId="77777777" w:rsidR="009811F0" w:rsidRDefault="009811F0" w:rsidP="009811F0">
      <w:r>
        <w:t>Relations are atomic situations that bind 2 or more roles as a fact.</w:t>
      </w:r>
    </w:p>
    <w:p w14:paraId="5D196753" w14:textId="77777777" w:rsidR="009811F0" w:rsidRDefault="009811F0" w:rsidP="009811F0"/>
    <w:p w14:paraId="329DB298" w14:textId="77777777" w:rsidR="009811F0" w:rsidRDefault="009811F0" w:rsidP="009811F0">
      <w:pPr>
        <w:pStyle w:val="Heading3"/>
      </w:pPr>
      <w:bookmarkStart w:id="189" w:name="_5895b402c8aac1381586c2e6d44add0c"/>
      <w:bookmarkStart w:id="190" w:name="_Toc418510176"/>
      <w:r>
        <w:t>Class Constrained Relation Type</w:t>
      </w:r>
      <w:bookmarkEnd w:id="189"/>
      <w:bookmarkEnd w:id="190"/>
    </w:p>
    <w:p w14:paraId="66D94A15" w14:textId="77777777" w:rsidR="009811F0" w:rsidRDefault="009811F0" w:rsidP="009811F0">
      <w:r>
        <w:t>A constrained relation type must specialize another relation. The constrained relation may introduce new roles and rules that correspond to subtypes of the more general relation. If the more general relation is used and any of the role types match the specialized relation, the specialized relation in used instead.</w:t>
      </w:r>
    </w:p>
    <w:p w14:paraId="38FBF1CE" w14:textId="77777777" w:rsidR="009811F0" w:rsidRDefault="009811F0" w:rsidP="009811F0">
      <w:pPr>
        <w:pStyle w:val="Heading4"/>
      </w:pPr>
      <w:r>
        <w:t>Direct Supertypes</w:t>
      </w:r>
    </w:p>
    <w:p w14:paraId="34782E13" w14:textId="77777777" w:rsidR="009811F0" w:rsidRDefault="0098398E" w:rsidP="009811F0">
      <w:pPr>
        <w:ind w:left="360"/>
      </w:pPr>
      <w:hyperlink w:anchor="_cfa3d81f355fabfe3776e75965ca1870" w:history="1">
        <w:r w:rsidR="009811F0">
          <w:rPr>
            <w:rStyle w:val="Hyperlink"/>
          </w:rPr>
          <w:t>Relation Type</w:t>
        </w:r>
      </w:hyperlink>
    </w:p>
    <w:p w14:paraId="018C5843" w14:textId="77777777" w:rsidR="009811F0" w:rsidRDefault="009811F0" w:rsidP="009811F0">
      <w:pPr>
        <w:pStyle w:val="Code0"/>
      </w:pPr>
      <w:r w:rsidRPr="00043180">
        <w:rPr>
          <w:b/>
          <w:sz w:val="24"/>
          <w:szCs w:val="24"/>
        </w:rPr>
        <w:t>package</w:t>
      </w:r>
      <w:r>
        <w:t xml:space="preserve"> SIMF Meta Model::Relations</w:t>
      </w:r>
    </w:p>
    <w:p w14:paraId="0022AF2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fa3d81f355fabfe3776e75965ca1870" w:history="1">
        <w:r>
          <w:rPr>
            <w:rStyle w:val="Hyperlink"/>
          </w:rPr>
          <w:t>Relation Type</w:t>
        </w:r>
      </w:hyperlink>
    </w:p>
    <w:p w14:paraId="4DA6101C" w14:textId="77777777" w:rsidR="009811F0" w:rsidRDefault="009811F0" w:rsidP="009811F0">
      <w:pPr>
        <w:pStyle w:val="Code0"/>
      </w:pPr>
    </w:p>
    <w:p w14:paraId="76C4D633" w14:textId="77777777" w:rsidR="009811F0" w:rsidRDefault="009811F0" w:rsidP="009811F0">
      <w:pPr>
        <w:pStyle w:val="Heading4"/>
      </w:pPr>
      <w:r>
        <w:t>Inherited Features</w:t>
      </w:r>
    </w:p>
    <w:p w14:paraId="785A56AA" w14:textId="77777777" w:rsidR="009811F0" w:rsidRDefault="009811F0" w:rsidP="009811F0">
      <w:r w:rsidRPr="000365A1">
        <w:rPr>
          <w:b/>
          <w:i/>
        </w:rPr>
        <w:t>From</w:t>
      </w:r>
      <w:r>
        <w:t xml:space="preserve"> </w:t>
      </w:r>
      <w:hyperlink w:anchor="_cfa3d81f355fabfe3776e75965ca1870" w:history="1">
        <w:r>
          <w:rPr>
            <w:rStyle w:val="Hyperlink"/>
          </w:rPr>
          <w:t>Relation Type</w:t>
        </w:r>
      </w:hyperlink>
      <w:r>
        <w:t xml:space="preserve">: </w:t>
      </w:r>
    </w:p>
    <w:p w14:paraId="3CBBA694" w14:textId="77777777" w:rsidR="009811F0" w:rsidRDefault="009811F0" w:rsidP="009811F0">
      <w:pPr>
        <w:ind w:firstLine="720"/>
      </w:pPr>
      <w:r>
        <w:t>‘involves from’:</w:t>
      </w:r>
      <w:hyperlink w:anchor="_a8049a836c9b9b5d6df4b578a5836756" w:history="1">
        <w:r>
          <w:rPr>
            <w:rStyle w:val="Hyperlink"/>
          </w:rPr>
          <w:t>Role</w:t>
        </w:r>
      </w:hyperlink>
    </w:p>
    <w:p w14:paraId="05F2481F" w14:textId="77777777" w:rsidR="009811F0" w:rsidRDefault="009811F0" w:rsidP="009811F0">
      <w:pPr>
        <w:ind w:firstLine="720"/>
      </w:pPr>
      <w:r>
        <w:t>‘involves to’:</w:t>
      </w:r>
      <w:hyperlink w:anchor="_a8049a836c9b9b5d6df4b578a5836756" w:history="1">
        <w:r>
          <w:rPr>
            <w:rStyle w:val="Hyperlink"/>
          </w:rPr>
          <w:t>Role</w:t>
        </w:r>
      </w:hyperlink>
    </w:p>
    <w:p w14:paraId="3AC58442"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66FBE41" w14:textId="77777777" w:rsidR="009811F0" w:rsidRDefault="009811F0" w:rsidP="009811F0">
      <w:pPr>
        <w:ind w:firstLine="720"/>
      </w:pPr>
      <w:r>
        <w:lastRenderedPageBreak/>
        <w:t>‘initial situation’:</w:t>
      </w:r>
      <w:hyperlink w:anchor="_8d9c945b6f864c34fdd7a91d4d62755f" w:history="1">
        <w:r>
          <w:rPr>
            <w:rStyle w:val="Hyperlink"/>
          </w:rPr>
          <w:t>Template</w:t>
        </w:r>
      </w:hyperlink>
    </w:p>
    <w:p w14:paraId="47E29B21" w14:textId="77777777" w:rsidR="009811F0" w:rsidRDefault="009811F0" w:rsidP="009811F0">
      <w:pPr>
        <w:ind w:firstLine="720"/>
      </w:pPr>
      <w:r>
        <w:t>‘involves’:</w:t>
      </w:r>
      <w:hyperlink w:anchor="_a8049a836c9b9b5d6df4b578a5836756" w:history="1">
        <w:r>
          <w:rPr>
            <w:rStyle w:val="Hyperlink"/>
          </w:rPr>
          <w:t>Role</w:t>
        </w:r>
      </w:hyperlink>
    </w:p>
    <w:p w14:paraId="5B6620D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805FE57" w14:textId="77777777" w:rsidR="009811F0" w:rsidRDefault="009811F0" w:rsidP="009811F0">
      <w:pPr>
        <w:ind w:firstLine="720"/>
      </w:pPr>
      <w:r>
        <w:t>‘categorizes’:</w:t>
      </w:r>
      <w:hyperlink w:anchor="_a52cb0ff6e414b3170b58afe10b6afcb" w:history="1">
        <w:r>
          <w:rPr>
            <w:rStyle w:val="Hyperlink"/>
          </w:rPr>
          <w:t>Anything</w:t>
        </w:r>
      </w:hyperlink>
    </w:p>
    <w:p w14:paraId="18FB3895" w14:textId="77777777" w:rsidR="009811F0" w:rsidRDefault="009811F0" w:rsidP="009811F0">
      <w:pPr>
        <w:ind w:firstLine="720"/>
      </w:pPr>
      <w:r>
        <w:t>‘source for’:</w:t>
      </w:r>
      <w:hyperlink w:anchor="_fbe140d2e61a092c9ceffa2d5308ff5e" w:history="1">
        <w:r>
          <w:rPr>
            <w:rStyle w:val="Hyperlink"/>
          </w:rPr>
          <w:t>As-A Rule</w:t>
        </w:r>
      </w:hyperlink>
    </w:p>
    <w:p w14:paraId="78B67209" w14:textId="77777777" w:rsidR="009811F0" w:rsidRDefault="009811F0" w:rsidP="009811F0">
      <w:pPr>
        <w:ind w:firstLine="720"/>
      </w:pPr>
      <w:r>
        <w:t>‘target for’:</w:t>
      </w:r>
      <w:hyperlink w:anchor="_fbe140d2e61a092c9ceffa2d5308ff5e" w:history="1">
        <w:r>
          <w:rPr>
            <w:rStyle w:val="Hyperlink"/>
          </w:rPr>
          <w:t>As-A Rule</w:t>
        </w:r>
      </w:hyperlink>
    </w:p>
    <w:p w14:paraId="0A41AF2B" w14:textId="77777777" w:rsidR="009811F0" w:rsidRDefault="009811F0" w:rsidP="009811F0">
      <w:pPr>
        <w:ind w:firstLine="720"/>
      </w:pPr>
      <w:r>
        <w:t>‘classifiers’:</w:t>
      </w:r>
      <w:hyperlink w:anchor="_3b2e69eb6121d1e3a1180bbe8ee64013" w:history="1">
        <w:r>
          <w:rPr>
            <w:rStyle w:val="Hyperlink"/>
          </w:rPr>
          <w:t>Classification</w:t>
        </w:r>
      </w:hyperlink>
    </w:p>
    <w:p w14:paraId="14E9CDAE" w14:textId="77777777" w:rsidR="009811F0" w:rsidRDefault="009811F0" w:rsidP="009811F0">
      <w:pPr>
        <w:ind w:firstLine="720"/>
      </w:pPr>
      <w:r>
        <w:t>‘has key’:</w:t>
      </w:r>
      <w:hyperlink w:anchor="_1b4bfdc2f6552991ff5cecb390e7e2af" w:history="1">
        <w:r>
          <w:rPr>
            <w:rStyle w:val="Hyperlink"/>
          </w:rPr>
          <w:t>Key</w:t>
        </w:r>
      </w:hyperlink>
    </w:p>
    <w:p w14:paraId="6884438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51EAE04" w14:textId="77777777" w:rsidR="009811F0" w:rsidRDefault="009811F0" w:rsidP="009811F0">
      <w:pPr>
        <w:ind w:firstLine="720"/>
      </w:pPr>
      <w:r>
        <w:t>‘defines’:</w:t>
      </w:r>
      <w:hyperlink w:anchor="_a52cb0ff6e414b3170b58afe10b6afcb" w:history="1">
        <w:r>
          <w:rPr>
            <w:rStyle w:val="Hyperlink"/>
          </w:rPr>
          <w:t>Anything</w:t>
        </w:r>
      </w:hyperlink>
    </w:p>
    <w:p w14:paraId="7506967B" w14:textId="77777777" w:rsidR="009811F0" w:rsidRDefault="009811F0" w:rsidP="009811F0">
      <w:pPr>
        <w:ind w:firstLine="720"/>
      </w:pPr>
      <w:r>
        <w:t>‘changed in’:</w:t>
      </w:r>
      <w:hyperlink w:anchor="_dd21593da1e0b28c0a75ed488ef07fd3" w:history="1">
        <w:r>
          <w:rPr>
            <w:rStyle w:val="Hyperlink"/>
          </w:rPr>
          <w:t>Transaction</w:t>
        </w:r>
      </w:hyperlink>
    </w:p>
    <w:p w14:paraId="18C7F462"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9F70547" w14:textId="77777777" w:rsidR="009811F0" w:rsidRDefault="009811F0" w:rsidP="009811F0">
      <w:pPr>
        <w:ind w:firstLine="720"/>
      </w:pPr>
      <w:r>
        <w:t>‘references’:</w:t>
      </w:r>
      <w:hyperlink w:anchor="_0315319befc74caa0a2a7d36cff333c0" w:history="1">
        <w:r>
          <w:rPr>
            <w:rStyle w:val="Hyperlink"/>
          </w:rPr>
          <w:t>Lexical Reference</w:t>
        </w:r>
      </w:hyperlink>
    </w:p>
    <w:p w14:paraId="24925F0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E54F234" w14:textId="77777777" w:rsidR="009811F0" w:rsidRDefault="009811F0" w:rsidP="009811F0">
      <w:pPr>
        <w:ind w:firstLine="720"/>
      </w:pPr>
      <w:r>
        <w:t>‘contextualizes’:</w:t>
      </w:r>
      <w:hyperlink w:anchor="_a52cb0ff6e414b3170b58afe10b6afcb" w:history="1">
        <w:r>
          <w:rPr>
            <w:rStyle w:val="Hyperlink"/>
          </w:rPr>
          <w:t>Anything</w:t>
        </w:r>
      </w:hyperlink>
    </w:p>
    <w:p w14:paraId="3BDC7A20" w14:textId="77777777" w:rsidR="009811F0" w:rsidRDefault="009811F0" w:rsidP="009811F0">
      <w:pPr>
        <w:ind w:firstLine="720"/>
      </w:pPr>
      <w:r>
        <w:t>‘has rule’:</w:t>
      </w:r>
      <w:hyperlink w:anchor="_82919e40af9ad2e13647e9d37bbf0956" w:history="1">
        <w:r>
          <w:rPr>
            <w:rStyle w:val="Hyperlink"/>
          </w:rPr>
          <w:t>Rule</w:t>
        </w:r>
      </w:hyperlink>
    </w:p>
    <w:p w14:paraId="1445F12C" w14:textId="77777777" w:rsidR="009811F0" w:rsidRDefault="009811F0" w:rsidP="009811F0">
      <w:pPr>
        <w:ind w:firstLine="720"/>
      </w:pPr>
      <w:r>
        <w:t>‘generalizes’:</w:t>
      </w:r>
      <w:hyperlink w:anchor="_66d62b068053cee3464e1e03e6035eed" w:history="1">
        <w:r>
          <w:rPr>
            <w:rStyle w:val="Hyperlink"/>
          </w:rPr>
          <w:t>Context</w:t>
        </w:r>
      </w:hyperlink>
    </w:p>
    <w:p w14:paraId="5A41ECC4" w14:textId="77777777" w:rsidR="009811F0" w:rsidRDefault="009811F0" w:rsidP="009811F0">
      <w:pPr>
        <w:ind w:firstLine="720"/>
      </w:pPr>
      <w:r>
        <w:t>‘specializes’:</w:t>
      </w:r>
      <w:hyperlink w:anchor="_66d62b068053cee3464e1e03e6035eed" w:history="1">
        <w:r>
          <w:rPr>
            <w:rStyle w:val="Hyperlink"/>
          </w:rPr>
          <w:t>Context</w:t>
        </w:r>
      </w:hyperlink>
    </w:p>
    <w:p w14:paraId="2E24F57E" w14:textId="77777777" w:rsidR="009811F0" w:rsidRDefault="009811F0" w:rsidP="009811F0">
      <w:pPr>
        <w:ind w:firstLine="720"/>
      </w:pPr>
      <w:r>
        <w:t>‘asserts’:</w:t>
      </w:r>
      <w:hyperlink w:anchor="_8c517cf1950741c0f89edebf828214cc" w:history="1">
        <w:r>
          <w:rPr>
            <w:rStyle w:val="Hyperlink"/>
          </w:rPr>
          <w:t>Situation</w:t>
        </w:r>
      </w:hyperlink>
    </w:p>
    <w:p w14:paraId="5AEAB7E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99D8CDA" w14:textId="77777777" w:rsidR="009811F0" w:rsidRDefault="009811F0" w:rsidP="009811F0">
      <w:pPr>
        <w:ind w:firstLine="720"/>
      </w:pPr>
      <w:r>
        <w:t>‘represented by’:</w:t>
      </w:r>
      <w:hyperlink w:anchor="_1d7f13297e70f68af8189a69a2e52b05" w:history="1">
        <w:r>
          <w:rPr>
            <w:rStyle w:val="Hyperlink"/>
          </w:rPr>
          <w:t>Information</w:t>
        </w:r>
      </w:hyperlink>
    </w:p>
    <w:p w14:paraId="2C317E08" w14:textId="77777777" w:rsidR="009811F0" w:rsidRDefault="009811F0" w:rsidP="009811F0">
      <w:pPr>
        <w:ind w:firstLine="720"/>
      </w:pPr>
      <w:r>
        <w:t>‘identified by’:</w:t>
      </w:r>
      <w:hyperlink w:anchor="_18f8ef1b23e6cdf9278bd94f24f73c26" w:history="1">
        <w:r>
          <w:rPr>
            <w:rStyle w:val="Hyperlink"/>
          </w:rPr>
          <w:t>Identifier</w:t>
        </w:r>
      </w:hyperlink>
    </w:p>
    <w:p w14:paraId="01BCD60C" w14:textId="77777777" w:rsidR="009811F0" w:rsidRDefault="009811F0" w:rsidP="009811F0">
      <w:pPr>
        <w:ind w:firstLine="720"/>
      </w:pPr>
      <w:r>
        <w:t>‘prefered term’:</w:t>
      </w:r>
      <w:hyperlink w:anchor="_1945edd0888993a52c5dc6467a7b3ef8" w:history="1">
        <w:r>
          <w:rPr>
            <w:rStyle w:val="Hyperlink"/>
          </w:rPr>
          <w:t>Term</w:t>
        </w:r>
      </w:hyperlink>
    </w:p>
    <w:p w14:paraId="446C355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6483B09" w14:textId="77777777" w:rsidR="009811F0" w:rsidRDefault="009811F0" w:rsidP="009811F0">
      <w:pPr>
        <w:ind w:firstLine="720"/>
      </w:pPr>
      <w:r>
        <w:t>‘created by’:</w:t>
      </w:r>
      <w:hyperlink w:anchor="_dd21593da1e0b28c0a75ed488ef07fd3" w:history="1">
        <w:r>
          <w:rPr>
            <w:rStyle w:val="Hyperlink"/>
          </w:rPr>
          <w:t>Transaction</w:t>
        </w:r>
      </w:hyperlink>
    </w:p>
    <w:p w14:paraId="1C0D7142" w14:textId="77777777" w:rsidR="009811F0" w:rsidRDefault="009811F0" w:rsidP="009811F0">
      <w:pPr>
        <w:ind w:firstLine="720"/>
      </w:pPr>
      <w:r>
        <w:t>‘invalidated by’:</w:t>
      </w:r>
      <w:hyperlink w:anchor="_dd21593da1e0b28c0a75ed488ef07fd3" w:history="1">
        <w:r>
          <w:rPr>
            <w:rStyle w:val="Hyperlink"/>
          </w:rPr>
          <w:t>Transaction</w:t>
        </w:r>
      </w:hyperlink>
    </w:p>
    <w:p w14:paraId="4ABEB22A" w14:textId="77777777" w:rsidR="009811F0" w:rsidRDefault="009811F0" w:rsidP="009811F0">
      <w:pPr>
        <w:ind w:firstLine="720"/>
      </w:pPr>
      <w:r>
        <w:t>‘defined by’:</w:t>
      </w:r>
      <w:hyperlink w:anchor="_1a6d88e097d757268d09f68af82fbd34" w:history="1">
        <w:r>
          <w:rPr>
            <w:rStyle w:val="Hyperlink"/>
          </w:rPr>
          <w:t>Definition</w:t>
        </w:r>
      </w:hyperlink>
    </w:p>
    <w:p w14:paraId="10C5D026" w14:textId="77777777" w:rsidR="009811F0" w:rsidRDefault="009811F0" w:rsidP="009811F0">
      <w:pPr>
        <w:ind w:firstLine="720"/>
      </w:pPr>
      <w:r>
        <w:t>‘has type’:</w:t>
      </w:r>
      <w:hyperlink w:anchor="_dfe1514224ca21cedba7b2b29802db50" w:history="1">
        <w:r>
          <w:rPr>
            <w:rStyle w:val="Hyperlink"/>
          </w:rPr>
          <w:t>Type</w:t>
        </w:r>
      </w:hyperlink>
    </w:p>
    <w:p w14:paraId="0FCF01F2" w14:textId="77777777" w:rsidR="009811F0" w:rsidRDefault="009811F0" w:rsidP="009811F0">
      <w:pPr>
        <w:ind w:firstLine="720"/>
      </w:pPr>
      <w:r>
        <w:t>‘in context of’:</w:t>
      </w:r>
      <w:hyperlink w:anchor="_66d62b068053cee3464e1e03e6035eed" w:history="1">
        <w:r>
          <w:rPr>
            <w:rStyle w:val="Hyperlink"/>
          </w:rPr>
          <w:t>Context</w:t>
        </w:r>
      </w:hyperlink>
    </w:p>
    <w:p w14:paraId="138A66FA" w14:textId="77777777" w:rsidR="009811F0" w:rsidRDefault="009811F0" w:rsidP="009811F0">
      <w:pPr>
        <w:ind w:firstLine="720"/>
      </w:pPr>
      <w:r>
        <w:t>‘defined in’:</w:t>
      </w:r>
      <w:hyperlink w:anchor="_693daf0a0de3f4b82a04aee474c3f151" w:history="1">
        <w:r>
          <w:rPr>
            <w:rStyle w:val="Hyperlink"/>
          </w:rPr>
          <w:t>Lexical Scope</w:t>
        </w:r>
      </w:hyperlink>
    </w:p>
    <w:p w14:paraId="3F9D31E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C913847" w14:textId="77777777" w:rsidR="009811F0" w:rsidRDefault="009811F0" w:rsidP="009811F0">
      <w:pPr>
        <w:ind w:firstLine="720"/>
      </w:pPr>
      <w:r>
        <w:t>‘ElementID’:</w:t>
      </w:r>
      <w:hyperlink w:anchor="_f904ff1da5bfc3387d892b7e0fe9ecb1" w:history="1">
        <w:r>
          <w:rPr>
            <w:rStyle w:val="Hyperlink"/>
          </w:rPr>
          <w:t>URIIdentifier</w:t>
        </w:r>
      </w:hyperlink>
    </w:p>
    <w:p w14:paraId="3A28B3D7" w14:textId="77777777" w:rsidR="009811F0" w:rsidRDefault="009811F0" w:rsidP="009811F0"/>
    <w:p w14:paraId="468813D9" w14:textId="77777777" w:rsidR="009811F0" w:rsidRDefault="009811F0" w:rsidP="009811F0">
      <w:pPr>
        <w:pStyle w:val="Heading3"/>
      </w:pPr>
      <w:bookmarkStart w:id="191" w:name="_1a3bc7c4090871c29983008b01e078b1"/>
      <w:bookmarkStart w:id="192" w:name="_Toc418510177"/>
      <w:r>
        <w:t>Class Relation</w:t>
      </w:r>
      <w:bookmarkEnd w:id="191"/>
      <w:bookmarkEnd w:id="192"/>
    </w:p>
    <w:p w14:paraId="6D6E5661" w14:textId="77777777" w:rsidR="009811F0" w:rsidRDefault="009811F0" w:rsidP="009811F0">
      <w:pPr>
        <w:pStyle w:val="Heading4"/>
      </w:pPr>
      <w:r>
        <w:t>Direct Supertypes</w:t>
      </w:r>
    </w:p>
    <w:p w14:paraId="3CF4AC51" w14:textId="77777777" w:rsidR="009811F0" w:rsidRDefault="0098398E" w:rsidP="009811F0">
      <w:pPr>
        <w:ind w:left="360"/>
      </w:pPr>
      <w:hyperlink w:anchor="_8c517cf1950741c0f89edebf828214cc" w:history="1">
        <w:r w:rsidR="009811F0">
          <w:rPr>
            <w:rStyle w:val="Hyperlink"/>
          </w:rPr>
          <w:t>Situation</w:t>
        </w:r>
      </w:hyperlink>
    </w:p>
    <w:p w14:paraId="11837A9E" w14:textId="77777777" w:rsidR="009811F0" w:rsidRDefault="009811F0" w:rsidP="009811F0">
      <w:pPr>
        <w:pStyle w:val="Code0"/>
      </w:pPr>
      <w:r w:rsidRPr="00043180">
        <w:rPr>
          <w:b/>
          <w:sz w:val="24"/>
          <w:szCs w:val="24"/>
        </w:rPr>
        <w:t>package</w:t>
      </w:r>
      <w:r>
        <w:t xml:space="preserve"> SIMF Meta Model::Relations</w:t>
      </w:r>
    </w:p>
    <w:p w14:paraId="7C03B50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3545694C" w14:textId="77777777" w:rsidR="009811F0" w:rsidRDefault="009811F0" w:rsidP="009811F0">
      <w:pPr>
        <w:pStyle w:val="Code0"/>
      </w:pPr>
    </w:p>
    <w:p w14:paraId="42E55DA7" w14:textId="77777777" w:rsidR="009811F0" w:rsidRDefault="009811F0" w:rsidP="009811F0">
      <w:pPr>
        <w:pStyle w:val="Heading4"/>
      </w:pPr>
      <w:r>
        <w:t>Associations</w:t>
      </w:r>
    </w:p>
    <w:p w14:paraId="7446AFB9" w14:textId="77777777" w:rsidR="009811F0" w:rsidRDefault="009811F0" w:rsidP="009811F0">
      <w:pPr>
        <w:ind w:left="605" w:hanging="245"/>
      </w:pPr>
      <w:r>
        <w:rPr>
          <w:noProof/>
        </w:rPr>
        <w:drawing>
          <wp:inline distT="0" distB="0" distL="0" distR="0" wp14:anchorId="167FA039" wp14:editId="39325963">
            <wp:extent cx="152400" cy="152400"/>
            <wp:effectExtent l="0" t="0" r="0" b="0"/>
            <wp:docPr id="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cfa3d81f355fabfe3776e75965ca1870" w:history="1">
        <w:r>
          <w:rPr>
            <w:rStyle w:val="Hyperlink"/>
          </w:rPr>
          <w:t>Relation Type</w:t>
        </w:r>
      </w:hyperlink>
      <w:r>
        <w:t xml:space="preserve"> [1] </w:t>
      </w:r>
    </w:p>
    <w:p w14:paraId="56D0472A" w14:textId="77777777" w:rsidR="009811F0" w:rsidRDefault="009811F0" w:rsidP="009811F0">
      <w:pPr>
        <w:pStyle w:val="Heading4"/>
      </w:pPr>
      <w:r>
        <w:t>Inherited Features</w:t>
      </w:r>
    </w:p>
    <w:p w14:paraId="0F46F2F3"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2FE2FBD7" w14:textId="77777777" w:rsidR="009811F0" w:rsidRDefault="009811F0" w:rsidP="009811F0">
      <w:pPr>
        <w:ind w:firstLine="720"/>
      </w:pPr>
      <w:r>
        <w:t>‘binds’:</w:t>
      </w:r>
      <w:hyperlink w:anchor="_4050167f9abcfb2187d46a6d3c360798" w:history="1">
        <w:r>
          <w:rPr>
            <w:rStyle w:val="Hyperlink"/>
          </w:rPr>
          <w:t>Binding</w:t>
        </w:r>
      </w:hyperlink>
    </w:p>
    <w:p w14:paraId="31E43D59" w14:textId="77777777" w:rsidR="009811F0" w:rsidRDefault="009811F0" w:rsidP="009811F0">
      <w:pPr>
        <w:ind w:firstLine="720"/>
      </w:pPr>
      <w:r>
        <w:t>‘asserted in’:</w:t>
      </w:r>
      <w:hyperlink w:anchor="_66d62b068053cee3464e1e03e6035eed" w:history="1">
        <w:r>
          <w:rPr>
            <w:rStyle w:val="Hyperlink"/>
          </w:rPr>
          <w:t>Context</w:t>
        </w:r>
      </w:hyperlink>
    </w:p>
    <w:p w14:paraId="1C125BC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7585A22" w14:textId="77777777" w:rsidR="009811F0" w:rsidRDefault="009811F0" w:rsidP="009811F0">
      <w:pPr>
        <w:ind w:firstLine="720"/>
      </w:pPr>
      <w:r>
        <w:t>‘contextualizes’:</w:t>
      </w:r>
      <w:hyperlink w:anchor="_a52cb0ff6e414b3170b58afe10b6afcb" w:history="1">
        <w:r>
          <w:rPr>
            <w:rStyle w:val="Hyperlink"/>
          </w:rPr>
          <w:t>Anything</w:t>
        </w:r>
      </w:hyperlink>
    </w:p>
    <w:p w14:paraId="63868698" w14:textId="77777777" w:rsidR="009811F0" w:rsidRDefault="009811F0" w:rsidP="009811F0">
      <w:pPr>
        <w:ind w:firstLine="720"/>
      </w:pPr>
      <w:r>
        <w:t>‘has rule’:</w:t>
      </w:r>
      <w:hyperlink w:anchor="_82919e40af9ad2e13647e9d37bbf0956" w:history="1">
        <w:r>
          <w:rPr>
            <w:rStyle w:val="Hyperlink"/>
          </w:rPr>
          <w:t>Rule</w:t>
        </w:r>
      </w:hyperlink>
    </w:p>
    <w:p w14:paraId="3AE6508F" w14:textId="77777777" w:rsidR="009811F0" w:rsidRDefault="009811F0" w:rsidP="009811F0">
      <w:pPr>
        <w:ind w:firstLine="720"/>
      </w:pPr>
      <w:r>
        <w:t>‘generalizes’:</w:t>
      </w:r>
      <w:hyperlink w:anchor="_66d62b068053cee3464e1e03e6035eed" w:history="1">
        <w:r>
          <w:rPr>
            <w:rStyle w:val="Hyperlink"/>
          </w:rPr>
          <w:t>Context</w:t>
        </w:r>
      </w:hyperlink>
    </w:p>
    <w:p w14:paraId="30AD4189" w14:textId="77777777" w:rsidR="009811F0" w:rsidRDefault="009811F0" w:rsidP="009811F0">
      <w:pPr>
        <w:ind w:firstLine="720"/>
      </w:pPr>
      <w:r>
        <w:t>‘specializes’:</w:t>
      </w:r>
      <w:hyperlink w:anchor="_66d62b068053cee3464e1e03e6035eed" w:history="1">
        <w:r>
          <w:rPr>
            <w:rStyle w:val="Hyperlink"/>
          </w:rPr>
          <w:t>Context</w:t>
        </w:r>
      </w:hyperlink>
    </w:p>
    <w:p w14:paraId="01B7F878" w14:textId="77777777" w:rsidR="009811F0" w:rsidRDefault="009811F0" w:rsidP="009811F0">
      <w:pPr>
        <w:ind w:firstLine="720"/>
      </w:pPr>
      <w:r>
        <w:t>‘asserts’:</w:t>
      </w:r>
      <w:hyperlink w:anchor="_8c517cf1950741c0f89edebf828214cc" w:history="1">
        <w:r>
          <w:rPr>
            <w:rStyle w:val="Hyperlink"/>
          </w:rPr>
          <w:t>Situation</w:t>
        </w:r>
      </w:hyperlink>
    </w:p>
    <w:p w14:paraId="09C3C2F4" w14:textId="77777777"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14:paraId="361AB654" w14:textId="77777777" w:rsidR="009811F0" w:rsidRDefault="009811F0" w:rsidP="009811F0">
      <w:pPr>
        <w:ind w:firstLine="720"/>
      </w:pPr>
      <w:r>
        <w:t>‘represented by’:</w:t>
      </w:r>
      <w:hyperlink w:anchor="_1d7f13297e70f68af8189a69a2e52b05" w:history="1">
        <w:r>
          <w:rPr>
            <w:rStyle w:val="Hyperlink"/>
          </w:rPr>
          <w:t>Information</w:t>
        </w:r>
      </w:hyperlink>
    </w:p>
    <w:p w14:paraId="39D17B04" w14:textId="77777777" w:rsidR="009811F0" w:rsidRDefault="009811F0" w:rsidP="009811F0">
      <w:pPr>
        <w:ind w:firstLine="720"/>
      </w:pPr>
      <w:r>
        <w:t>‘identified by’:</w:t>
      </w:r>
      <w:hyperlink w:anchor="_18f8ef1b23e6cdf9278bd94f24f73c26" w:history="1">
        <w:r>
          <w:rPr>
            <w:rStyle w:val="Hyperlink"/>
          </w:rPr>
          <w:t>Identifier</w:t>
        </w:r>
      </w:hyperlink>
    </w:p>
    <w:p w14:paraId="34691016" w14:textId="77777777" w:rsidR="009811F0" w:rsidRDefault="009811F0" w:rsidP="009811F0">
      <w:pPr>
        <w:ind w:firstLine="720"/>
      </w:pPr>
      <w:r>
        <w:t>‘prefered term’:</w:t>
      </w:r>
      <w:hyperlink w:anchor="_1945edd0888993a52c5dc6467a7b3ef8" w:history="1">
        <w:r>
          <w:rPr>
            <w:rStyle w:val="Hyperlink"/>
          </w:rPr>
          <w:t>Term</w:t>
        </w:r>
      </w:hyperlink>
    </w:p>
    <w:p w14:paraId="3D9AE85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AD05553" w14:textId="77777777" w:rsidR="009811F0" w:rsidRDefault="009811F0" w:rsidP="009811F0">
      <w:pPr>
        <w:ind w:firstLine="720"/>
      </w:pPr>
      <w:r>
        <w:t>‘created by’:</w:t>
      </w:r>
      <w:hyperlink w:anchor="_dd21593da1e0b28c0a75ed488ef07fd3" w:history="1">
        <w:r>
          <w:rPr>
            <w:rStyle w:val="Hyperlink"/>
          </w:rPr>
          <w:t>Transaction</w:t>
        </w:r>
      </w:hyperlink>
    </w:p>
    <w:p w14:paraId="25665DCB" w14:textId="77777777" w:rsidR="009811F0" w:rsidRDefault="009811F0" w:rsidP="009811F0">
      <w:pPr>
        <w:ind w:firstLine="720"/>
      </w:pPr>
      <w:r>
        <w:t>‘invalidated by’:</w:t>
      </w:r>
      <w:hyperlink w:anchor="_dd21593da1e0b28c0a75ed488ef07fd3" w:history="1">
        <w:r>
          <w:rPr>
            <w:rStyle w:val="Hyperlink"/>
          </w:rPr>
          <w:t>Transaction</w:t>
        </w:r>
      </w:hyperlink>
    </w:p>
    <w:p w14:paraId="63290C56" w14:textId="77777777" w:rsidR="009811F0" w:rsidRDefault="009811F0" w:rsidP="009811F0">
      <w:pPr>
        <w:ind w:firstLine="720"/>
      </w:pPr>
      <w:r>
        <w:t>‘defined by’:</w:t>
      </w:r>
      <w:hyperlink w:anchor="_1a6d88e097d757268d09f68af82fbd34" w:history="1">
        <w:r>
          <w:rPr>
            <w:rStyle w:val="Hyperlink"/>
          </w:rPr>
          <w:t>Definition</w:t>
        </w:r>
      </w:hyperlink>
    </w:p>
    <w:p w14:paraId="38CB260B" w14:textId="77777777" w:rsidR="009811F0" w:rsidRDefault="009811F0" w:rsidP="009811F0">
      <w:pPr>
        <w:ind w:firstLine="720"/>
      </w:pPr>
      <w:r>
        <w:t>‘has type’:</w:t>
      </w:r>
      <w:hyperlink w:anchor="_dfe1514224ca21cedba7b2b29802db50" w:history="1">
        <w:r>
          <w:rPr>
            <w:rStyle w:val="Hyperlink"/>
          </w:rPr>
          <w:t>Type</w:t>
        </w:r>
      </w:hyperlink>
    </w:p>
    <w:p w14:paraId="647F55ED" w14:textId="77777777" w:rsidR="009811F0" w:rsidRDefault="009811F0" w:rsidP="009811F0">
      <w:pPr>
        <w:ind w:firstLine="720"/>
      </w:pPr>
      <w:r>
        <w:t>‘in context of’:</w:t>
      </w:r>
      <w:hyperlink w:anchor="_66d62b068053cee3464e1e03e6035eed" w:history="1">
        <w:r>
          <w:rPr>
            <w:rStyle w:val="Hyperlink"/>
          </w:rPr>
          <w:t>Context</w:t>
        </w:r>
      </w:hyperlink>
    </w:p>
    <w:p w14:paraId="04104E73" w14:textId="77777777" w:rsidR="009811F0" w:rsidRDefault="009811F0" w:rsidP="009811F0">
      <w:pPr>
        <w:ind w:firstLine="720"/>
      </w:pPr>
      <w:r>
        <w:t>‘defined in’:</w:t>
      </w:r>
      <w:hyperlink w:anchor="_693daf0a0de3f4b82a04aee474c3f151" w:history="1">
        <w:r>
          <w:rPr>
            <w:rStyle w:val="Hyperlink"/>
          </w:rPr>
          <w:t>Lexical Scope</w:t>
        </w:r>
      </w:hyperlink>
    </w:p>
    <w:p w14:paraId="009E541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50CC6AD" w14:textId="77777777" w:rsidR="009811F0" w:rsidRDefault="009811F0" w:rsidP="009811F0">
      <w:pPr>
        <w:ind w:firstLine="720"/>
      </w:pPr>
      <w:r>
        <w:t>‘ElementID’:</w:t>
      </w:r>
      <w:hyperlink w:anchor="_f904ff1da5bfc3387d892b7e0fe9ecb1" w:history="1">
        <w:r>
          <w:rPr>
            <w:rStyle w:val="Hyperlink"/>
          </w:rPr>
          <w:t>URIIdentifier</w:t>
        </w:r>
      </w:hyperlink>
    </w:p>
    <w:p w14:paraId="662ED04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2CF8717C" w14:textId="77777777" w:rsidR="009811F0" w:rsidRDefault="009811F0" w:rsidP="009811F0">
      <w:pPr>
        <w:ind w:firstLine="720"/>
      </w:pPr>
      <w:r>
        <w:t>‘defines’:</w:t>
      </w:r>
      <w:hyperlink w:anchor="_a52cb0ff6e414b3170b58afe10b6afcb" w:history="1">
        <w:r>
          <w:rPr>
            <w:rStyle w:val="Hyperlink"/>
          </w:rPr>
          <w:t>Anything</w:t>
        </w:r>
      </w:hyperlink>
    </w:p>
    <w:p w14:paraId="52265F0A" w14:textId="77777777" w:rsidR="009811F0" w:rsidRDefault="009811F0" w:rsidP="009811F0">
      <w:pPr>
        <w:ind w:firstLine="720"/>
      </w:pPr>
      <w:r>
        <w:t>‘changed in’:</w:t>
      </w:r>
      <w:hyperlink w:anchor="_dd21593da1e0b28c0a75ed488ef07fd3" w:history="1">
        <w:r>
          <w:rPr>
            <w:rStyle w:val="Hyperlink"/>
          </w:rPr>
          <w:t>Transaction</w:t>
        </w:r>
      </w:hyperlink>
    </w:p>
    <w:p w14:paraId="2518D6E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4FA2933" w14:textId="77777777" w:rsidR="009811F0" w:rsidRDefault="009811F0" w:rsidP="009811F0">
      <w:pPr>
        <w:ind w:firstLine="720"/>
      </w:pPr>
      <w:r>
        <w:t>‘references’:</w:t>
      </w:r>
      <w:hyperlink w:anchor="_0315319befc74caa0a2a7d36cff333c0" w:history="1">
        <w:r>
          <w:rPr>
            <w:rStyle w:val="Hyperlink"/>
          </w:rPr>
          <w:t>Lexical Reference</w:t>
        </w:r>
      </w:hyperlink>
    </w:p>
    <w:p w14:paraId="4C0B60F8" w14:textId="77777777" w:rsidR="009811F0" w:rsidRDefault="009811F0" w:rsidP="009811F0"/>
    <w:p w14:paraId="6B93E2F5" w14:textId="77777777" w:rsidR="009811F0" w:rsidRDefault="009811F0" w:rsidP="009811F0">
      <w:pPr>
        <w:pStyle w:val="Heading3"/>
      </w:pPr>
      <w:bookmarkStart w:id="193" w:name="_cfa3d81f355fabfe3776e75965ca1870"/>
      <w:bookmarkStart w:id="194" w:name="_Toc418510178"/>
      <w:r>
        <w:t>Class Relation Type</w:t>
      </w:r>
      <w:bookmarkEnd w:id="193"/>
      <w:bookmarkEnd w:id="194"/>
    </w:p>
    <w:p w14:paraId="2376BB2E" w14:textId="77777777" w:rsidR="009811F0" w:rsidRDefault="009811F0" w:rsidP="009811F0">
      <w:r>
        <w:t>A relation is an "atomic situation", one here its bindings do not change over time. However, the relation as a whole may have conditions and a timespan.</w:t>
      </w:r>
      <w:r>
        <w:br/>
      </w:r>
      <w:r>
        <w:br/>
        <w:t>A relation type represents common associations, assertions and attributes.</w:t>
      </w:r>
      <w:r>
        <w:br/>
      </w:r>
      <w:r>
        <w:br/>
        <w:t>Relations are considered "primarily binary" and the primary roles are distinguished. However, a relation may involve other roles.</w:t>
      </w:r>
    </w:p>
    <w:p w14:paraId="1CF79606" w14:textId="77777777" w:rsidR="009811F0" w:rsidRDefault="009811F0" w:rsidP="009811F0">
      <w:pPr>
        <w:pStyle w:val="Heading4"/>
      </w:pPr>
      <w:r>
        <w:t>Direct Supertypes</w:t>
      </w:r>
    </w:p>
    <w:p w14:paraId="61433480" w14:textId="77777777" w:rsidR="009811F0" w:rsidRDefault="0098398E" w:rsidP="009811F0">
      <w:pPr>
        <w:ind w:left="360"/>
      </w:pPr>
      <w:hyperlink w:anchor="_50241f5936e61055293ca95f860768d8" w:history="1">
        <w:r w:rsidR="009811F0">
          <w:rPr>
            <w:rStyle w:val="Hyperlink"/>
          </w:rPr>
          <w:t>Situation Type</w:t>
        </w:r>
      </w:hyperlink>
    </w:p>
    <w:p w14:paraId="6A4207E9" w14:textId="77777777" w:rsidR="009811F0" w:rsidRDefault="009811F0" w:rsidP="009811F0">
      <w:pPr>
        <w:pStyle w:val="Code0"/>
      </w:pPr>
      <w:r w:rsidRPr="00043180">
        <w:rPr>
          <w:b/>
          <w:sz w:val="24"/>
          <w:szCs w:val="24"/>
        </w:rPr>
        <w:t>package</w:t>
      </w:r>
      <w:r>
        <w:t xml:space="preserve"> SIMF Meta Model::Relations</w:t>
      </w:r>
    </w:p>
    <w:p w14:paraId="023667B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p>
    <w:p w14:paraId="7C348FF1" w14:textId="77777777" w:rsidR="009811F0" w:rsidRDefault="009811F0" w:rsidP="009811F0">
      <w:pPr>
        <w:pStyle w:val="Code0"/>
      </w:pPr>
    </w:p>
    <w:p w14:paraId="07831BEC" w14:textId="77777777" w:rsidR="009811F0" w:rsidRDefault="009811F0" w:rsidP="009811F0">
      <w:pPr>
        <w:pStyle w:val="Heading4"/>
      </w:pPr>
      <w:r>
        <w:t>Associations</w:t>
      </w:r>
    </w:p>
    <w:p w14:paraId="4BD2F198" w14:textId="77777777" w:rsidR="009811F0" w:rsidRDefault="009811F0" w:rsidP="009811F0">
      <w:pPr>
        <w:ind w:left="605" w:hanging="245"/>
      </w:pPr>
      <w:r>
        <w:rPr>
          <w:noProof/>
        </w:rPr>
        <w:drawing>
          <wp:inline distT="0" distB="0" distL="0" distR="0" wp14:anchorId="5B9C0B06" wp14:editId="0C5FB9C7">
            <wp:extent cx="152400" cy="152400"/>
            <wp:effectExtent l="0" t="0" r="0" b="0"/>
            <wp:docPr id="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from:</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768B2B48" w14:textId="77777777" w:rsidR="009811F0" w:rsidRDefault="009811F0" w:rsidP="009811F0">
      <w:pPr>
        <w:ind w:left="720" w:firstLine="360"/>
      </w:pPr>
      <w:r>
        <w:t>One of the ends of a binary relation - the "from</w:t>
      </w:r>
      <w:r>
        <w:tab/>
        <w:t>" side. The "from" and "to" distinction may or may not have meaning for a particular relation. Where it does the "From" side represents the "1" in 1:many, the subject or the part in a composite.</w:t>
      </w:r>
    </w:p>
    <w:p w14:paraId="54086BE8" w14:textId="77777777" w:rsidR="009811F0" w:rsidRDefault="009811F0" w:rsidP="009811F0">
      <w:pPr>
        <w:ind w:left="605" w:hanging="245"/>
      </w:pPr>
      <w:r>
        <w:rPr>
          <w:noProof/>
        </w:rPr>
        <w:drawing>
          <wp:inline distT="0" distB="0" distL="0" distR="0" wp14:anchorId="4F66BD8A" wp14:editId="33824474">
            <wp:extent cx="152400" cy="152400"/>
            <wp:effectExtent l="0" t="0" r="0" b="0"/>
            <wp:docPr id="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 to:</w:t>
      </w:r>
      <w:hyperlink w:anchor="_a8049a836c9b9b5d6df4b578a5836756" w:history="1">
        <w:r>
          <w:rPr>
            <w:rStyle w:val="Hyperlink"/>
          </w:rPr>
          <w:t>Role</w:t>
        </w:r>
      </w:hyperlink>
      <w:r>
        <w:t xml:space="preserve"> [1]   </w:t>
      </w:r>
      <w:r w:rsidRPr="00833C5F">
        <w:rPr>
          <w:i/>
        </w:rPr>
        <w:t>Subsets</w:t>
      </w:r>
      <w:r>
        <w:t>: involves:</w:t>
      </w:r>
      <w:hyperlink w:anchor="_a8049a836c9b9b5d6df4b578a5836756" w:history="1">
        <w:r>
          <w:rPr>
            <w:rStyle w:val="Hyperlink"/>
          </w:rPr>
          <w:t>Role</w:t>
        </w:r>
      </w:hyperlink>
      <w:r>
        <w:rPr>
          <w:rStyle w:val="Hyperlink"/>
        </w:rPr>
        <w:t xml:space="preserve"> </w:t>
      </w:r>
      <w:r>
        <w:t xml:space="preserve">   </w:t>
      </w:r>
    </w:p>
    <w:p w14:paraId="62207BC5" w14:textId="77777777" w:rsidR="009811F0" w:rsidRDefault="009811F0" w:rsidP="009811F0">
      <w:pPr>
        <w:ind w:left="720" w:firstLine="360"/>
      </w:pPr>
      <w:r>
        <w:t>One of the ends of a binary relation - the "to" side. The "from" and "to" distinction may or may not have meaning for a particular relation. Where it does the "From" side represents the "1" in 1:many, the subject or the part in a composite.</w:t>
      </w:r>
    </w:p>
    <w:p w14:paraId="13392244" w14:textId="77777777" w:rsidR="009811F0" w:rsidRDefault="009811F0" w:rsidP="009811F0">
      <w:pPr>
        <w:ind w:left="605" w:hanging="245"/>
      </w:pPr>
      <w:r>
        <w:rPr>
          <w:noProof/>
        </w:rPr>
        <w:drawing>
          <wp:inline distT="0" distB="0" distL="0" distR="0" wp14:anchorId="2788F082" wp14:editId="4B7F60F3">
            <wp:extent cx="152400" cy="152400"/>
            <wp:effectExtent l="0" t="0" r="0" b="0"/>
            <wp:docPr id="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a3bc7c4090871c29983008b01e078b1" w:history="1">
        <w:r>
          <w:rPr>
            <w:rStyle w:val="Hyperlink"/>
          </w:rPr>
          <w:t>Relation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1E43B2F" w14:textId="77777777" w:rsidR="009811F0" w:rsidRDefault="009811F0" w:rsidP="009811F0">
      <w:pPr>
        <w:pStyle w:val="Heading4"/>
      </w:pPr>
      <w:r>
        <w:t>Inherited Features</w:t>
      </w:r>
    </w:p>
    <w:p w14:paraId="7BBF418D"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342C95D" w14:textId="77777777" w:rsidR="009811F0" w:rsidRDefault="009811F0" w:rsidP="009811F0">
      <w:pPr>
        <w:ind w:firstLine="720"/>
      </w:pPr>
      <w:r>
        <w:t>‘initial situation’:</w:t>
      </w:r>
      <w:hyperlink w:anchor="_8d9c945b6f864c34fdd7a91d4d62755f" w:history="1">
        <w:r>
          <w:rPr>
            <w:rStyle w:val="Hyperlink"/>
          </w:rPr>
          <w:t>Template</w:t>
        </w:r>
      </w:hyperlink>
    </w:p>
    <w:p w14:paraId="6433DA76" w14:textId="77777777" w:rsidR="009811F0" w:rsidRDefault="009811F0" w:rsidP="009811F0">
      <w:pPr>
        <w:ind w:firstLine="720"/>
      </w:pPr>
      <w:r>
        <w:t>‘involves’:</w:t>
      </w:r>
      <w:hyperlink w:anchor="_a8049a836c9b9b5d6df4b578a5836756" w:history="1">
        <w:r>
          <w:rPr>
            <w:rStyle w:val="Hyperlink"/>
          </w:rPr>
          <w:t>Role</w:t>
        </w:r>
      </w:hyperlink>
    </w:p>
    <w:p w14:paraId="3450CD7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AE62319" w14:textId="77777777" w:rsidR="009811F0" w:rsidRDefault="009811F0" w:rsidP="009811F0">
      <w:pPr>
        <w:ind w:firstLine="720"/>
      </w:pPr>
      <w:r>
        <w:t>‘categorizes’:</w:t>
      </w:r>
      <w:hyperlink w:anchor="_a52cb0ff6e414b3170b58afe10b6afcb" w:history="1">
        <w:r>
          <w:rPr>
            <w:rStyle w:val="Hyperlink"/>
          </w:rPr>
          <w:t>Anything</w:t>
        </w:r>
      </w:hyperlink>
    </w:p>
    <w:p w14:paraId="09DD2EA8" w14:textId="77777777" w:rsidR="009811F0" w:rsidRDefault="009811F0" w:rsidP="009811F0">
      <w:pPr>
        <w:ind w:firstLine="720"/>
      </w:pPr>
      <w:r>
        <w:t>‘source for’:</w:t>
      </w:r>
      <w:hyperlink w:anchor="_fbe140d2e61a092c9ceffa2d5308ff5e" w:history="1">
        <w:r>
          <w:rPr>
            <w:rStyle w:val="Hyperlink"/>
          </w:rPr>
          <w:t>As-A Rule</w:t>
        </w:r>
      </w:hyperlink>
    </w:p>
    <w:p w14:paraId="05539BD5" w14:textId="77777777" w:rsidR="009811F0" w:rsidRDefault="009811F0" w:rsidP="009811F0">
      <w:pPr>
        <w:ind w:firstLine="720"/>
      </w:pPr>
      <w:r>
        <w:t>‘target for’:</w:t>
      </w:r>
      <w:hyperlink w:anchor="_fbe140d2e61a092c9ceffa2d5308ff5e" w:history="1">
        <w:r>
          <w:rPr>
            <w:rStyle w:val="Hyperlink"/>
          </w:rPr>
          <w:t>As-A Rule</w:t>
        </w:r>
      </w:hyperlink>
    </w:p>
    <w:p w14:paraId="738DE1B7" w14:textId="77777777" w:rsidR="009811F0" w:rsidRDefault="009811F0" w:rsidP="009811F0">
      <w:pPr>
        <w:ind w:firstLine="720"/>
      </w:pPr>
      <w:r>
        <w:t>‘classifiers’:</w:t>
      </w:r>
      <w:hyperlink w:anchor="_3b2e69eb6121d1e3a1180bbe8ee64013" w:history="1">
        <w:r>
          <w:rPr>
            <w:rStyle w:val="Hyperlink"/>
          </w:rPr>
          <w:t>Classification</w:t>
        </w:r>
      </w:hyperlink>
    </w:p>
    <w:p w14:paraId="2519112F" w14:textId="77777777" w:rsidR="009811F0" w:rsidRDefault="009811F0" w:rsidP="009811F0">
      <w:pPr>
        <w:ind w:firstLine="720"/>
      </w:pPr>
      <w:r>
        <w:lastRenderedPageBreak/>
        <w:t>‘has key’:</w:t>
      </w:r>
      <w:hyperlink w:anchor="_1b4bfdc2f6552991ff5cecb390e7e2af" w:history="1">
        <w:r>
          <w:rPr>
            <w:rStyle w:val="Hyperlink"/>
          </w:rPr>
          <w:t>Key</w:t>
        </w:r>
      </w:hyperlink>
    </w:p>
    <w:p w14:paraId="4DB4FA8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2FC3808" w14:textId="77777777" w:rsidR="009811F0" w:rsidRDefault="009811F0" w:rsidP="009811F0">
      <w:pPr>
        <w:ind w:firstLine="720"/>
      </w:pPr>
      <w:r>
        <w:t>‘defines’:</w:t>
      </w:r>
      <w:hyperlink w:anchor="_a52cb0ff6e414b3170b58afe10b6afcb" w:history="1">
        <w:r>
          <w:rPr>
            <w:rStyle w:val="Hyperlink"/>
          </w:rPr>
          <w:t>Anything</w:t>
        </w:r>
      </w:hyperlink>
    </w:p>
    <w:p w14:paraId="10FE51B7" w14:textId="77777777" w:rsidR="009811F0" w:rsidRDefault="009811F0" w:rsidP="009811F0">
      <w:pPr>
        <w:ind w:firstLine="720"/>
      </w:pPr>
      <w:r>
        <w:t>‘changed in’:</w:t>
      </w:r>
      <w:hyperlink w:anchor="_dd21593da1e0b28c0a75ed488ef07fd3" w:history="1">
        <w:r>
          <w:rPr>
            <w:rStyle w:val="Hyperlink"/>
          </w:rPr>
          <w:t>Transaction</w:t>
        </w:r>
      </w:hyperlink>
    </w:p>
    <w:p w14:paraId="0791A5E9"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996999B" w14:textId="77777777" w:rsidR="009811F0" w:rsidRDefault="009811F0" w:rsidP="009811F0">
      <w:pPr>
        <w:ind w:firstLine="720"/>
      </w:pPr>
      <w:r>
        <w:t>‘references’:</w:t>
      </w:r>
      <w:hyperlink w:anchor="_0315319befc74caa0a2a7d36cff333c0" w:history="1">
        <w:r>
          <w:rPr>
            <w:rStyle w:val="Hyperlink"/>
          </w:rPr>
          <w:t>Lexical Reference</w:t>
        </w:r>
      </w:hyperlink>
    </w:p>
    <w:p w14:paraId="218FD7D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657B80F" w14:textId="77777777" w:rsidR="009811F0" w:rsidRDefault="009811F0" w:rsidP="009811F0">
      <w:pPr>
        <w:ind w:firstLine="720"/>
      </w:pPr>
      <w:r>
        <w:t>‘contextualizes’:</w:t>
      </w:r>
      <w:hyperlink w:anchor="_a52cb0ff6e414b3170b58afe10b6afcb" w:history="1">
        <w:r>
          <w:rPr>
            <w:rStyle w:val="Hyperlink"/>
          </w:rPr>
          <w:t>Anything</w:t>
        </w:r>
      </w:hyperlink>
    </w:p>
    <w:p w14:paraId="0E3CDB56" w14:textId="77777777" w:rsidR="009811F0" w:rsidRDefault="009811F0" w:rsidP="009811F0">
      <w:pPr>
        <w:ind w:firstLine="720"/>
      </w:pPr>
      <w:r>
        <w:t>‘has rule’:</w:t>
      </w:r>
      <w:hyperlink w:anchor="_82919e40af9ad2e13647e9d37bbf0956" w:history="1">
        <w:r>
          <w:rPr>
            <w:rStyle w:val="Hyperlink"/>
          </w:rPr>
          <w:t>Rule</w:t>
        </w:r>
      </w:hyperlink>
    </w:p>
    <w:p w14:paraId="4FB73B72" w14:textId="77777777" w:rsidR="009811F0" w:rsidRDefault="009811F0" w:rsidP="009811F0">
      <w:pPr>
        <w:ind w:firstLine="720"/>
      </w:pPr>
      <w:r>
        <w:t>‘generalizes’:</w:t>
      </w:r>
      <w:hyperlink w:anchor="_66d62b068053cee3464e1e03e6035eed" w:history="1">
        <w:r>
          <w:rPr>
            <w:rStyle w:val="Hyperlink"/>
          </w:rPr>
          <w:t>Context</w:t>
        </w:r>
      </w:hyperlink>
    </w:p>
    <w:p w14:paraId="43707003" w14:textId="77777777" w:rsidR="009811F0" w:rsidRDefault="009811F0" w:rsidP="009811F0">
      <w:pPr>
        <w:ind w:firstLine="720"/>
      </w:pPr>
      <w:r>
        <w:t>‘specializes’:</w:t>
      </w:r>
      <w:hyperlink w:anchor="_66d62b068053cee3464e1e03e6035eed" w:history="1">
        <w:r>
          <w:rPr>
            <w:rStyle w:val="Hyperlink"/>
          </w:rPr>
          <w:t>Context</w:t>
        </w:r>
      </w:hyperlink>
    </w:p>
    <w:p w14:paraId="4B85F6A2" w14:textId="77777777" w:rsidR="009811F0" w:rsidRDefault="009811F0" w:rsidP="009811F0">
      <w:pPr>
        <w:ind w:firstLine="720"/>
      </w:pPr>
      <w:r>
        <w:t>‘asserts’:</w:t>
      </w:r>
      <w:hyperlink w:anchor="_8c517cf1950741c0f89edebf828214cc" w:history="1">
        <w:r>
          <w:rPr>
            <w:rStyle w:val="Hyperlink"/>
          </w:rPr>
          <w:t>Situation</w:t>
        </w:r>
      </w:hyperlink>
    </w:p>
    <w:p w14:paraId="6D5392FE"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A3B1AED" w14:textId="77777777" w:rsidR="009811F0" w:rsidRDefault="009811F0" w:rsidP="009811F0">
      <w:pPr>
        <w:ind w:firstLine="720"/>
      </w:pPr>
      <w:r>
        <w:t>‘represented by’:</w:t>
      </w:r>
      <w:hyperlink w:anchor="_1d7f13297e70f68af8189a69a2e52b05" w:history="1">
        <w:r>
          <w:rPr>
            <w:rStyle w:val="Hyperlink"/>
          </w:rPr>
          <w:t>Information</w:t>
        </w:r>
      </w:hyperlink>
    </w:p>
    <w:p w14:paraId="0884CB4B" w14:textId="77777777" w:rsidR="009811F0" w:rsidRDefault="009811F0" w:rsidP="009811F0">
      <w:pPr>
        <w:ind w:firstLine="720"/>
      </w:pPr>
      <w:r>
        <w:t>‘identified by’:</w:t>
      </w:r>
      <w:hyperlink w:anchor="_18f8ef1b23e6cdf9278bd94f24f73c26" w:history="1">
        <w:r>
          <w:rPr>
            <w:rStyle w:val="Hyperlink"/>
          </w:rPr>
          <w:t>Identifier</w:t>
        </w:r>
      </w:hyperlink>
    </w:p>
    <w:p w14:paraId="6977C3E0" w14:textId="77777777" w:rsidR="009811F0" w:rsidRDefault="009811F0" w:rsidP="009811F0">
      <w:pPr>
        <w:ind w:firstLine="720"/>
      </w:pPr>
      <w:r>
        <w:t>‘prefered term’:</w:t>
      </w:r>
      <w:hyperlink w:anchor="_1945edd0888993a52c5dc6467a7b3ef8" w:history="1">
        <w:r>
          <w:rPr>
            <w:rStyle w:val="Hyperlink"/>
          </w:rPr>
          <w:t>Term</w:t>
        </w:r>
      </w:hyperlink>
    </w:p>
    <w:p w14:paraId="32A25B1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98D5EB8" w14:textId="77777777" w:rsidR="009811F0" w:rsidRDefault="009811F0" w:rsidP="009811F0">
      <w:pPr>
        <w:ind w:firstLine="720"/>
      </w:pPr>
      <w:r>
        <w:t>‘created by’:</w:t>
      </w:r>
      <w:hyperlink w:anchor="_dd21593da1e0b28c0a75ed488ef07fd3" w:history="1">
        <w:r>
          <w:rPr>
            <w:rStyle w:val="Hyperlink"/>
          </w:rPr>
          <w:t>Transaction</w:t>
        </w:r>
      </w:hyperlink>
    </w:p>
    <w:p w14:paraId="5F7778C2" w14:textId="77777777" w:rsidR="009811F0" w:rsidRDefault="009811F0" w:rsidP="009811F0">
      <w:pPr>
        <w:ind w:firstLine="720"/>
      </w:pPr>
      <w:r>
        <w:t>‘invalidated by’:</w:t>
      </w:r>
      <w:hyperlink w:anchor="_dd21593da1e0b28c0a75ed488ef07fd3" w:history="1">
        <w:r>
          <w:rPr>
            <w:rStyle w:val="Hyperlink"/>
          </w:rPr>
          <w:t>Transaction</w:t>
        </w:r>
      </w:hyperlink>
    </w:p>
    <w:p w14:paraId="056081FF" w14:textId="77777777" w:rsidR="009811F0" w:rsidRDefault="009811F0" w:rsidP="009811F0">
      <w:pPr>
        <w:ind w:firstLine="720"/>
      </w:pPr>
      <w:r>
        <w:t>‘defined by’:</w:t>
      </w:r>
      <w:hyperlink w:anchor="_1a6d88e097d757268d09f68af82fbd34" w:history="1">
        <w:r>
          <w:rPr>
            <w:rStyle w:val="Hyperlink"/>
          </w:rPr>
          <w:t>Definition</w:t>
        </w:r>
      </w:hyperlink>
    </w:p>
    <w:p w14:paraId="6267CD1B" w14:textId="77777777" w:rsidR="009811F0" w:rsidRDefault="009811F0" w:rsidP="009811F0">
      <w:pPr>
        <w:ind w:firstLine="720"/>
      </w:pPr>
      <w:r>
        <w:t>‘has type’:</w:t>
      </w:r>
      <w:hyperlink w:anchor="_dfe1514224ca21cedba7b2b29802db50" w:history="1">
        <w:r>
          <w:rPr>
            <w:rStyle w:val="Hyperlink"/>
          </w:rPr>
          <w:t>Type</w:t>
        </w:r>
      </w:hyperlink>
    </w:p>
    <w:p w14:paraId="43346ADC" w14:textId="77777777" w:rsidR="009811F0" w:rsidRDefault="009811F0" w:rsidP="009811F0">
      <w:pPr>
        <w:ind w:firstLine="720"/>
      </w:pPr>
      <w:r>
        <w:t>‘in context of’:</w:t>
      </w:r>
      <w:hyperlink w:anchor="_66d62b068053cee3464e1e03e6035eed" w:history="1">
        <w:r>
          <w:rPr>
            <w:rStyle w:val="Hyperlink"/>
          </w:rPr>
          <w:t>Context</w:t>
        </w:r>
      </w:hyperlink>
    </w:p>
    <w:p w14:paraId="4CF462E5" w14:textId="77777777" w:rsidR="009811F0" w:rsidRDefault="009811F0" w:rsidP="009811F0">
      <w:pPr>
        <w:ind w:firstLine="720"/>
      </w:pPr>
      <w:r>
        <w:t>‘defined in’:</w:t>
      </w:r>
      <w:hyperlink w:anchor="_693daf0a0de3f4b82a04aee474c3f151" w:history="1">
        <w:r>
          <w:rPr>
            <w:rStyle w:val="Hyperlink"/>
          </w:rPr>
          <w:t>Lexical Scope</w:t>
        </w:r>
      </w:hyperlink>
    </w:p>
    <w:p w14:paraId="5682D76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48DD5E4" w14:textId="77777777" w:rsidR="009811F0" w:rsidRDefault="009811F0" w:rsidP="009811F0">
      <w:pPr>
        <w:ind w:firstLine="720"/>
      </w:pPr>
      <w:r>
        <w:t>‘ElementID’:</w:t>
      </w:r>
      <w:hyperlink w:anchor="_f904ff1da5bfc3387d892b7e0fe9ecb1" w:history="1">
        <w:r>
          <w:rPr>
            <w:rStyle w:val="Hyperlink"/>
          </w:rPr>
          <w:t>URIIdentifier</w:t>
        </w:r>
      </w:hyperlink>
    </w:p>
    <w:p w14:paraId="00537F5F" w14:textId="77777777" w:rsidR="009811F0" w:rsidRDefault="009811F0" w:rsidP="009811F0"/>
    <w:p w14:paraId="1E4A1696" w14:textId="77777777" w:rsidR="009811F0" w:rsidRDefault="009811F0" w:rsidP="009811F0">
      <w:pPr>
        <w:pStyle w:val="Heading2"/>
      </w:pPr>
      <w:bookmarkStart w:id="195" w:name="_Toc418510179"/>
      <w:r>
        <w:t>SIMF Meta Model::Representation</w:t>
      </w:r>
      <w:bookmarkEnd w:id="195"/>
    </w:p>
    <w:p w14:paraId="1B513F61" w14:textId="77777777" w:rsidR="009811F0" w:rsidRDefault="009811F0" w:rsidP="009811F0">
      <w:r>
        <w:t>Representations connect a concept to the forms of information that represent facts about that concept.</w:t>
      </w:r>
    </w:p>
    <w:p w14:paraId="16F927A9" w14:textId="77777777" w:rsidR="009811F0" w:rsidRDefault="009811F0" w:rsidP="009811F0">
      <w:pPr>
        <w:pStyle w:val="Heading3"/>
      </w:pPr>
      <w:bookmarkStart w:id="196" w:name="_Toc418510180"/>
      <w:r>
        <w:lastRenderedPageBreak/>
        <w:t>Diagram: Representation</w:t>
      </w:r>
      <w:bookmarkEnd w:id="196"/>
    </w:p>
    <w:p w14:paraId="6F733371" w14:textId="77777777" w:rsidR="009811F0" w:rsidRDefault="009811F0" w:rsidP="009811F0">
      <w:pPr>
        <w:jc w:val="center"/>
        <w:rPr>
          <w:rFonts w:cs="Arial"/>
        </w:rPr>
      </w:pPr>
      <w:r>
        <w:rPr>
          <w:noProof/>
        </w:rPr>
        <w:drawing>
          <wp:inline distT="0" distB="0" distL="0" distR="0" wp14:anchorId="70B72D2E" wp14:editId="3E4D34EC">
            <wp:extent cx="5732144" cy="4104285"/>
            <wp:effectExtent l="0" t="0" r="0" b="0"/>
            <wp:docPr id="90" name="Picture -1033405461.jpg" descr="-1033405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033405461.jpg"/>
                    <pic:cNvPicPr/>
                  </pic:nvPicPr>
                  <pic:blipFill>
                    <a:blip r:embed="rId27" cstate="print"/>
                    <a:stretch>
                      <a:fillRect/>
                    </a:stretch>
                  </pic:blipFill>
                  <pic:spPr>
                    <a:xfrm>
                      <a:off x="0" y="0"/>
                      <a:ext cx="5732144" cy="4104285"/>
                    </a:xfrm>
                    <a:prstGeom prst="rect">
                      <a:avLst/>
                    </a:prstGeom>
                  </pic:spPr>
                </pic:pic>
              </a:graphicData>
            </a:graphic>
          </wp:inline>
        </w:drawing>
      </w:r>
    </w:p>
    <w:p w14:paraId="318966F8"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Representation</w:t>
      </w:r>
    </w:p>
    <w:p w14:paraId="7F4007BD" w14:textId="77777777" w:rsidR="009811F0" w:rsidRDefault="009811F0" w:rsidP="009811F0">
      <w:r>
        <w:t>Representation rules define how information represents concepts.</w:t>
      </w:r>
    </w:p>
    <w:p w14:paraId="5675E115" w14:textId="77777777" w:rsidR="009811F0" w:rsidRDefault="009811F0" w:rsidP="009811F0"/>
    <w:p w14:paraId="0348D38D" w14:textId="77777777" w:rsidR="009811F0" w:rsidRDefault="009811F0" w:rsidP="009811F0">
      <w:pPr>
        <w:pStyle w:val="Heading3"/>
      </w:pPr>
      <w:bookmarkStart w:id="197" w:name="_1d7f13297e70f68af8189a69a2e52b05"/>
      <w:bookmarkStart w:id="198" w:name="_Toc418510181"/>
      <w:r>
        <w:t>Class Information</w:t>
      </w:r>
      <w:bookmarkEnd w:id="197"/>
      <w:bookmarkEnd w:id="198"/>
    </w:p>
    <w:p w14:paraId="1BE87170" w14:textId="77777777" w:rsidR="009811F0" w:rsidRDefault="009811F0" w:rsidP="009811F0">
      <w:r>
        <w:t>Information about something rather than the something it's self.</w:t>
      </w:r>
    </w:p>
    <w:p w14:paraId="3F54856B" w14:textId="77777777" w:rsidR="009811F0" w:rsidRDefault="009811F0" w:rsidP="009811F0">
      <w:pPr>
        <w:pStyle w:val="Heading4"/>
      </w:pPr>
      <w:r>
        <w:t>Direct Supertypes</w:t>
      </w:r>
    </w:p>
    <w:p w14:paraId="288F3F67" w14:textId="77777777" w:rsidR="009811F0" w:rsidRDefault="0098398E" w:rsidP="009811F0">
      <w:pPr>
        <w:ind w:left="360"/>
      </w:pPr>
      <w:hyperlink w:anchor="_a52cb0ff6e414b3170b58afe10b6afcb" w:history="1">
        <w:r w:rsidR="009811F0">
          <w:rPr>
            <w:rStyle w:val="Hyperlink"/>
          </w:rPr>
          <w:t>Anything</w:t>
        </w:r>
      </w:hyperlink>
    </w:p>
    <w:p w14:paraId="1A800A9E" w14:textId="77777777" w:rsidR="009811F0" w:rsidRDefault="009811F0" w:rsidP="009811F0">
      <w:pPr>
        <w:pStyle w:val="Code0"/>
      </w:pPr>
      <w:r w:rsidRPr="00043180">
        <w:rPr>
          <w:b/>
          <w:sz w:val="24"/>
          <w:szCs w:val="24"/>
        </w:rPr>
        <w:t>package</w:t>
      </w:r>
      <w:r>
        <w:t xml:space="preserve"> SIMF Meta Model::Representation</w:t>
      </w:r>
    </w:p>
    <w:p w14:paraId="3D240BB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2AE24DCA" w14:textId="77777777" w:rsidR="009811F0" w:rsidRDefault="009811F0" w:rsidP="009811F0">
      <w:pPr>
        <w:pStyle w:val="Code0"/>
      </w:pPr>
    </w:p>
    <w:p w14:paraId="46CEFDD9" w14:textId="77777777" w:rsidR="009811F0" w:rsidRDefault="009811F0" w:rsidP="009811F0">
      <w:pPr>
        <w:pStyle w:val="Heading4"/>
      </w:pPr>
      <w:r>
        <w:t>Associations</w:t>
      </w:r>
    </w:p>
    <w:p w14:paraId="0DED41E8" w14:textId="77777777" w:rsidR="009811F0" w:rsidRDefault="009811F0" w:rsidP="009811F0">
      <w:pPr>
        <w:ind w:left="605" w:hanging="245"/>
      </w:pPr>
      <w:r>
        <w:rPr>
          <w:noProof/>
        </w:rPr>
        <w:drawing>
          <wp:inline distT="0" distB="0" distL="0" distR="0" wp14:anchorId="32F41B46" wp14:editId="59C72897">
            <wp:extent cx="152400" cy="152400"/>
            <wp:effectExtent l="0" t="0" r="0" b="0"/>
            <wp:docPr id="9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w:t>
      </w:r>
      <w:hyperlink w:anchor="_eb8398b5a178c638b98597120ec51c4d" w:history="1">
        <w:r>
          <w:rPr>
            <w:rStyle w:val="Hyperlink"/>
          </w:rPr>
          <w:t>Concept</w:t>
        </w:r>
      </w:hyperlink>
      <w:r>
        <w:t xml:space="preserve"> </w:t>
      </w:r>
    </w:p>
    <w:p w14:paraId="62060D1D" w14:textId="77777777" w:rsidR="009811F0" w:rsidRDefault="009811F0" w:rsidP="009811F0">
      <w:pPr>
        <w:ind w:left="720" w:firstLine="360"/>
      </w:pPr>
      <w:r>
        <w:t>The represented concept</w:t>
      </w:r>
    </w:p>
    <w:p w14:paraId="1D31F558" w14:textId="77777777" w:rsidR="009811F0" w:rsidRDefault="009811F0" w:rsidP="009811F0">
      <w:pPr>
        <w:ind w:left="605" w:hanging="245"/>
      </w:pPr>
      <w:r>
        <w:rPr>
          <w:noProof/>
        </w:rPr>
        <w:drawing>
          <wp:inline distT="0" distB="0" distL="0" distR="0" wp14:anchorId="486D12BB" wp14:editId="1B745CAA">
            <wp:extent cx="152400" cy="152400"/>
            <wp:effectExtent l="0" t="0" r="0" b="0"/>
            <wp:docPr id="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3f8b371eee11a630805f23f755460b79" w:history="1">
        <w:r>
          <w:rPr>
            <w:rStyle w:val="Hyperlink"/>
          </w:rPr>
          <w:t>Information Type</w:t>
        </w:r>
      </w:hyperlink>
      <w:r>
        <w:t xml:space="preserve"> </w:t>
      </w:r>
    </w:p>
    <w:p w14:paraId="209DE259" w14:textId="77777777" w:rsidR="009811F0" w:rsidRDefault="009811F0" w:rsidP="009811F0">
      <w:pPr>
        <w:pStyle w:val="Heading4"/>
      </w:pPr>
      <w:r>
        <w:t>Inherited Features</w:t>
      </w:r>
    </w:p>
    <w:p w14:paraId="64013EB5"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ECF7F72" w14:textId="77777777" w:rsidR="009811F0" w:rsidRDefault="009811F0" w:rsidP="009811F0">
      <w:pPr>
        <w:ind w:firstLine="720"/>
      </w:pPr>
      <w:r>
        <w:t>‘created by’:</w:t>
      </w:r>
      <w:hyperlink w:anchor="_dd21593da1e0b28c0a75ed488ef07fd3" w:history="1">
        <w:r>
          <w:rPr>
            <w:rStyle w:val="Hyperlink"/>
          </w:rPr>
          <w:t>Transaction</w:t>
        </w:r>
      </w:hyperlink>
    </w:p>
    <w:p w14:paraId="1958FC27" w14:textId="77777777" w:rsidR="009811F0" w:rsidRDefault="009811F0" w:rsidP="009811F0">
      <w:pPr>
        <w:ind w:firstLine="720"/>
      </w:pPr>
      <w:r>
        <w:t>‘invalidated by’:</w:t>
      </w:r>
      <w:hyperlink w:anchor="_dd21593da1e0b28c0a75ed488ef07fd3" w:history="1">
        <w:r>
          <w:rPr>
            <w:rStyle w:val="Hyperlink"/>
          </w:rPr>
          <w:t>Transaction</w:t>
        </w:r>
      </w:hyperlink>
    </w:p>
    <w:p w14:paraId="05CE1F71" w14:textId="77777777" w:rsidR="009811F0" w:rsidRDefault="009811F0" w:rsidP="009811F0">
      <w:pPr>
        <w:ind w:firstLine="720"/>
      </w:pPr>
      <w:r>
        <w:t>‘defined by’:</w:t>
      </w:r>
      <w:hyperlink w:anchor="_1a6d88e097d757268d09f68af82fbd34" w:history="1">
        <w:r>
          <w:rPr>
            <w:rStyle w:val="Hyperlink"/>
          </w:rPr>
          <w:t>Definition</w:t>
        </w:r>
      </w:hyperlink>
    </w:p>
    <w:p w14:paraId="4F98D92A" w14:textId="77777777" w:rsidR="009811F0" w:rsidRDefault="009811F0" w:rsidP="009811F0">
      <w:pPr>
        <w:ind w:firstLine="720"/>
      </w:pPr>
      <w:r>
        <w:t>‘has type’:</w:t>
      </w:r>
      <w:hyperlink w:anchor="_dfe1514224ca21cedba7b2b29802db50" w:history="1">
        <w:r>
          <w:rPr>
            <w:rStyle w:val="Hyperlink"/>
          </w:rPr>
          <w:t>Type</w:t>
        </w:r>
      </w:hyperlink>
    </w:p>
    <w:p w14:paraId="35CFF30E" w14:textId="77777777" w:rsidR="009811F0" w:rsidRDefault="009811F0" w:rsidP="009811F0">
      <w:pPr>
        <w:ind w:firstLine="720"/>
      </w:pPr>
      <w:r>
        <w:t>‘in context of’:</w:t>
      </w:r>
      <w:hyperlink w:anchor="_66d62b068053cee3464e1e03e6035eed" w:history="1">
        <w:r>
          <w:rPr>
            <w:rStyle w:val="Hyperlink"/>
          </w:rPr>
          <w:t>Context</w:t>
        </w:r>
      </w:hyperlink>
    </w:p>
    <w:p w14:paraId="05AC2EEA" w14:textId="77777777" w:rsidR="009811F0" w:rsidRDefault="009811F0" w:rsidP="009811F0">
      <w:pPr>
        <w:ind w:firstLine="720"/>
      </w:pPr>
      <w:r>
        <w:lastRenderedPageBreak/>
        <w:t>‘defined in’:</w:t>
      </w:r>
      <w:hyperlink w:anchor="_693daf0a0de3f4b82a04aee474c3f151" w:history="1">
        <w:r>
          <w:rPr>
            <w:rStyle w:val="Hyperlink"/>
          </w:rPr>
          <w:t>Lexical Scope</w:t>
        </w:r>
      </w:hyperlink>
    </w:p>
    <w:p w14:paraId="39907DC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7363306" w14:textId="77777777" w:rsidR="009811F0" w:rsidRDefault="009811F0" w:rsidP="009811F0">
      <w:pPr>
        <w:ind w:firstLine="720"/>
      </w:pPr>
      <w:r>
        <w:t>‘ElementID’:</w:t>
      </w:r>
      <w:hyperlink w:anchor="_f904ff1da5bfc3387d892b7e0fe9ecb1" w:history="1">
        <w:r>
          <w:rPr>
            <w:rStyle w:val="Hyperlink"/>
          </w:rPr>
          <w:t>URIIdentifier</w:t>
        </w:r>
      </w:hyperlink>
    </w:p>
    <w:p w14:paraId="7550776B" w14:textId="77777777" w:rsidR="009811F0" w:rsidRDefault="009811F0" w:rsidP="009811F0"/>
    <w:p w14:paraId="2B024905" w14:textId="77777777" w:rsidR="009811F0" w:rsidRDefault="009811F0" w:rsidP="009811F0">
      <w:pPr>
        <w:pStyle w:val="Heading3"/>
      </w:pPr>
      <w:bookmarkStart w:id="199" w:name="_1c82b054ace2d63290cec9fa66bafd7b"/>
      <w:bookmarkStart w:id="200" w:name="_Toc418510182"/>
      <w:r>
        <w:t>Association Class Representation</w:t>
      </w:r>
      <w:bookmarkEnd w:id="199"/>
      <w:bookmarkEnd w:id="200"/>
    </w:p>
    <w:p w14:paraId="11B8161E" w14:textId="77777777" w:rsidR="009811F0" w:rsidRDefault="009811F0" w:rsidP="009811F0">
      <w:r>
        <w:t>Representation is a relation between a concept and a specific way to represent information about that concept.</w:t>
      </w:r>
    </w:p>
    <w:p w14:paraId="5E353372" w14:textId="77777777" w:rsidR="009811F0" w:rsidRDefault="009811F0" w:rsidP="009811F0">
      <w:pPr>
        <w:pStyle w:val="Heading4"/>
      </w:pPr>
      <w:r>
        <w:t>Direct Supertypes</w:t>
      </w:r>
    </w:p>
    <w:p w14:paraId="3A037F3F" w14:textId="77777777" w:rsidR="009811F0" w:rsidRDefault="0098398E" w:rsidP="009811F0">
      <w:pPr>
        <w:ind w:left="360"/>
      </w:pPr>
      <w:hyperlink w:anchor="_3d425949001fb1cb0502a6157c8cf51e" w:history="1">
        <w:r w:rsidR="009811F0">
          <w:rPr>
            <w:rStyle w:val="Hyperlink"/>
          </w:rPr>
          <w:t>Conditional Rule</w:t>
        </w:r>
      </w:hyperlink>
    </w:p>
    <w:p w14:paraId="33355DC4" w14:textId="77777777" w:rsidR="009811F0" w:rsidRDefault="009811F0" w:rsidP="009811F0">
      <w:pPr>
        <w:pStyle w:val="Code0"/>
      </w:pPr>
      <w:r w:rsidRPr="00043180">
        <w:rPr>
          <w:b/>
          <w:sz w:val="24"/>
          <w:szCs w:val="24"/>
        </w:rPr>
        <w:t>package</w:t>
      </w:r>
      <w:r>
        <w:t xml:space="preserve"> SIMF Meta Model::Representation</w:t>
      </w:r>
    </w:p>
    <w:p w14:paraId="215B05C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3BF9EB34" w14:textId="77777777" w:rsidR="009811F0" w:rsidRDefault="009811F0" w:rsidP="009811F0">
      <w:pPr>
        <w:pStyle w:val="Code0"/>
      </w:pPr>
    </w:p>
    <w:p w14:paraId="7DC0F50A" w14:textId="77777777" w:rsidR="009811F0" w:rsidRDefault="009811F0" w:rsidP="009811F0">
      <w:pPr>
        <w:pStyle w:val="Heading5"/>
      </w:pPr>
      <w:r>
        <w:t>Association Ends</w:t>
      </w:r>
    </w:p>
    <w:p w14:paraId="6E8587F3" w14:textId="77777777" w:rsidR="009811F0" w:rsidRDefault="009811F0" w:rsidP="009811F0">
      <w:pPr>
        <w:ind w:firstLine="720"/>
      </w:pPr>
      <w:r>
        <w:rPr>
          <w:noProof/>
        </w:rPr>
        <w:drawing>
          <wp:inline distT="0" distB="0" distL="0" distR="0" wp14:anchorId="5A13993B" wp14:editId="3CEA6478">
            <wp:extent cx="152400" cy="152400"/>
            <wp:effectExtent l="0" t="0" r="0" b="0"/>
            <wp:docPr id="9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 </w:t>
      </w:r>
      <w:hyperlink w:anchor="_eb8398b5a178c638b98597120ec51c4d" w:history="1">
        <w:r>
          <w:rPr>
            <w:rStyle w:val="Hyperlink"/>
          </w:rPr>
          <w:t>Concept</w:t>
        </w:r>
      </w:hyperlink>
      <w:r>
        <w:t xml:space="preserve"> </w:t>
      </w:r>
    </w:p>
    <w:p w14:paraId="13BD7748" w14:textId="77777777" w:rsidR="009811F0" w:rsidRDefault="009811F0" w:rsidP="009811F0">
      <w:pPr>
        <w:ind w:left="677" w:firstLine="360"/>
      </w:pPr>
      <w:r>
        <w:t>The represented concept</w:t>
      </w:r>
    </w:p>
    <w:p w14:paraId="6695BE53" w14:textId="77777777" w:rsidR="009811F0" w:rsidRDefault="009811F0" w:rsidP="009811F0">
      <w:pPr>
        <w:ind w:firstLine="720"/>
      </w:pPr>
      <w:r>
        <w:rPr>
          <w:noProof/>
        </w:rPr>
        <w:drawing>
          <wp:inline distT="0" distB="0" distL="0" distR="0" wp14:anchorId="071D28FD" wp14:editId="04BA19C7">
            <wp:extent cx="152400" cy="152400"/>
            <wp:effectExtent l="0" t="0" r="0" b="0"/>
            <wp:docPr id="98"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 : </w:t>
      </w:r>
      <w:hyperlink w:anchor="_1d7f13297e70f68af8189a69a2e52b05" w:history="1">
        <w:r>
          <w:rPr>
            <w:rStyle w:val="Hyperlink"/>
          </w:rPr>
          <w:t>Information</w:t>
        </w:r>
      </w:hyperlink>
      <w:r>
        <w:t xml:space="preserve"> </w:t>
      </w:r>
    </w:p>
    <w:p w14:paraId="19B366B3" w14:textId="77777777" w:rsidR="009811F0" w:rsidRDefault="009811F0" w:rsidP="009811F0">
      <w:pPr>
        <w:ind w:left="677" w:firstLine="360"/>
      </w:pPr>
      <w:r>
        <w:t>The information that represents the concept</w:t>
      </w:r>
    </w:p>
    <w:p w14:paraId="12778DC3" w14:textId="77777777" w:rsidR="009811F0" w:rsidRDefault="009811F0" w:rsidP="009811F0">
      <w:pPr>
        <w:pStyle w:val="Heading4"/>
      </w:pPr>
      <w:r>
        <w:t>Associations</w:t>
      </w:r>
    </w:p>
    <w:p w14:paraId="0F86362D" w14:textId="77777777" w:rsidR="009811F0" w:rsidRDefault="009811F0" w:rsidP="009811F0">
      <w:pPr>
        <w:ind w:left="605" w:hanging="245"/>
      </w:pPr>
      <w:r>
        <w:rPr>
          <w:noProof/>
        </w:rPr>
        <w:drawing>
          <wp:inline distT="0" distB="0" distL="0" distR="0" wp14:anchorId="727B8CAE" wp14:editId="08D0E18E">
            <wp:extent cx="152400" cy="152400"/>
            <wp:effectExtent l="0" t="0" r="0" b="0"/>
            <wp:docPr id="10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represents type:</w:t>
      </w:r>
      <w:hyperlink w:anchor="_dfe1514224ca21cedba7b2b29802db50" w:history="1">
        <w:r>
          <w:rPr>
            <w:rStyle w:val="Hyperlink"/>
          </w:rPr>
          <w:t>Type</w:t>
        </w:r>
      </w:hyperlink>
      <w:r>
        <w:t xml:space="preserve"> </w:t>
      </w:r>
    </w:p>
    <w:p w14:paraId="2AD92900" w14:textId="77777777" w:rsidR="009811F0" w:rsidRDefault="009811F0" w:rsidP="009811F0">
      <w:pPr>
        <w:ind w:left="720" w:firstLine="360"/>
      </w:pPr>
      <w:r>
        <w:t>More specific types that the information represents. For example, if an XML property represents an identifier, a more specific identifier type may be specified.</w:t>
      </w:r>
    </w:p>
    <w:p w14:paraId="6806B7DE" w14:textId="77777777" w:rsidR="009811F0" w:rsidRDefault="009811F0" w:rsidP="009811F0">
      <w:pPr>
        <w:pStyle w:val="Heading4"/>
      </w:pPr>
      <w:r>
        <w:t>Inherited Features</w:t>
      </w:r>
    </w:p>
    <w:p w14:paraId="64C8BBCD"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03D9A6DB" w14:textId="77777777" w:rsidR="009811F0" w:rsidRDefault="009811F0" w:rsidP="009811F0">
      <w:pPr>
        <w:ind w:firstLine="720"/>
      </w:pPr>
      <w:r>
        <w:t>‘condition’:</w:t>
      </w:r>
      <w:hyperlink w:anchor="_f9bba899ada544a47c36bb071e9024f5" w:history="1">
        <w:r>
          <w:rPr>
            <w:rStyle w:val="Hyperlink"/>
          </w:rPr>
          <w:t>Expression</w:t>
        </w:r>
      </w:hyperlink>
    </w:p>
    <w:p w14:paraId="4FE2CAF1"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4A905FE9" w14:textId="77777777" w:rsidR="009811F0" w:rsidRDefault="009811F0" w:rsidP="009811F0">
      <w:pPr>
        <w:ind w:firstLine="720"/>
      </w:pPr>
      <w:r>
        <w:t>‘applies to’:</w:t>
      </w:r>
      <w:hyperlink w:anchor="_66d62b068053cee3464e1e03e6035eed" w:history="1">
        <w:r>
          <w:rPr>
            <w:rStyle w:val="Hyperlink"/>
          </w:rPr>
          <w:t>Context</w:t>
        </w:r>
      </w:hyperlink>
    </w:p>
    <w:p w14:paraId="1FBC37C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2B38CE1" w14:textId="77777777" w:rsidR="009811F0" w:rsidRDefault="009811F0" w:rsidP="009811F0">
      <w:pPr>
        <w:ind w:firstLine="720"/>
      </w:pPr>
      <w:r>
        <w:t>‘represented by’:</w:t>
      </w:r>
      <w:hyperlink w:anchor="_1d7f13297e70f68af8189a69a2e52b05" w:history="1">
        <w:r>
          <w:rPr>
            <w:rStyle w:val="Hyperlink"/>
          </w:rPr>
          <w:t>Information</w:t>
        </w:r>
      </w:hyperlink>
    </w:p>
    <w:p w14:paraId="0D305C33" w14:textId="77777777" w:rsidR="009811F0" w:rsidRDefault="009811F0" w:rsidP="009811F0">
      <w:pPr>
        <w:ind w:firstLine="720"/>
      </w:pPr>
      <w:r>
        <w:t>‘identified by’:</w:t>
      </w:r>
      <w:hyperlink w:anchor="_18f8ef1b23e6cdf9278bd94f24f73c26" w:history="1">
        <w:r>
          <w:rPr>
            <w:rStyle w:val="Hyperlink"/>
          </w:rPr>
          <w:t>Identifier</w:t>
        </w:r>
      </w:hyperlink>
    </w:p>
    <w:p w14:paraId="134DB672" w14:textId="77777777" w:rsidR="009811F0" w:rsidRDefault="009811F0" w:rsidP="009811F0">
      <w:pPr>
        <w:ind w:firstLine="720"/>
      </w:pPr>
      <w:r>
        <w:t>‘prefered term’:</w:t>
      </w:r>
      <w:hyperlink w:anchor="_1945edd0888993a52c5dc6467a7b3ef8" w:history="1">
        <w:r>
          <w:rPr>
            <w:rStyle w:val="Hyperlink"/>
          </w:rPr>
          <w:t>Term</w:t>
        </w:r>
      </w:hyperlink>
    </w:p>
    <w:p w14:paraId="275CE37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18E5073" w14:textId="77777777" w:rsidR="009811F0" w:rsidRDefault="009811F0" w:rsidP="009811F0">
      <w:pPr>
        <w:ind w:firstLine="720"/>
      </w:pPr>
      <w:r>
        <w:t>‘created by’:</w:t>
      </w:r>
      <w:hyperlink w:anchor="_dd21593da1e0b28c0a75ed488ef07fd3" w:history="1">
        <w:r>
          <w:rPr>
            <w:rStyle w:val="Hyperlink"/>
          </w:rPr>
          <w:t>Transaction</w:t>
        </w:r>
      </w:hyperlink>
    </w:p>
    <w:p w14:paraId="3BB122EB" w14:textId="77777777" w:rsidR="009811F0" w:rsidRDefault="009811F0" w:rsidP="009811F0">
      <w:pPr>
        <w:ind w:firstLine="720"/>
      </w:pPr>
      <w:r>
        <w:t>‘invalidated by’:</w:t>
      </w:r>
      <w:hyperlink w:anchor="_dd21593da1e0b28c0a75ed488ef07fd3" w:history="1">
        <w:r>
          <w:rPr>
            <w:rStyle w:val="Hyperlink"/>
          </w:rPr>
          <w:t>Transaction</w:t>
        </w:r>
      </w:hyperlink>
    </w:p>
    <w:p w14:paraId="159574BB" w14:textId="77777777" w:rsidR="009811F0" w:rsidRDefault="009811F0" w:rsidP="009811F0">
      <w:pPr>
        <w:ind w:firstLine="720"/>
      </w:pPr>
      <w:r>
        <w:t>‘defined by’:</w:t>
      </w:r>
      <w:hyperlink w:anchor="_1a6d88e097d757268d09f68af82fbd34" w:history="1">
        <w:r>
          <w:rPr>
            <w:rStyle w:val="Hyperlink"/>
          </w:rPr>
          <w:t>Definition</w:t>
        </w:r>
      </w:hyperlink>
    </w:p>
    <w:p w14:paraId="21ABD7DE" w14:textId="77777777" w:rsidR="009811F0" w:rsidRDefault="009811F0" w:rsidP="009811F0">
      <w:pPr>
        <w:ind w:firstLine="720"/>
      </w:pPr>
      <w:r>
        <w:t>‘has type’:</w:t>
      </w:r>
      <w:hyperlink w:anchor="_dfe1514224ca21cedba7b2b29802db50" w:history="1">
        <w:r>
          <w:rPr>
            <w:rStyle w:val="Hyperlink"/>
          </w:rPr>
          <w:t>Type</w:t>
        </w:r>
      </w:hyperlink>
    </w:p>
    <w:p w14:paraId="58852063" w14:textId="77777777" w:rsidR="009811F0" w:rsidRDefault="009811F0" w:rsidP="009811F0">
      <w:pPr>
        <w:ind w:firstLine="720"/>
      </w:pPr>
      <w:r>
        <w:t>‘in context of’:</w:t>
      </w:r>
      <w:hyperlink w:anchor="_66d62b068053cee3464e1e03e6035eed" w:history="1">
        <w:r>
          <w:rPr>
            <w:rStyle w:val="Hyperlink"/>
          </w:rPr>
          <w:t>Context</w:t>
        </w:r>
      </w:hyperlink>
    </w:p>
    <w:p w14:paraId="06384D69" w14:textId="77777777" w:rsidR="009811F0" w:rsidRDefault="009811F0" w:rsidP="009811F0">
      <w:pPr>
        <w:ind w:firstLine="720"/>
      </w:pPr>
      <w:r>
        <w:t>‘defined in’:</w:t>
      </w:r>
      <w:hyperlink w:anchor="_693daf0a0de3f4b82a04aee474c3f151" w:history="1">
        <w:r>
          <w:rPr>
            <w:rStyle w:val="Hyperlink"/>
          </w:rPr>
          <w:t>Lexical Scope</w:t>
        </w:r>
      </w:hyperlink>
    </w:p>
    <w:p w14:paraId="38FE67A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2DB0F1E" w14:textId="77777777" w:rsidR="009811F0" w:rsidRDefault="009811F0" w:rsidP="009811F0">
      <w:pPr>
        <w:ind w:firstLine="720"/>
      </w:pPr>
      <w:r>
        <w:t>‘ElementID’:</w:t>
      </w:r>
      <w:hyperlink w:anchor="_f904ff1da5bfc3387d892b7e0fe9ecb1" w:history="1">
        <w:r>
          <w:rPr>
            <w:rStyle w:val="Hyperlink"/>
          </w:rPr>
          <w:t>URIIdentifier</w:t>
        </w:r>
      </w:hyperlink>
    </w:p>
    <w:p w14:paraId="78DFB422" w14:textId="77777777" w:rsidR="009811F0" w:rsidRDefault="009811F0" w:rsidP="009811F0"/>
    <w:p w14:paraId="390E6C12" w14:textId="77777777" w:rsidR="009811F0" w:rsidRDefault="009811F0" w:rsidP="009811F0">
      <w:pPr>
        <w:pStyle w:val="Heading3"/>
      </w:pPr>
      <w:bookmarkStart w:id="201" w:name="_117d0a8d3e43dafa4456e779fd354366"/>
      <w:bookmarkStart w:id="202" w:name="_Toc418510183"/>
      <w:r>
        <w:t>Class Representation Rule</w:t>
      </w:r>
      <w:bookmarkEnd w:id="201"/>
      <w:bookmarkEnd w:id="202"/>
    </w:p>
    <w:p w14:paraId="7954C1C8" w14:textId="77777777" w:rsidR="009811F0" w:rsidRDefault="009811F0" w:rsidP="009811F0">
      <w:r>
        <w:t>A representation rule enforces a pattern of representations between two forms, for example between a physical class and a conceptual class.</w:t>
      </w:r>
    </w:p>
    <w:p w14:paraId="439B0E4A" w14:textId="77777777" w:rsidR="009811F0" w:rsidRDefault="009811F0" w:rsidP="009811F0">
      <w:pPr>
        <w:pStyle w:val="Heading4"/>
      </w:pPr>
      <w:r>
        <w:t>Direct Supertypes</w:t>
      </w:r>
    </w:p>
    <w:p w14:paraId="2E8017CF" w14:textId="77777777" w:rsidR="009811F0" w:rsidRDefault="0098398E" w:rsidP="009811F0">
      <w:pPr>
        <w:ind w:left="360"/>
      </w:pPr>
      <w:hyperlink w:anchor="_3d425949001fb1cb0502a6157c8cf51e" w:history="1">
        <w:r w:rsidR="009811F0">
          <w:rPr>
            <w:rStyle w:val="Hyperlink"/>
          </w:rPr>
          <w:t>Conditional Rule</w:t>
        </w:r>
      </w:hyperlink>
      <w:r w:rsidR="009811F0">
        <w:t xml:space="preserve">, </w:t>
      </w:r>
      <w:hyperlink w:anchor="_8d9c945b6f864c34fdd7a91d4d62755f" w:history="1">
        <w:r w:rsidR="009811F0">
          <w:rPr>
            <w:rStyle w:val="Hyperlink"/>
          </w:rPr>
          <w:t>Template</w:t>
        </w:r>
      </w:hyperlink>
    </w:p>
    <w:p w14:paraId="031E1B66" w14:textId="77777777" w:rsidR="009811F0" w:rsidRDefault="009811F0" w:rsidP="009811F0">
      <w:pPr>
        <w:pStyle w:val="Code0"/>
      </w:pPr>
      <w:r w:rsidRPr="00043180">
        <w:rPr>
          <w:b/>
          <w:sz w:val="24"/>
          <w:szCs w:val="24"/>
        </w:rPr>
        <w:t>package</w:t>
      </w:r>
      <w:r>
        <w:t xml:space="preserve"> SIMF Meta Model::Representation</w:t>
      </w:r>
    </w:p>
    <w:p w14:paraId="350DB83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r>
        <w:t xml:space="preserve">, </w:t>
      </w:r>
      <w:r w:rsidRPr="007E3012">
        <w:rPr>
          <w:rStyle w:val="Hyperlink"/>
        </w:rPr>
        <w:t xml:space="preserve"> </w:t>
      </w:r>
      <w:hyperlink w:anchor="_8d9c945b6f864c34fdd7a91d4d62755f" w:history="1">
        <w:r>
          <w:rPr>
            <w:rStyle w:val="Hyperlink"/>
          </w:rPr>
          <w:t>Template</w:t>
        </w:r>
      </w:hyperlink>
    </w:p>
    <w:p w14:paraId="6A605372" w14:textId="77777777" w:rsidR="009811F0" w:rsidRDefault="009811F0" w:rsidP="009811F0">
      <w:pPr>
        <w:pStyle w:val="Code0"/>
      </w:pPr>
    </w:p>
    <w:p w14:paraId="0C6E21DF" w14:textId="77777777" w:rsidR="009811F0" w:rsidRDefault="009811F0" w:rsidP="009811F0">
      <w:pPr>
        <w:pStyle w:val="Heading4"/>
      </w:pPr>
      <w:r>
        <w:lastRenderedPageBreak/>
        <w:t>Inherited Features</w:t>
      </w:r>
    </w:p>
    <w:p w14:paraId="7816193D"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02D31FF7" w14:textId="77777777" w:rsidR="009811F0" w:rsidRDefault="009811F0" w:rsidP="009811F0">
      <w:pPr>
        <w:ind w:firstLine="720"/>
      </w:pPr>
      <w:r>
        <w:t>‘condition’:</w:t>
      </w:r>
      <w:hyperlink w:anchor="_f9bba899ada544a47c36bb071e9024f5" w:history="1">
        <w:r>
          <w:rPr>
            <w:rStyle w:val="Hyperlink"/>
          </w:rPr>
          <w:t>Expression</w:t>
        </w:r>
      </w:hyperlink>
    </w:p>
    <w:p w14:paraId="787E024C"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152B06F7" w14:textId="77777777" w:rsidR="009811F0" w:rsidRDefault="009811F0" w:rsidP="009811F0">
      <w:pPr>
        <w:ind w:firstLine="720"/>
      </w:pPr>
      <w:r>
        <w:t>‘applies to’:</w:t>
      </w:r>
      <w:hyperlink w:anchor="_66d62b068053cee3464e1e03e6035eed" w:history="1">
        <w:r>
          <w:rPr>
            <w:rStyle w:val="Hyperlink"/>
          </w:rPr>
          <w:t>Context</w:t>
        </w:r>
      </w:hyperlink>
    </w:p>
    <w:p w14:paraId="2EB6E4C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972B4B4" w14:textId="77777777" w:rsidR="009811F0" w:rsidRDefault="009811F0" w:rsidP="009811F0">
      <w:pPr>
        <w:ind w:firstLine="720"/>
      </w:pPr>
      <w:r>
        <w:t>‘represented by’:</w:t>
      </w:r>
      <w:hyperlink w:anchor="_1d7f13297e70f68af8189a69a2e52b05" w:history="1">
        <w:r>
          <w:rPr>
            <w:rStyle w:val="Hyperlink"/>
          </w:rPr>
          <w:t>Information</w:t>
        </w:r>
      </w:hyperlink>
    </w:p>
    <w:p w14:paraId="008B2926" w14:textId="77777777" w:rsidR="009811F0" w:rsidRDefault="009811F0" w:rsidP="009811F0">
      <w:pPr>
        <w:ind w:firstLine="720"/>
      </w:pPr>
      <w:r>
        <w:t>‘identified by’:</w:t>
      </w:r>
      <w:hyperlink w:anchor="_18f8ef1b23e6cdf9278bd94f24f73c26" w:history="1">
        <w:r>
          <w:rPr>
            <w:rStyle w:val="Hyperlink"/>
          </w:rPr>
          <w:t>Identifier</w:t>
        </w:r>
      </w:hyperlink>
    </w:p>
    <w:p w14:paraId="75B63C6A" w14:textId="77777777" w:rsidR="009811F0" w:rsidRDefault="009811F0" w:rsidP="009811F0">
      <w:pPr>
        <w:ind w:firstLine="720"/>
      </w:pPr>
      <w:r>
        <w:t>‘prefered term’:</w:t>
      </w:r>
      <w:hyperlink w:anchor="_1945edd0888993a52c5dc6467a7b3ef8" w:history="1">
        <w:r>
          <w:rPr>
            <w:rStyle w:val="Hyperlink"/>
          </w:rPr>
          <w:t>Term</w:t>
        </w:r>
      </w:hyperlink>
    </w:p>
    <w:p w14:paraId="6B38B5C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9A18D3E" w14:textId="77777777" w:rsidR="009811F0" w:rsidRDefault="009811F0" w:rsidP="009811F0">
      <w:pPr>
        <w:ind w:firstLine="720"/>
      </w:pPr>
      <w:r>
        <w:t>‘created by’:</w:t>
      </w:r>
      <w:hyperlink w:anchor="_dd21593da1e0b28c0a75ed488ef07fd3" w:history="1">
        <w:r>
          <w:rPr>
            <w:rStyle w:val="Hyperlink"/>
          </w:rPr>
          <w:t>Transaction</w:t>
        </w:r>
      </w:hyperlink>
    </w:p>
    <w:p w14:paraId="45B48586" w14:textId="77777777" w:rsidR="009811F0" w:rsidRDefault="009811F0" w:rsidP="009811F0">
      <w:pPr>
        <w:ind w:firstLine="720"/>
      </w:pPr>
      <w:r>
        <w:t>‘invalidated by’:</w:t>
      </w:r>
      <w:hyperlink w:anchor="_dd21593da1e0b28c0a75ed488ef07fd3" w:history="1">
        <w:r>
          <w:rPr>
            <w:rStyle w:val="Hyperlink"/>
          </w:rPr>
          <w:t>Transaction</w:t>
        </w:r>
      </w:hyperlink>
    </w:p>
    <w:p w14:paraId="39734537" w14:textId="77777777" w:rsidR="009811F0" w:rsidRDefault="009811F0" w:rsidP="009811F0">
      <w:pPr>
        <w:ind w:firstLine="720"/>
      </w:pPr>
      <w:r>
        <w:t>‘defined by’:</w:t>
      </w:r>
      <w:hyperlink w:anchor="_1a6d88e097d757268d09f68af82fbd34" w:history="1">
        <w:r>
          <w:rPr>
            <w:rStyle w:val="Hyperlink"/>
          </w:rPr>
          <w:t>Definition</w:t>
        </w:r>
      </w:hyperlink>
    </w:p>
    <w:p w14:paraId="1633192A" w14:textId="77777777" w:rsidR="009811F0" w:rsidRDefault="009811F0" w:rsidP="009811F0">
      <w:pPr>
        <w:ind w:firstLine="720"/>
      </w:pPr>
      <w:r>
        <w:t>‘has type’:</w:t>
      </w:r>
      <w:hyperlink w:anchor="_dfe1514224ca21cedba7b2b29802db50" w:history="1">
        <w:r>
          <w:rPr>
            <w:rStyle w:val="Hyperlink"/>
          </w:rPr>
          <w:t>Type</w:t>
        </w:r>
      </w:hyperlink>
    </w:p>
    <w:p w14:paraId="41590CFE" w14:textId="77777777" w:rsidR="009811F0" w:rsidRDefault="009811F0" w:rsidP="009811F0">
      <w:pPr>
        <w:ind w:firstLine="720"/>
      </w:pPr>
      <w:r>
        <w:t>‘in context of’:</w:t>
      </w:r>
      <w:hyperlink w:anchor="_66d62b068053cee3464e1e03e6035eed" w:history="1">
        <w:r>
          <w:rPr>
            <w:rStyle w:val="Hyperlink"/>
          </w:rPr>
          <w:t>Context</w:t>
        </w:r>
      </w:hyperlink>
    </w:p>
    <w:p w14:paraId="1054309C" w14:textId="77777777" w:rsidR="009811F0" w:rsidRDefault="009811F0" w:rsidP="009811F0">
      <w:pPr>
        <w:ind w:firstLine="720"/>
      </w:pPr>
      <w:r>
        <w:t>‘defined in’:</w:t>
      </w:r>
      <w:hyperlink w:anchor="_693daf0a0de3f4b82a04aee474c3f151" w:history="1">
        <w:r>
          <w:rPr>
            <w:rStyle w:val="Hyperlink"/>
          </w:rPr>
          <w:t>Lexical Scope</w:t>
        </w:r>
      </w:hyperlink>
    </w:p>
    <w:p w14:paraId="08D99D54"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F754C06" w14:textId="77777777" w:rsidR="009811F0" w:rsidRDefault="009811F0" w:rsidP="009811F0">
      <w:pPr>
        <w:ind w:firstLine="720"/>
      </w:pPr>
      <w:r>
        <w:t>‘ElementID’:</w:t>
      </w:r>
      <w:hyperlink w:anchor="_f904ff1da5bfc3387d892b7e0fe9ecb1" w:history="1">
        <w:r>
          <w:rPr>
            <w:rStyle w:val="Hyperlink"/>
          </w:rPr>
          <w:t>URIIdentifier</w:t>
        </w:r>
      </w:hyperlink>
    </w:p>
    <w:p w14:paraId="71F257F8"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7925C478" w14:textId="77777777" w:rsidR="009811F0" w:rsidRDefault="009811F0" w:rsidP="009811F0">
      <w:pPr>
        <w:ind w:firstLine="720"/>
      </w:pPr>
      <w:r>
        <w:t>‘initial situation’:</w:t>
      </w:r>
      <w:hyperlink w:anchor="_8d9c945b6f864c34fdd7a91d4d62755f" w:history="1">
        <w:r>
          <w:rPr>
            <w:rStyle w:val="Hyperlink"/>
          </w:rPr>
          <w:t>Template</w:t>
        </w:r>
      </w:hyperlink>
    </w:p>
    <w:p w14:paraId="38EF27B4" w14:textId="77777777" w:rsidR="009811F0" w:rsidRDefault="009811F0" w:rsidP="009811F0">
      <w:pPr>
        <w:ind w:firstLine="720"/>
      </w:pPr>
      <w:r>
        <w:t>‘involves’:</w:t>
      </w:r>
      <w:hyperlink w:anchor="_a8049a836c9b9b5d6df4b578a5836756" w:history="1">
        <w:r>
          <w:rPr>
            <w:rStyle w:val="Hyperlink"/>
          </w:rPr>
          <w:t>Role</w:t>
        </w:r>
      </w:hyperlink>
    </w:p>
    <w:p w14:paraId="49D304D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3F6CE3BA" w14:textId="77777777" w:rsidR="009811F0" w:rsidRDefault="009811F0" w:rsidP="009811F0">
      <w:pPr>
        <w:ind w:firstLine="720"/>
      </w:pPr>
      <w:r>
        <w:t>‘categorizes’:</w:t>
      </w:r>
      <w:hyperlink w:anchor="_a52cb0ff6e414b3170b58afe10b6afcb" w:history="1">
        <w:r>
          <w:rPr>
            <w:rStyle w:val="Hyperlink"/>
          </w:rPr>
          <w:t>Anything</w:t>
        </w:r>
      </w:hyperlink>
    </w:p>
    <w:p w14:paraId="4F691E93" w14:textId="77777777" w:rsidR="009811F0" w:rsidRDefault="009811F0" w:rsidP="009811F0">
      <w:pPr>
        <w:ind w:firstLine="720"/>
      </w:pPr>
      <w:r>
        <w:t>‘source for’:</w:t>
      </w:r>
      <w:hyperlink w:anchor="_fbe140d2e61a092c9ceffa2d5308ff5e" w:history="1">
        <w:r>
          <w:rPr>
            <w:rStyle w:val="Hyperlink"/>
          </w:rPr>
          <w:t>As-A Rule</w:t>
        </w:r>
      </w:hyperlink>
    </w:p>
    <w:p w14:paraId="0EC6DC99" w14:textId="77777777" w:rsidR="009811F0" w:rsidRDefault="009811F0" w:rsidP="009811F0">
      <w:pPr>
        <w:ind w:firstLine="720"/>
      </w:pPr>
      <w:r>
        <w:t>‘target for’:</w:t>
      </w:r>
      <w:hyperlink w:anchor="_fbe140d2e61a092c9ceffa2d5308ff5e" w:history="1">
        <w:r>
          <w:rPr>
            <w:rStyle w:val="Hyperlink"/>
          </w:rPr>
          <w:t>As-A Rule</w:t>
        </w:r>
      </w:hyperlink>
    </w:p>
    <w:p w14:paraId="7E09A255" w14:textId="77777777" w:rsidR="009811F0" w:rsidRDefault="009811F0" w:rsidP="009811F0">
      <w:pPr>
        <w:ind w:firstLine="720"/>
      </w:pPr>
      <w:r>
        <w:t>‘classifiers’:</w:t>
      </w:r>
      <w:hyperlink w:anchor="_3b2e69eb6121d1e3a1180bbe8ee64013" w:history="1">
        <w:r>
          <w:rPr>
            <w:rStyle w:val="Hyperlink"/>
          </w:rPr>
          <w:t>Classification</w:t>
        </w:r>
      </w:hyperlink>
    </w:p>
    <w:p w14:paraId="52A5A564" w14:textId="77777777" w:rsidR="009811F0" w:rsidRDefault="009811F0" w:rsidP="009811F0">
      <w:pPr>
        <w:ind w:firstLine="720"/>
      </w:pPr>
      <w:r>
        <w:t>‘has key’:</w:t>
      </w:r>
      <w:hyperlink w:anchor="_1b4bfdc2f6552991ff5cecb390e7e2af" w:history="1">
        <w:r>
          <w:rPr>
            <w:rStyle w:val="Hyperlink"/>
          </w:rPr>
          <w:t>Key</w:t>
        </w:r>
      </w:hyperlink>
    </w:p>
    <w:p w14:paraId="37C6D9C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29C6E38" w14:textId="77777777" w:rsidR="009811F0" w:rsidRDefault="009811F0" w:rsidP="009811F0">
      <w:pPr>
        <w:ind w:firstLine="720"/>
      </w:pPr>
      <w:r>
        <w:t>‘defines’:</w:t>
      </w:r>
      <w:hyperlink w:anchor="_a52cb0ff6e414b3170b58afe10b6afcb" w:history="1">
        <w:r>
          <w:rPr>
            <w:rStyle w:val="Hyperlink"/>
          </w:rPr>
          <w:t>Anything</w:t>
        </w:r>
      </w:hyperlink>
    </w:p>
    <w:p w14:paraId="263D4186" w14:textId="77777777" w:rsidR="009811F0" w:rsidRDefault="009811F0" w:rsidP="009811F0">
      <w:pPr>
        <w:ind w:firstLine="720"/>
      </w:pPr>
      <w:r>
        <w:t>‘changed in’:</w:t>
      </w:r>
      <w:hyperlink w:anchor="_dd21593da1e0b28c0a75ed488ef07fd3" w:history="1">
        <w:r>
          <w:rPr>
            <w:rStyle w:val="Hyperlink"/>
          </w:rPr>
          <w:t>Transaction</w:t>
        </w:r>
      </w:hyperlink>
    </w:p>
    <w:p w14:paraId="170769B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26FD951" w14:textId="77777777" w:rsidR="009811F0" w:rsidRDefault="009811F0" w:rsidP="009811F0">
      <w:pPr>
        <w:ind w:firstLine="720"/>
      </w:pPr>
      <w:r>
        <w:t>‘references’:</w:t>
      </w:r>
      <w:hyperlink w:anchor="_0315319befc74caa0a2a7d36cff333c0" w:history="1">
        <w:r>
          <w:rPr>
            <w:rStyle w:val="Hyperlink"/>
          </w:rPr>
          <w:t>Lexical Reference</w:t>
        </w:r>
      </w:hyperlink>
    </w:p>
    <w:p w14:paraId="67F0BC9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98091C1" w14:textId="77777777" w:rsidR="009811F0" w:rsidRDefault="009811F0" w:rsidP="009811F0">
      <w:pPr>
        <w:ind w:firstLine="720"/>
      </w:pPr>
      <w:r>
        <w:t>‘contextualizes’:</w:t>
      </w:r>
      <w:hyperlink w:anchor="_a52cb0ff6e414b3170b58afe10b6afcb" w:history="1">
        <w:r>
          <w:rPr>
            <w:rStyle w:val="Hyperlink"/>
          </w:rPr>
          <w:t>Anything</w:t>
        </w:r>
      </w:hyperlink>
    </w:p>
    <w:p w14:paraId="74644DDC" w14:textId="77777777" w:rsidR="009811F0" w:rsidRDefault="009811F0" w:rsidP="009811F0">
      <w:pPr>
        <w:ind w:firstLine="720"/>
      </w:pPr>
      <w:r>
        <w:t>‘has rule’:</w:t>
      </w:r>
      <w:hyperlink w:anchor="_82919e40af9ad2e13647e9d37bbf0956" w:history="1">
        <w:r>
          <w:rPr>
            <w:rStyle w:val="Hyperlink"/>
          </w:rPr>
          <w:t>Rule</w:t>
        </w:r>
      </w:hyperlink>
    </w:p>
    <w:p w14:paraId="470BEC54" w14:textId="77777777" w:rsidR="009811F0" w:rsidRDefault="009811F0" w:rsidP="009811F0">
      <w:pPr>
        <w:ind w:firstLine="720"/>
      </w:pPr>
      <w:r>
        <w:t>‘generalizes’:</w:t>
      </w:r>
      <w:hyperlink w:anchor="_66d62b068053cee3464e1e03e6035eed" w:history="1">
        <w:r>
          <w:rPr>
            <w:rStyle w:val="Hyperlink"/>
          </w:rPr>
          <w:t>Context</w:t>
        </w:r>
      </w:hyperlink>
    </w:p>
    <w:p w14:paraId="2F7632A6" w14:textId="77777777" w:rsidR="009811F0" w:rsidRDefault="009811F0" w:rsidP="009811F0">
      <w:pPr>
        <w:ind w:firstLine="720"/>
      </w:pPr>
      <w:r>
        <w:t>‘specializes’:</w:t>
      </w:r>
      <w:hyperlink w:anchor="_66d62b068053cee3464e1e03e6035eed" w:history="1">
        <w:r>
          <w:rPr>
            <w:rStyle w:val="Hyperlink"/>
          </w:rPr>
          <w:t>Context</w:t>
        </w:r>
      </w:hyperlink>
    </w:p>
    <w:p w14:paraId="6481E5DD" w14:textId="77777777" w:rsidR="009811F0" w:rsidRDefault="009811F0" w:rsidP="009811F0">
      <w:pPr>
        <w:ind w:firstLine="720"/>
      </w:pPr>
      <w:r>
        <w:t>‘asserts’:</w:t>
      </w:r>
      <w:hyperlink w:anchor="_8c517cf1950741c0f89edebf828214cc" w:history="1">
        <w:r>
          <w:rPr>
            <w:rStyle w:val="Hyperlink"/>
          </w:rPr>
          <w:t>Situation</w:t>
        </w:r>
      </w:hyperlink>
    </w:p>
    <w:p w14:paraId="665C4E23"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7E2E8268" w14:textId="77777777" w:rsidR="009811F0" w:rsidRDefault="009811F0" w:rsidP="009811F0">
      <w:pPr>
        <w:ind w:firstLine="720"/>
      </w:pPr>
      <w:r>
        <w:t>‘binds’:</w:t>
      </w:r>
      <w:hyperlink w:anchor="_4050167f9abcfb2187d46a6d3c360798" w:history="1">
        <w:r>
          <w:rPr>
            <w:rStyle w:val="Hyperlink"/>
          </w:rPr>
          <w:t>Binding</w:t>
        </w:r>
      </w:hyperlink>
    </w:p>
    <w:p w14:paraId="594DCCFC" w14:textId="77777777" w:rsidR="009811F0" w:rsidRDefault="009811F0" w:rsidP="009811F0">
      <w:pPr>
        <w:ind w:firstLine="720"/>
      </w:pPr>
      <w:r>
        <w:t>‘asserted in’:</w:t>
      </w:r>
      <w:hyperlink w:anchor="_66d62b068053cee3464e1e03e6035eed" w:history="1">
        <w:r>
          <w:rPr>
            <w:rStyle w:val="Hyperlink"/>
          </w:rPr>
          <w:t>Context</w:t>
        </w:r>
      </w:hyperlink>
    </w:p>
    <w:p w14:paraId="18BDCD78" w14:textId="77777777" w:rsidR="009811F0" w:rsidRDefault="009811F0" w:rsidP="009811F0"/>
    <w:p w14:paraId="448039FA" w14:textId="77777777" w:rsidR="009811F0" w:rsidRDefault="009811F0" w:rsidP="009811F0">
      <w:pPr>
        <w:pStyle w:val="Heading2"/>
      </w:pPr>
      <w:bookmarkStart w:id="203" w:name="_Toc418510184"/>
      <w:r>
        <w:t>SIMF Meta Model::Rules</w:t>
      </w:r>
      <w:bookmarkEnd w:id="203"/>
    </w:p>
    <w:p w14:paraId="063D0D4E" w14:textId="77777777" w:rsidR="009811F0" w:rsidRDefault="009811F0" w:rsidP="009811F0">
      <w:r>
        <w:t>Rule define constraints or behaviors that must be applied in specified context.</w:t>
      </w:r>
    </w:p>
    <w:p w14:paraId="6F3428DF" w14:textId="77777777" w:rsidR="009811F0" w:rsidRDefault="009811F0" w:rsidP="009811F0">
      <w:pPr>
        <w:pStyle w:val="Heading3"/>
      </w:pPr>
      <w:bookmarkStart w:id="204" w:name="_Toc418510185"/>
      <w:r>
        <w:lastRenderedPageBreak/>
        <w:t>Diagram: Rules</w:t>
      </w:r>
      <w:bookmarkEnd w:id="204"/>
    </w:p>
    <w:p w14:paraId="3F10F46A" w14:textId="77777777" w:rsidR="009811F0" w:rsidRDefault="009811F0" w:rsidP="009811F0">
      <w:pPr>
        <w:jc w:val="center"/>
        <w:rPr>
          <w:rFonts w:cs="Arial"/>
        </w:rPr>
      </w:pPr>
      <w:r>
        <w:rPr>
          <w:noProof/>
        </w:rPr>
        <w:drawing>
          <wp:inline distT="0" distB="0" distL="0" distR="0" wp14:anchorId="5069BF41" wp14:editId="03DB0313">
            <wp:extent cx="5732145" cy="3631591"/>
            <wp:effectExtent l="0" t="0" r="0" b="0"/>
            <wp:docPr id="102" name="Picture 1195746072.jpg" descr="1195746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195746072.jpg"/>
                    <pic:cNvPicPr/>
                  </pic:nvPicPr>
                  <pic:blipFill>
                    <a:blip r:embed="rId29" cstate="print"/>
                    <a:stretch>
                      <a:fillRect/>
                    </a:stretch>
                  </pic:blipFill>
                  <pic:spPr>
                    <a:xfrm>
                      <a:off x="0" y="0"/>
                      <a:ext cx="5732145" cy="3631591"/>
                    </a:xfrm>
                    <a:prstGeom prst="rect">
                      <a:avLst/>
                    </a:prstGeom>
                  </pic:spPr>
                </pic:pic>
              </a:graphicData>
            </a:graphic>
          </wp:inline>
        </w:drawing>
      </w:r>
    </w:p>
    <w:p w14:paraId="087D54A9"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Rules</w:t>
      </w:r>
    </w:p>
    <w:p w14:paraId="4B259C2E" w14:textId="77777777" w:rsidR="009811F0" w:rsidRDefault="009811F0" w:rsidP="009811F0"/>
    <w:p w14:paraId="7CE560CE" w14:textId="77777777" w:rsidR="009811F0" w:rsidRDefault="009811F0" w:rsidP="009811F0">
      <w:pPr>
        <w:pStyle w:val="Heading3"/>
      </w:pPr>
      <w:bookmarkStart w:id="205" w:name="_fbe140d2e61a092c9ceffa2d5308ff5e"/>
      <w:bookmarkStart w:id="206" w:name="_Toc418510186"/>
      <w:r>
        <w:t>Class As-A Rule</w:t>
      </w:r>
      <w:bookmarkEnd w:id="205"/>
      <w:bookmarkEnd w:id="206"/>
    </w:p>
    <w:p w14:paraId="06BFC5B6" w14:textId="77777777" w:rsidR="009811F0" w:rsidRDefault="009811F0" w:rsidP="009811F0">
      <w:r>
        <w:t xml:space="preserve">Rule for lifting one type to another if the condition is true. </w:t>
      </w:r>
      <w:r>
        <w:br/>
      </w:r>
      <w:r>
        <w:br/>
        <w:t>When "implicit" is false: The individual so lifted is only lifted within the context the rule applies to, normally an as-a binding.</w:t>
      </w:r>
      <w:r>
        <w:br/>
      </w:r>
      <w:r>
        <w:br/>
        <w:t>When implicit is true: The individual so lifted globally.</w:t>
      </w:r>
    </w:p>
    <w:p w14:paraId="061088CC" w14:textId="77777777" w:rsidR="009811F0" w:rsidRDefault="009811F0" w:rsidP="009811F0">
      <w:pPr>
        <w:pStyle w:val="Heading4"/>
      </w:pPr>
      <w:r>
        <w:t>Direct Supertypes</w:t>
      </w:r>
    </w:p>
    <w:p w14:paraId="435CBDFF" w14:textId="77777777" w:rsidR="009811F0" w:rsidRDefault="0098398E" w:rsidP="009811F0">
      <w:pPr>
        <w:ind w:left="360"/>
      </w:pPr>
      <w:hyperlink w:anchor="_017937deb28a2a90e53b831d96e041ba" w:history="1">
        <w:r w:rsidR="009811F0">
          <w:rPr>
            <w:rStyle w:val="Hyperlink"/>
          </w:rPr>
          <w:t>Production Rule</w:t>
        </w:r>
      </w:hyperlink>
    </w:p>
    <w:p w14:paraId="57F1A8D7" w14:textId="77777777" w:rsidR="009811F0" w:rsidRDefault="009811F0" w:rsidP="009811F0">
      <w:pPr>
        <w:pStyle w:val="Code0"/>
      </w:pPr>
      <w:r w:rsidRPr="00043180">
        <w:rPr>
          <w:b/>
          <w:sz w:val="24"/>
          <w:szCs w:val="24"/>
        </w:rPr>
        <w:t>package</w:t>
      </w:r>
      <w:r>
        <w:t xml:space="preserve"> SIMF Meta Model::Rules</w:t>
      </w:r>
    </w:p>
    <w:p w14:paraId="6CE72BB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017937deb28a2a90e53b831d96e041ba" w:history="1">
        <w:r>
          <w:rPr>
            <w:rStyle w:val="Hyperlink"/>
          </w:rPr>
          <w:t>Production Rule</w:t>
        </w:r>
      </w:hyperlink>
    </w:p>
    <w:p w14:paraId="7B846BEF" w14:textId="77777777" w:rsidR="009811F0" w:rsidRDefault="009811F0" w:rsidP="009811F0">
      <w:pPr>
        <w:pStyle w:val="Code0"/>
      </w:pPr>
    </w:p>
    <w:p w14:paraId="222D9E0C" w14:textId="77777777" w:rsidR="009811F0" w:rsidRDefault="009811F0" w:rsidP="009811F0">
      <w:pPr>
        <w:pStyle w:val="Heading4"/>
      </w:pPr>
      <w:r>
        <w:t>Associations</w:t>
      </w:r>
    </w:p>
    <w:p w14:paraId="4B14ED54" w14:textId="77777777" w:rsidR="009811F0" w:rsidRDefault="009811F0" w:rsidP="009811F0">
      <w:pPr>
        <w:ind w:left="605" w:hanging="245"/>
      </w:pPr>
      <w:r>
        <w:rPr>
          <w:noProof/>
        </w:rPr>
        <w:drawing>
          <wp:inline distT="0" distB="0" distL="0" distR="0" wp14:anchorId="041196F2" wp14:editId="31D86761">
            <wp:extent cx="152400" cy="152400"/>
            <wp:effectExtent l="0" t="0" r="0" b="0"/>
            <wp:docPr id="1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type:</w:t>
      </w:r>
      <w:hyperlink w:anchor="_dfe1514224ca21cedba7b2b29802db50" w:history="1">
        <w:r>
          <w:rPr>
            <w:rStyle w:val="Hyperlink"/>
          </w:rPr>
          <w:t>Type</w:t>
        </w:r>
      </w:hyperlink>
      <w:r>
        <w:t xml:space="preserve"> [1] </w:t>
      </w:r>
    </w:p>
    <w:p w14:paraId="7CE1877A" w14:textId="77777777" w:rsidR="009811F0" w:rsidRDefault="009811F0" w:rsidP="009811F0">
      <w:pPr>
        <w:ind w:left="605" w:hanging="245"/>
      </w:pPr>
      <w:r>
        <w:rPr>
          <w:noProof/>
        </w:rPr>
        <w:drawing>
          <wp:inline distT="0" distB="0" distL="0" distR="0" wp14:anchorId="5602C72F" wp14:editId="43A032D6">
            <wp:extent cx="152400" cy="152400"/>
            <wp:effectExtent l="0" t="0" r="0" b="0"/>
            <wp:docPr id="10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type:</w:t>
      </w:r>
      <w:hyperlink w:anchor="_dfe1514224ca21cedba7b2b29802db50" w:history="1">
        <w:r>
          <w:rPr>
            <w:rStyle w:val="Hyperlink"/>
          </w:rPr>
          <w:t>Type</w:t>
        </w:r>
      </w:hyperlink>
      <w:r>
        <w:t xml:space="preserve"> [1] </w:t>
      </w:r>
    </w:p>
    <w:p w14:paraId="73175CF6" w14:textId="77777777" w:rsidR="009811F0" w:rsidRDefault="009811F0" w:rsidP="009811F0">
      <w:pPr>
        <w:pStyle w:val="Heading4"/>
      </w:pPr>
      <w:r>
        <w:t>Inherited Features</w:t>
      </w:r>
    </w:p>
    <w:p w14:paraId="62563D21" w14:textId="77777777" w:rsidR="009811F0" w:rsidRDefault="009811F0" w:rsidP="009811F0">
      <w:r w:rsidRPr="000365A1">
        <w:rPr>
          <w:b/>
          <w:i/>
        </w:rPr>
        <w:t>From</w:t>
      </w:r>
      <w:r>
        <w:t xml:space="preserve"> </w:t>
      </w:r>
      <w:hyperlink w:anchor="_017937deb28a2a90e53b831d96e041ba" w:history="1">
        <w:r>
          <w:rPr>
            <w:rStyle w:val="Hyperlink"/>
          </w:rPr>
          <w:t>Production Rule</w:t>
        </w:r>
      </w:hyperlink>
      <w:r>
        <w:t xml:space="preserve">: </w:t>
      </w:r>
    </w:p>
    <w:p w14:paraId="21740D42" w14:textId="77777777" w:rsidR="009811F0" w:rsidRDefault="009811F0" w:rsidP="009811F0">
      <w:pPr>
        <w:ind w:firstLine="720"/>
      </w:pPr>
      <w:r>
        <w:t>‘implicit’:</w:t>
      </w:r>
      <w:hyperlink w:anchor="_6119a00b0834641b9fe3f5ae9f58237f" w:history="1">
        <w:r>
          <w:rPr>
            <w:rStyle w:val="Hyperlink"/>
          </w:rPr>
          <w:t>Boolean</w:t>
        </w:r>
      </w:hyperlink>
    </w:p>
    <w:p w14:paraId="7C2D5086" w14:textId="77777777" w:rsidR="009811F0" w:rsidRDefault="009811F0" w:rsidP="009811F0">
      <w:pPr>
        <w:ind w:firstLine="720"/>
      </w:pPr>
      <w:r>
        <w:t>‘priority’:</w:t>
      </w:r>
      <w:hyperlink w:anchor="_aef4bcae5ebc35dd9653214547b3e3cc" w:history="1">
        <w:r>
          <w:rPr>
            <w:rStyle w:val="Hyperlink"/>
          </w:rPr>
          <w:t>Real</w:t>
        </w:r>
      </w:hyperlink>
    </w:p>
    <w:p w14:paraId="717723AE" w14:textId="77777777"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14:paraId="02A0C5EC" w14:textId="77777777" w:rsidR="009811F0" w:rsidRDefault="009811F0" w:rsidP="009811F0">
      <w:pPr>
        <w:ind w:firstLine="720"/>
      </w:pPr>
      <w:r>
        <w:t>‘implies’:</w:t>
      </w:r>
      <w:hyperlink w:anchor="_8d9c945b6f864c34fdd7a91d4d62755f" w:history="1">
        <w:r>
          <w:rPr>
            <w:rStyle w:val="Hyperlink"/>
          </w:rPr>
          <w:t>Template</w:t>
        </w:r>
      </w:hyperlink>
    </w:p>
    <w:p w14:paraId="6CD59E03"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5A1BCA88" w14:textId="77777777" w:rsidR="009811F0" w:rsidRDefault="009811F0" w:rsidP="009811F0">
      <w:pPr>
        <w:ind w:firstLine="720"/>
      </w:pPr>
      <w:r>
        <w:lastRenderedPageBreak/>
        <w:t>‘condition’:</w:t>
      </w:r>
      <w:hyperlink w:anchor="_f9bba899ada544a47c36bb071e9024f5" w:history="1">
        <w:r>
          <w:rPr>
            <w:rStyle w:val="Hyperlink"/>
          </w:rPr>
          <w:t>Expression</w:t>
        </w:r>
      </w:hyperlink>
    </w:p>
    <w:p w14:paraId="7735B478"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62596377" w14:textId="77777777" w:rsidR="009811F0" w:rsidRDefault="009811F0" w:rsidP="009811F0">
      <w:pPr>
        <w:ind w:firstLine="720"/>
      </w:pPr>
      <w:r>
        <w:t>‘applies to’:</w:t>
      </w:r>
      <w:hyperlink w:anchor="_66d62b068053cee3464e1e03e6035eed" w:history="1">
        <w:r>
          <w:rPr>
            <w:rStyle w:val="Hyperlink"/>
          </w:rPr>
          <w:t>Context</w:t>
        </w:r>
      </w:hyperlink>
    </w:p>
    <w:p w14:paraId="1A49C072"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A68A4B1" w14:textId="77777777" w:rsidR="009811F0" w:rsidRDefault="009811F0" w:rsidP="009811F0">
      <w:pPr>
        <w:ind w:firstLine="720"/>
      </w:pPr>
      <w:r>
        <w:t>‘represented by’:</w:t>
      </w:r>
      <w:hyperlink w:anchor="_1d7f13297e70f68af8189a69a2e52b05" w:history="1">
        <w:r>
          <w:rPr>
            <w:rStyle w:val="Hyperlink"/>
          </w:rPr>
          <w:t>Information</w:t>
        </w:r>
      </w:hyperlink>
    </w:p>
    <w:p w14:paraId="3B82D485" w14:textId="77777777" w:rsidR="009811F0" w:rsidRDefault="009811F0" w:rsidP="009811F0">
      <w:pPr>
        <w:ind w:firstLine="720"/>
      </w:pPr>
      <w:r>
        <w:t>‘identified by’:</w:t>
      </w:r>
      <w:hyperlink w:anchor="_18f8ef1b23e6cdf9278bd94f24f73c26" w:history="1">
        <w:r>
          <w:rPr>
            <w:rStyle w:val="Hyperlink"/>
          </w:rPr>
          <w:t>Identifier</w:t>
        </w:r>
      </w:hyperlink>
    </w:p>
    <w:p w14:paraId="251FD154" w14:textId="77777777" w:rsidR="009811F0" w:rsidRDefault="009811F0" w:rsidP="009811F0">
      <w:pPr>
        <w:ind w:firstLine="720"/>
      </w:pPr>
      <w:r>
        <w:t>‘prefered term’:</w:t>
      </w:r>
      <w:hyperlink w:anchor="_1945edd0888993a52c5dc6467a7b3ef8" w:history="1">
        <w:r>
          <w:rPr>
            <w:rStyle w:val="Hyperlink"/>
          </w:rPr>
          <w:t>Term</w:t>
        </w:r>
      </w:hyperlink>
    </w:p>
    <w:p w14:paraId="50AE434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857EABC" w14:textId="77777777" w:rsidR="009811F0" w:rsidRDefault="009811F0" w:rsidP="009811F0">
      <w:pPr>
        <w:ind w:firstLine="720"/>
      </w:pPr>
      <w:r>
        <w:t>‘created by’:</w:t>
      </w:r>
      <w:hyperlink w:anchor="_dd21593da1e0b28c0a75ed488ef07fd3" w:history="1">
        <w:r>
          <w:rPr>
            <w:rStyle w:val="Hyperlink"/>
          </w:rPr>
          <w:t>Transaction</w:t>
        </w:r>
      </w:hyperlink>
    </w:p>
    <w:p w14:paraId="6FD5165F" w14:textId="77777777" w:rsidR="009811F0" w:rsidRDefault="009811F0" w:rsidP="009811F0">
      <w:pPr>
        <w:ind w:firstLine="720"/>
      </w:pPr>
      <w:r>
        <w:t>‘invalidated by’:</w:t>
      </w:r>
      <w:hyperlink w:anchor="_dd21593da1e0b28c0a75ed488ef07fd3" w:history="1">
        <w:r>
          <w:rPr>
            <w:rStyle w:val="Hyperlink"/>
          </w:rPr>
          <w:t>Transaction</w:t>
        </w:r>
      </w:hyperlink>
    </w:p>
    <w:p w14:paraId="5CC81FD0" w14:textId="77777777" w:rsidR="009811F0" w:rsidRDefault="009811F0" w:rsidP="009811F0">
      <w:pPr>
        <w:ind w:firstLine="720"/>
      </w:pPr>
      <w:r>
        <w:t>‘defined by’:</w:t>
      </w:r>
      <w:hyperlink w:anchor="_1a6d88e097d757268d09f68af82fbd34" w:history="1">
        <w:r>
          <w:rPr>
            <w:rStyle w:val="Hyperlink"/>
          </w:rPr>
          <w:t>Definition</w:t>
        </w:r>
      </w:hyperlink>
    </w:p>
    <w:p w14:paraId="04795E96" w14:textId="77777777" w:rsidR="009811F0" w:rsidRDefault="009811F0" w:rsidP="009811F0">
      <w:pPr>
        <w:ind w:firstLine="720"/>
      </w:pPr>
      <w:r>
        <w:t>‘has type’:</w:t>
      </w:r>
      <w:hyperlink w:anchor="_dfe1514224ca21cedba7b2b29802db50" w:history="1">
        <w:r>
          <w:rPr>
            <w:rStyle w:val="Hyperlink"/>
          </w:rPr>
          <w:t>Type</w:t>
        </w:r>
      </w:hyperlink>
    </w:p>
    <w:p w14:paraId="3F2E42CF" w14:textId="77777777" w:rsidR="009811F0" w:rsidRDefault="009811F0" w:rsidP="009811F0">
      <w:pPr>
        <w:ind w:firstLine="720"/>
      </w:pPr>
      <w:r>
        <w:t>‘in context of’:</w:t>
      </w:r>
      <w:hyperlink w:anchor="_66d62b068053cee3464e1e03e6035eed" w:history="1">
        <w:r>
          <w:rPr>
            <w:rStyle w:val="Hyperlink"/>
          </w:rPr>
          <w:t>Context</w:t>
        </w:r>
      </w:hyperlink>
    </w:p>
    <w:p w14:paraId="6CC5E061" w14:textId="77777777" w:rsidR="009811F0" w:rsidRDefault="009811F0" w:rsidP="009811F0">
      <w:pPr>
        <w:ind w:firstLine="720"/>
      </w:pPr>
      <w:r>
        <w:t>‘defined in’:</w:t>
      </w:r>
      <w:hyperlink w:anchor="_693daf0a0de3f4b82a04aee474c3f151" w:history="1">
        <w:r>
          <w:rPr>
            <w:rStyle w:val="Hyperlink"/>
          </w:rPr>
          <w:t>Lexical Scope</w:t>
        </w:r>
      </w:hyperlink>
    </w:p>
    <w:p w14:paraId="7E3DD9A1"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5D2E103" w14:textId="77777777" w:rsidR="009811F0" w:rsidRDefault="009811F0" w:rsidP="009811F0">
      <w:pPr>
        <w:ind w:firstLine="720"/>
      </w:pPr>
      <w:r>
        <w:t>‘ElementID’:</w:t>
      </w:r>
      <w:hyperlink w:anchor="_f904ff1da5bfc3387d892b7e0fe9ecb1" w:history="1">
        <w:r>
          <w:rPr>
            <w:rStyle w:val="Hyperlink"/>
          </w:rPr>
          <w:t>URIIdentifier</w:t>
        </w:r>
      </w:hyperlink>
    </w:p>
    <w:p w14:paraId="260EFCBE" w14:textId="77777777" w:rsidR="009811F0" w:rsidRDefault="009811F0" w:rsidP="009811F0"/>
    <w:p w14:paraId="2802D7E5" w14:textId="77777777" w:rsidR="009811F0" w:rsidRDefault="009811F0" w:rsidP="009811F0">
      <w:pPr>
        <w:pStyle w:val="Heading3"/>
      </w:pPr>
      <w:bookmarkStart w:id="207" w:name="_3d425949001fb1cb0502a6157c8cf51e"/>
      <w:bookmarkStart w:id="208" w:name="_Toc418510187"/>
      <w:r>
        <w:t>Class Conditional Rule</w:t>
      </w:r>
      <w:bookmarkEnd w:id="207"/>
      <w:bookmarkEnd w:id="208"/>
    </w:p>
    <w:p w14:paraId="102141FD" w14:textId="77777777" w:rsidR="009811F0" w:rsidRDefault="009811F0" w:rsidP="009811F0">
      <w:r>
        <w:t>A rule with a general expression as a condition</w:t>
      </w:r>
    </w:p>
    <w:p w14:paraId="66ED398F" w14:textId="77777777" w:rsidR="009811F0" w:rsidRDefault="009811F0" w:rsidP="009811F0">
      <w:pPr>
        <w:pStyle w:val="Heading4"/>
      </w:pPr>
      <w:r>
        <w:t>Direct Supertypes</w:t>
      </w:r>
    </w:p>
    <w:p w14:paraId="35C61B0F" w14:textId="77777777" w:rsidR="009811F0" w:rsidRDefault="0098398E" w:rsidP="009811F0">
      <w:pPr>
        <w:ind w:left="360"/>
      </w:pPr>
      <w:hyperlink w:anchor="_82919e40af9ad2e13647e9d37bbf0956" w:history="1">
        <w:r w:rsidR="009811F0">
          <w:rPr>
            <w:rStyle w:val="Hyperlink"/>
          </w:rPr>
          <w:t>Rule</w:t>
        </w:r>
      </w:hyperlink>
    </w:p>
    <w:p w14:paraId="0C08EECF" w14:textId="77777777" w:rsidR="009811F0" w:rsidRDefault="009811F0" w:rsidP="009811F0">
      <w:pPr>
        <w:pStyle w:val="Code0"/>
      </w:pPr>
      <w:r w:rsidRPr="00043180">
        <w:rPr>
          <w:b/>
          <w:sz w:val="24"/>
          <w:szCs w:val="24"/>
        </w:rPr>
        <w:t>package</w:t>
      </w:r>
      <w:r>
        <w:t xml:space="preserve"> SIMF Meta Model::Rules</w:t>
      </w:r>
    </w:p>
    <w:p w14:paraId="4DBE454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2919e40af9ad2e13647e9d37bbf0956" w:history="1">
        <w:r>
          <w:rPr>
            <w:rStyle w:val="Hyperlink"/>
          </w:rPr>
          <w:t>Rule</w:t>
        </w:r>
      </w:hyperlink>
    </w:p>
    <w:p w14:paraId="17758D77" w14:textId="77777777" w:rsidR="009811F0" w:rsidRDefault="009811F0" w:rsidP="009811F0">
      <w:pPr>
        <w:pStyle w:val="Code0"/>
      </w:pPr>
    </w:p>
    <w:p w14:paraId="13C0D6B0" w14:textId="77777777" w:rsidR="009811F0" w:rsidRDefault="009811F0" w:rsidP="009811F0">
      <w:pPr>
        <w:pStyle w:val="Heading4"/>
      </w:pPr>
      <w:r>
        <w:t>Associations</w:t>
      </w:r>
    </w:p>
    <w:p w14:paraId="67F8EA36" w14:textId="77777777" w:rsidR="009811F0" w:rsidRDefault="009811F0" w:rsidP="009811F0">
      <w:pPr>
        <w:ind w:left="605" w:hanging="245"/>
      </w:pPr>
      <w:r>
        <w:rPr>
          <w:noProof/>
        </w:rPr>
        <w:drawing>
          <wp:inline distT="0" distB="0" distL="0" distR="0" wp14:anchorId="73CB10A2" wp14:editId="504A0F56">
            <wp:extent cx="152400" cy="152400"/>
            <wp:effectExtent l="0" t="0" r="0" b="0"/>
            <wp:docPr id="10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condition:</w:t>
      </w:r>
      <w:hyperlink w:anchor="_f9bba899ada544a47c36bb071e9024f5" w:history="1">
        <w:r>
          <w:rPr>
            <w:rStyle w:val="Hyperlink"/>
          </w:rPr>
          <w:t>Expression</w:t>
        </w:r>
      </w:hyperlink>
      <w:r>
        <w:t xml:space="preserve"> [0..1] </w:t>
      </w:r>
    </w:p>
    <w:p w14:paraId="533E165F" w14:textId="77777777" w:rsidR="009811F0" w:rsidRDefault="009811F0" w:rsidP="009811F0">
      <w:pPr>
        <w:ind w:left="720" w:firstLine="360"/>
      </w:pPr>
      <w:r>
        <w:t>Condition that must be TRUE for the rule to "fire".</w:t>
      </w:r>
    </w:p>
    <w:p w14:paraId="0FED24EA" w14:textId="77777777" w:rsidR="009811F0" w:rsidRDefault="009811F0" w:rsidP="009811F0">
      <w:pPr>
        <w:pStyle w:val="Heading4"/>
      </w:pPr>
      <w:r>
        <w:t>Inherited Features</w:t>
      </w:r>
    </w:p>
    <w:p w14:paraId="17ADD5CA"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02EF6361" w14:textId="77777777" w:rsidR="009811F0" w:rsidRDefault="009811F0" w:rsidP="009811F0">
      <w:pPr>
        <w:ind w:firstLine="720"/>
      </w:pPr>
      <w:r>
        <w:t>‘applies to’:</w:t>
      </w:r>
      <w:hyperlink w:anchor="_66d62b068053cee3464e1e03e6035eed" w:history="1">
        <w:r>
          <w:rPr>
            <w:rStyle w:val="Hyperlink"/>
          </w:rPr>
          <w:t>Context</w:t>
        </w:r>
      </w:hyperlink>
    </w:p>
    <w:p w14:paraId="34C42E2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52C0EB9" w14:textId="77777777" w:rsidR="009811F0" w:rsidRDefault="009811F0" w:rsidP="009811F0">
      <w:pPr>
        <w:ind w:firstLine="720"/>
      </w:pPr>
      <w:r>
        <w:t>‘represented by’:</w:t>
      </w:r>
      <w:hyperlink w:anchor="_1d7f13297e70f68af8189a69a2e52b05" w:history="1">
        <w:r>
          <w:rPr>
            <w:rStyle w:val="Hyperlink"/>
          </w:rPr>
          <w:t>Information</w:t>
        </w:r>
      </w:hyperlink>
    </w:p>
    <w:p w14:paraId="663DBDA6" w14:textId="77777777" w:rsidR="009811F0" w:rsidRDefault="009811F0" w:rsidP="009811F0">
      <w:pPr>
        <w:ind w:firstLine="720"/>
      </w:pPr>
      <w:r>
        <w:t>‘identified by’:</w:t>
      </w:r>
      <w:hyperlink w:anchor="_18f8ef1b23e6cdf9278bd94f24f73c26" w:history="1">
        <w:r>
          <w:rPr>
            <w:rStyle w:val="Hyperlink"/>
          </w:rPr>
          <w:t>Identifier</w:t>
        </w:r>
      </w:hyperlink>
    </w:p>
    <w:p w14:paraId="69A17F77" w14:textId="77777777" w:rsidR="009811F0" w:rsidRDefault="009811F0" w:rsidP="009811F0">
      <w:pPr>
        <w:ind w:firstLine="720"/>
      </w:pPr>
      <w:r>
        <w:t>‘prefered term’:</w:t>
      </w:r>
      <w:hyperlink w:anchor="_1945edd0888993a52c5dc6467a7b3ef8" w:history="1">
        <w:r>
          <w:rPr>
            <w:rStyle w:val="Hyperlink"/>
          </w:rPr>
          <w:t>Term</w:t>
        </w:r>
      </w:hyperlink>
    </w:p>
    <w:p w14:paraId="73A3E33A"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1511098" w14:textId="77777777" w:rsidR="009811F0" w:rsidRDefault="009811F0" w:rsidP="009811F0">
      <w:pPr>
        <w:ind w:firstLine="720"/>
      </w:pPr>
      <w:r>
        <w:t>‘created by’:</w:t>
      </w:r>
      <w:hyperlink w:anchor="_dd21593da1e0b28c0a75ed488ef07fd3" w:history="1">
        <w:r>
          <w:rPr>
            <w:rStyle w:val="Hyperlink"/>
          </w:rPr>
          <w:t>Transaction</w:t>
        </w:r>
      </w:hyperlink>
    </w:p>
    <w:p w14:paraId="4DF6800B" w14:textId="77777777" w:rsidR="009811F0" w:rsidRDefault="009811F0" w:rsidP="009811F0">
      <w:pPr>
        <w:ind w:firstLine="720"/>
      </w:pPr>
      <w:r>
        <w:t>‘invalidated by’:</w:t>
      </w:r>
      <w:hyperlink w:anchor="_dd21593da1e0b28c0a75ed488ef07fd3" w:history="1">
        <w:r>
          <w:rPr>
            <w:rStyle w:val="Hyperlink"/>
          </w:rPr>
          <w:t>Transaction</w:t>
        </w:r>
      </w:hyperlink>
    </w:p>
    <w:p w14:paraId="049B0456" w14:textId="77777777" w:rsidR="009811F0" w:rsidRDefault="009811F0" w:rsidP="009811F0">
      <w:pPr>
        <w:ind w:firstLine="720"/>
      </w:pPr>
      <w:r>
        <w:t>‘defined by’:</w:t>
      </w:r>
      <w:hyperlink w:anchor="_1a6d88e097d757268d09f68af82fbd34" w:history="1">
        <w:r>
          <w:rPr>
            <w:rStyle w:val="Hyperlink"/>
          </w:rPr>
          <w:t>Definition</w:t>
        </w:r>
      </w:hyperlink>
    </w:p>
    <w:p w14:paraId="4A01FEA7" w14:textId="77777777" w:rsidR="009811F0" w:rsidRDefault="009811F0" w:rsidP="009811F0">
      <w:pPr>
        <w:ind w:firstLine="720"/>
      </w:pPr>
      <w:r>
        <w:t>‘has type’:</w:t>
      </w:r>
      <w:hyperlink w:anchor="_dfe1514224ca21cedba7b2b29802db50" w:history="1">
        <w:r>
          <w:rPr>
            <w:rStyle w:val="Hyperlink"/>
          </w:rPr>
          <w:t>Type</w:t>
        </w:r>
      </w:hyperlink>
    </w:p>
    <w:p w14:paraId="49933B56" w14:textId="77777777" w:rsidR="009811F0" w:rsidRDefault="009811F0" w:rsidP="009811F0">
      <w:pPr>
        <w:ind w:firstLine="720"/>
      </w:pPr>
      <w:r>
        <w:t>‘in context of’:</w:t>
      </w:r>
      <w:hyperlink w:anchor="_66d62b068053cee3464e1e03e6035eed" w:history="1">
        <w:r>
          <w:rPr>
            <w:rStyle w:val="Hyperlink"/>
          </w:rPr>
          <w:t>Context</w:t>
        </w:r>
      </w:hyperlink>
    </w:p>
    <w:p w14:paraId="305836F2" w14:textId="77777777" w:rsidR="009811F0" w:rsidRDefault="009811F0" w:rsidP="009811F0">
      <w:pPr>
        <w:ind w:firstLine="720"/>
      </w:pPr>
      <w:r>
        <w:t>‘defined in’:</w:t>
      </w:r>
      <w:hyperlink w:anchor="_693daf0a0de3f4b82a04aee474c3f151" w:history="1">
        <w:r>
          <w:rPr>
            <w:rStyle w:val="Hyperlink"/>
          </w:rPr>
          <w:t>Lexical Scope</w:t>
        </w:r>
      </w:hyperlink>
    </w:p>
    <w:p w14:paraId="4340C08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627A483" w14:textId="77777777" w:rsidR="009811F0" w:rsidRDefault="009811F0" w:rsidP="009811F0">
      <w:pPr>
        <w:ind w:firstLine="720"/>
      </w:pPr>
      <w:r>
        <w:t>‘ElementID’:</w:t>
      </w:r>
      <w:hyperlink w:anchor="_f904ff1da5bfc3387d892b7e0fe9ecb1" w:history="1">
        <w:r>
          <w:rPr>
            <w:rStyle w:val="Hyperlink"/>
          </w:rPr>
          <w:t>URIIdentifier</w:t>
        </w:r>
      </w:hyperlink>
    </w:p>
    <w:p w14:paraId="59DEED69" w14:textId="77777777" w:rsidR="009811F0" w:rsidRDefault="009811F0" w:rsidP="009811F0"/>
    <w:p w14:paraId="5846BB58" w14:textId="77777777" w:rsidR="009811F0" w:rsidRDefault="009811F0" w:rsidP="009811F0">
      <w:pPr>
        <w:pStyle w:val="Heading3"/>
      </w:pPr>
      <w:bookmarkStart w:id="209" w:name="_a965ad950cc9cf33be9b946923c696c7"/>
      <w:bookmarkStart w:id="210" w:name="_Toc418510188"/>
      <w:r>
        <w:t>Class Constrant</w:t>
      </w:r>
      <w:bookmarkEnd w:id="209"/>
      <w:bookmarkEnd w:id="210"/>
    </w:p>
    <w:p w14:paraId="2C8E15E2" w14:textId="77777777" w:rsidR="009811F0" w:rsidRDefault="009811F0" w:rsidP="009811F0">
      <w:r>
        <w:t>A rule that states that something must be true in the context it applies to..</w:t>
      </w:r>
    </w:p>
    <w:p w14:paraId="61EA3CB1" w14:textId="77777777" w:rsidR="009811F0" w:rsidRDefault="009811F0" w:rsidP="009811F0">
      <w:pPr>
        <w:pStyle w:val="Heading4"/>
      </w:pPr>
      <w:r>
        <w:t>Direct Supertypes</w:t>
      </w:r>
    </w:p>
    <w:p w14:paraId="722737FA" w14:textId="77777777" w:rsidR="009811F0" w:rsidRDefault="0098398E" w:rsidP="009811F0">
      <w:pPr>
        <w:ind w:left="360"/>
      </w:pPr>
      <w:hyperlink w:anchor="_82919e40af9ad2e13647e9d37bbf0956" w:history="1">
        <w:r w:rsidR="009811F0">
          <w:rPr>
            <w:rStyle w:val="Hyperlink"/>
          </w:rPr>
          <w:t>Rule</w:t>
        </w:r>
      </w:hyperlink>
    </w:p>
    <w:p w14:paraId="659B5E51" w14:textId="77777777" w:rsidR="009811F0" w:rsidRDefault="009811F0" w:rsidP="009811F0">
      <w:pPr>
        <w:pStyle w:val="Code0"/>
      </w:pPr>
      <w:r w:rsidRPr="00043180">
        <w:rPr>
          <w:b/>
          <w:sz w:val="24"/>
          <w:szCs w:val="24"/>
        </w:rPr>
        <w:t>package</w:t>
      </w:r>
      <w:r>
        <w:t xml:space="preserve"> SIMF Meta Model::Rules</w:t>
      </w:r>
    </w:p>
    <w:p w14:paraId="147E23DE" w14:textId="77777777" w:rsidR="009811F0" w:rsidRDefault="009811F0" w:rsidP="009811F0">
      <w:pPr>
        <w:pStyle w:val="Code0"/>
      </w:pPr>
      <w:r w:rsidRPr="00043180">
        <w:rPr>
          <w:b/>
          <w:sz w:val="24"/>
          <w:szCs w:val="24"/>
        </w:rPr>
        <w:lastRenderedPageBreak/>
        <w:t>extends</w:t>
      </w:r>
      <w:r>
        <w:t xml:space="preserve"> </w:t>
      </w:r>
      <w:r w:rsidRPr="007E3012">
        <w:rPr>
          <w:rStyle w:val="Hyperlink"/>
        </w:rPr>
        <w:t xml:space="preserve"> </w:t>
      </w:r>
      <w:hyperlink w:anchor="_82919e40af9ad2e13647e9d37bbf0956" w:history="1">
        <w:r>
          <w:rPr>
            <w:rStyle w:val="Hyperlink"/>
          </w:rPr>
          <w:t>Rule</w:t>
        </w:r>
      </w:hyperlink>
    </w:p>
    <w:p w14:paraId="4632B857" w14:textId="77777777" w:rsidR="009811F0" w:rsidRDefault="009811F0" w:rsidP="009811F0">
      <w:pPr>
        <w:pStyle w:val="Code0"/>
      </w:pPr>
    </w:p>
    <w:p w14:paraId="22D6C064" w14:textId="77777777" w:rsidR="009811F0" w:rsidRDefault="009811F0" w:rsidP="009811F0">
      <w:pPr>
        <w:pStyle w:val="Heading4"/>
      </w:pPr>
      <w:r>
        <w:t>Attributes</w:t>
      </w:r>
    </w:p>
    <w:p w14:paraId="239F8D8D" w14:textId="77777777" w:rsidR="009811F0" w:rsidRDefault="009811F0" w:rsidP="009811F0">
      <w:pPr>
        <w:pStyle w:val="BodyText2"/>
      </w:pPr>
      <w:r>
        <w:rPr>
          <w:noProof/>
          <w:lang w:bidi="ar-SA"/>
        </w:rPr>
        <w:drawing>
          <wp:inline distT="0" distB="0" distL="0" distR="0" wp14:anchorId="443B3314" wp14:editId="2E236221">
            <wp:extent cx="152400" cy="152400"/>
            <wp:effectExtent l="0" t="0" r="0" b="0"/>
            <wp:docPr id="11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at once : </w:t>
      </w:r>
      <w:hyperlink w:anchor="_704bcc994dd8a2770c2713df173b4bb9" w:history="1">
        <w:r>
          <w:rPr>
            <w:rStyle w:val="Hyperlink"/>
          </w:rPr>
          <w:t>boolean</w:t>
        </w:r>
      </w:hyperlink>
      <w:r>
        <w:t xml:space="preserve"> = true</w:t>
      </w:r>
    </w:p>
    <w:p w14:paraId="3B06302B" w14:textId="77777777" w:rsidR="009811F0" w:rsidRDefault="009811F0" w:rsidP="009811F0">
      <w:pPr>
        <w:ind w:left="677" w:firstLine="360"/>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14:paraId="7772A235" w14:textId="77777777" w:rsidR="009811F0" w:rsidRDefault="009811F0" w:rsidP="009811F0">
      <w:pPr>
        <w:pStyle w:val="Heading4"/>
      </w:pPr>
      <w:r>
        <w:t>Inherited Features</w:t>
      </w:r>
    </w:p>
    <w:p w14:paraId="03C5BB20"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3A87571" w14:textId="77777777" w:rsidR="009811F0" w:rsidRDefault="009811F0" w:rsidP="009811F0">
      <w:pPr>
        <w:ind w:firstLine="720"/>
      </w:pPr>
      <w:r>
        <w:t>‘applies to’:</w:t>
      </w:r>
      <w:hyperlink w:anchor="_66d62b068053cee3464e1e03e6035eed" w:history="1">
        <w:r>
          <w:rPr>
            <w:rStyle w:val="Hyperlink"/>
          </w:rPr>
          <w:t>Context</w:t>
        </w:r>
      </w:hyperlink>
    </w:p>
    <w:p w14:paraId="00AE6073"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CB6BA93" w14:textId="77777777" w:rsidR="009811F0" w:rsidRDefault="009811F0" w:rsidP="009811F0">
      <w:pPr>
        <w:ind w:firstLine="720"/>
      </w:pPr>
      <w:r>
        <w:t>‘represented by’:</w:t>
      </w:r>
      <w:hyperlink w:anchor="_1d7f13297e70f68af8189a69a2e52b05" w:history="1">
        <w:r>
          <w:rPr>
            <w:rStyle w:val="Hyperlink"/>
          </w:rPr>
          <w:t>Information</w:t>
        </w:r>
      </w:hyperlink>
    </w:p>
    <w:p w14:paraId="492065FB" w14:textId="77777777" w:rsidR="009811F0" w:rsidRDefault="009811F0" w:rsidP="009811F0">
      <w:pPr>
        <w:ind w:firstLine="720"/>
      </w:pPr>
      <w:r>
        <w:t>‘identified by’:</w:t>
      </w:r>
      <w:hyperlink w:anchor="_18f8ef1b23e6cdf9278bd94f24f73c26" w:history="1">
        <w:r>
          <w:rPr>
            <w:rStyle w:val="Hyperlink"/>
          </w:rPr>
          <w:t>Identifier</w:t>
        </w:r>
      </w:hyperlink>
    </w:p>
    <w:p w14:paraId="7AF5258C" w14:textId="77777777" w:rsidR="009811F0" w:rsidRDefault="009811F0" w:rsidP="009811F0">
      <w:pPr>
        <w:ind w:firstLine="720"/>
      </w:pPr>
      <w:r>
        <w:t>‘prefered term’:</w:t>
      </w:r>
      <w:hyperlink w:anchor="_1945edd0888993a52c5dc6467a7b3ef8" w:history="1">
        <w:r>
          <w:rPr>
            <w:rStyle w:val="Hyperlink"/>
          </w:rPr>
          <w:t>Term</w:t>
        </w:r>
      </w:hyperlink>
    </w:p>
    <w:p w14:paraId="29AE641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243C145" w14:textId="77777777" w:rsidR="009811F0" w:rsidRDefault="009811F0" w:rsidP="009811F0">
      <w:pPr>
        <w:ind w:firstLine="720"/>
      </w:pPr>
      <w:r>
        <w:t>‘created by’:</w:t>
      </w:r>
      <w:hyperlink w:anchor="_dd21593da1e0b28c0a75ed488ef07fd3" w:history="1">
        <w:r>
          <w:rPr>
            <w:rStyle w:val="Hyperlink"/>
          </w:rPr>
          <w:t>Transaction</w:t>
        </w:r>
      </w:hyperlink>
    </w:p>
    <w:p w14:paraId="1C5A3CE6" w14:textId="77777777" w:rsidR="009811F0" w:rsidRDefault="009811F0" w:rsidP="009811F0">
      <w:pPr>
        <w:ind w:firstLine="720"/>
      </w:pPr>
      <w:r>
        <w:t>‘invalidated by’:</w:t>
      </w:r>
      <w:hyperlink w:anchor="_dd21593da1e0b28c0a75ed488ef07fd3" w:history="1">
        <w:r>
          <w:rPr>
            <w:rStyle w:val="Hyperlink"/>
          </w:rPr>
          <w:t>Transaction</w:t>
        </w:r>
      </w:hyperlink>
    </w:p>
    <w:p w14:paraId="4CDF0C4F" w14:textId="77777777" w:rsidR="009811F0" w:rsidRDefault="009811F0" w:rsidP="009811F0">
      <w:pPr>
        <w:ind w:firstLine="720"/>
      </w:pPr>
      <w:r>
        <w:t>‘defined by’:</w:t>
      </w:r>
      <w:hyperlink w:anchor="_1a6d88e097d757268d09f68af82fbd34" w:history="1">
        <w:r>
          <w:rPr>
            <w:rStyle w:val="Hyperlink"/>
          </w:rPr>
          <w:t>Definition</w:t>
        </w:r>
      </w:hyperlink>
    </w:p>
    <w:p w14:paraId="23E81ADA" w14:textId="77777777" w:rsidR="009811F0" w:rsidRDefault="009811F0" w:rsidP="009811F0">
      <w:pPr>
        <w:ind w:firstLine="720"/>
      </w:pPr>
      <w:r>
        <w:t>‘has type’:</w:t>
      </w:r>
      <w:hyperlink w:anchor="_dfe1514224ca21cedba7b2b29802db50" w:history="1">
        <w:r>
          <w:rPr>
            <w:rStyle w:val="Hyperlink"/>
          </w:rPr>
          <w:t>Type</w:t>
        </w:r>
      </w:hyperlink>
    </w:p>
    <w:p w14:paraId="1A5AE31B" w14:textId="77777777" w:rsidR="009811F0" w:rsidRDefault="009811F0" w:rsidP="009811F0">
      <w:pPr>
        <w:ind w:firstLine="720"/>
      </w:pPr>
      <w:r>
        <w:t>‘in context of’:</w:t>
      </w:r>
      <w:hyperlink w:anchor="_66d62b068053cee3464e1e03e6035eed" w:history="1">
        <w:r>
          <w:rPr>
            <w:rStyle w:val="Hyperlink"/>
          </w:rPr>
          <w:t>Context</w:t>
        </w:r>
      </w:hyperlink>
    </w:p>
    <w:p w14:paraId="2BC74858" w14:textId="77777777" w:rsidR="009811F0" w:rsidRDefault="009811F0" w:rsidP="009811F0">
      <w:pPr>
        <w:ind w:firstLine="720"/>
      </w:pPr>
      <w:r>
        <w:t>‘defined in’:</w:t>
      </w:r>
      <w:hyperlink w:anchor="_693daf0a0de3f4b82a04aee474c3f151" w:history="1">
        <w:r>
          <w:rPr>
            <w:rStyle w:val="Hyperlink"/>
          </w:rPr>
          <w:t>Lexical Scope</w:t>
        </w:r>
      </w:hyperlink>
    </w:p>
    <w:p w14:paraId="172F210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612C0D8" w14:textId="77777777" w:rsidR="009811F0" w:rsidRDefault="009811F0" w:rsidP="009811F0">
      <w:pPr>
        <w:ind w:firstLine="720"/>
      </w:pPr>
      <w:r>
        <w:t>‘ElementID’:</w:t>
      </w:r>
      <w:hyperlink w:anchor="_f904ff1da5bfc3387d892b7e0fe9ecb1" w:history="1">
        <w:r>
          <w:rPr>
            <w:rStyle w:val="Hyperlink"/>
          </w:rPr>
          <w:t>URIIdentifier</w:t>
        </w:r>
      </w:hyperlink>
    </w:p>
    <w:p w14:paraId="187CD3E5" w14:textId="77777777" w:rsidR="009811F0" w:rsidRDefault="009811F0" w:rsidP="009811F0"/>
    <w:p w14:paraId="07D9BF3A" w14:textId="77777777" w:rsidR="009811F0" w:rsidRDefault="009811F0" w:rsidP="009811F0">
      <w:pPr>
        <w:pStyle w:val="Heading3"/>
      </w:pPr>
      <w:bookmarkStart w:id="211" w:name="_7932f50b494fb9e7513a48dea2a1048b"/>
      <w:bookmarkStart w:id="212" w:name="_Toc418510189"/>
      <w:r>
        <w:t>Class General Constrant</w:t>
      </w:r>
      <w:bookmarkEnd w:id="211"/>
      <w:bookmarkEnd w:id="212"/>
    </w:p>
    <w:p w14:paraId="4789CF0A" w14:textId="77777777" w:rsidR="009811F0" w:rsidRDefault="009811F0" w:rsidP="009811F0">
      <w:r>
        <w:t>A constraint with a general expression as its condition. The expression must be true.</w:t>
      </w:r>
    </w:p>
    <w:p w14:paraId="0CD88A9A" w14:textId="77777777" w:rsidR="009811F0" w:rsidRDefault="009811F0" w:rsidP="009811F0">
      <w:pPr>
        <w:pStyle w:val="Heading4"/>
      </w:pPr>
      <w:r>
        <w:t>Direct Supertypes</w:t>
      </w:r>
    </w:p>
    <w:p w14:paraId="6A49F2DC" w14:textId="77777777" w:rsidR="009811F0" w:rsidRDefault="0098398E" w:rsidP="009811F0">
      <w:pPr>
        <w:ind w:left="360"/>
      </w:pPr>
      <w:hyperlink w:anchor="_3d425949001fb1cb0502a6157c8cf51e" w:history="1">
        <w:r w:rsidR="009811F0">
          <w:rPr>
            <w:rStyle w:val="Hyperlink"/>
          </w:rPr>
          <w:t>Conditional Rule</w:t>
        </w:r>
      </w:hyperlink>
      <w:r w:rsidR="009811F0">
        <w:t xml:space="preserve">, </w:t>
      </w:r>
      <w:hyperlink w:anchor="_a965ad950cc9cf33be9b946923c696c7" w:history="1">
        <w:r w:rsidR="009811F0">
          <w:rPr>
            <w:rStyle w:val="Hyperlink"/>
          </w:rPr>
          <w:t>Constrant</w:t>
        </w:r>
      </w:hyperlink>
    </w:p>
    <w:p w14:paraId="31F6D59D" w14:textId="77777777" w:rsidR="009811F0" w:rsidRDefault="009811F0" w:rsidP="009811F0">
      <w:pPr>
        <w:pStyle w:val="Code0"/>
      </w:pPr>
      <w:r w:rsidRPr="00043180">
        <w:rPr>
          <w:b/>
          <w:sz w:val="24"/>
          <w:szCs w:val="24"/>
        </w:rPr>
        <w:t>package</w:t>
      </w:r>
      <w:r>
        <w:t xml:space="preserve"> SIMF Meta Model::Rules</w:t>
      </w:r>
    </w:p>
    <w:p w14:paraId="656DACE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r>
        <w:t xml:space="preserve">, </w:t>
      </w:r>
      <w:r w:rsidRPr="007E3012">
        <w:rPr>
          <w:rStyle w:val="Hyperlink"/>
        </w:rPr>
        <w:t xml:space="preserve"> </w:t>
      </w:r>
      <w:hyperlink w:anchor="_3d425949001fb1cb0502a6157c8cf51e" w:history="1">
        <w:r>
          <w:rPr>
            <w:rStyle w:val="Hyperlink"/>
          </w:rPr>
          <w:t>Conditional Rule</w:t>
        </w:r>
      </w:hyperlink>
    </w:p>
    <w:p w14:paraId="3B8EA442" w14:textId="77777777" w:rsidR="009811F0" w:rsidRDefault="009811F0" w:rsidP="009811F0">
      <w:pPr>
        <w:pStyle w:val="Code0"/>
      </w:pPr>
    </w:p>
    <w:p w14:paraId="6A40545C" w14:textId="77777777" w:rsidR="009811F0" w:rsidRDefault="009811F0" w:rsidP="009811F0">
      <w:pPr>
        <w:pStyle w:val="Heading4"/>
      </w:pPr>
      <w:r>
        <w:t>Inherited Features</w:t>
      </w:r>
    </w:p>
    <w:p w14:paraId="40F14C33"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04052742" w14:textId="77777777" w:rsidR="009811F0" w:rsidRDefault="009811F0" w:rsidP="009811F0">
      <w:pPr>
        <w:ind w:firstLine="720"/>
      </w:pPr>
      <w:r>
        <w:t>‘at once’:</w:t>
      </w:r>
      <w:hyperlink w:anchor="_704bcc994dd8a2770c2713df173b4bb9" w:history="1">
        <w:r>
          <w:rPr>
            <w:rStyle w:val="Hyperlink"/>
          </w:rPr>
          <w:t>boolean</w:t>
        </w:r>
      </w:hyperlink>
    </w:p>
    <w:p w14:paraId="54BFC393"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BBECBDF" w14:textId="77777777" w:rsidR="009811F0" w:rsidRDefault="009811F0" w:rsidP="009811F0">
      <w:pPr>
        <w:ind w:firstLine="720"/>
      </w:pPr>
      <w:r>
        <w:t>‘applies to’:</w:t>
      </w:r>
      <w:hyperlink w:anchor="_66d62b068053cee3464e1e03e6035eed" w:history="1">
        <w:r>
          <w:rPr>
            <w:rStyle w:val="Hyperlink"/>
          </w:rPr>
          <w:t>Context</w:t>
        </w:r>
      </w:hyperlink>
    </w:p>
    <w:p w14:paraId="41A0125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4EB5AE9" w14:textId="77777777" w:rsidR="009811F0" w:rsidRDefault="009811F0" w:rsidP="009811F0">
      <w:pPr>
        <w:ind w:firstLine="720"/>
      </w:pPr>
      <w:r>
        <w:t>‘represented by’:</w:t>
      </w:r>
      <w:hyperlink w:anchor="_1d7f13297e70f68af8189a69a2e52b05" w:history="1">
        <w:r>
          <w:rPr>
            <w:rStyle w:val="Hyperlink"/>
          </w:rPr>
          <w:t>Information</w:t>
        </w:r>
      </w:hyperlink>
    </w:p>
    <w:p w14:paraId="440B59F0" w14:textId="77777777" w:rsidR="009811F0" w:rsidRDefault="009811F0" w:rsidP="009811F0">
      <w:pPr>
        <w:ind w:firstLine="720"/>
      </w:pPr>
      <w:r>
        <w:t>‘identified by’:</w:t>
      </w:r>
      <w:hyperlink w:anchor="_18f8ef1b23e6cdf9278bd94f24f73c26" w:history="1">
        <w:r>
          <w:rPr>
            <w:rStyle w:val="Hyperlink"/>
          </w:rPr>
          <w:t>Identifier</w:t>
        </w:r>
      </w:hyperlink>
    </w:p>
    <w:p w14:paraId="028615FF" w14:textId="77777777" w:rsidR="009811F0" w:rsidRDefault="009811F0" w:rsidP="009811F0">
      <w:pPr>
        <w:ind w:firstLine="720"/>
      </w:pPr>
      <w:r>
        <w:t>‘prefered term’:</w:t>
      </w:r>
      <w:hyperlink w:anchor="_1945edd0888993a52c5dc6467a7b3ef8" w:history="1">
        <w:r>
          <w:rPr>
            <w:rStyle w:val="Hyperlink"/>
          </w:rPr>
          <w:t>Term</w:t>
        </w:r>
      </w:hyperlink>
    </w:p>
    <w:p w14:paraId="6D0687E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E980EC6" w14:textId="77777777" w:rsidR="009811F0" w:rsidRDefault="009811F0" w:rsidP="009811F0">
      <w:pPr>
        <w:ind w:firstLine="720"/>
      </w:pPr>
      <w:r>
        <w:t>‘created by’:</w:t>
      </w:r>
      <w:hyperlink w:anchor="_dd21593da1e0b28c0a75ed488ef07fd3" w:history="1">
        <w:r>
          <w:rPr>
            <w:rStyle w:val="Hyperlink"/>
          </w:rPr>
          <w:t>Transaction</w:t>
        </w:r>
      </w:hyperlink>
    </w:p>
    <w:p w14:paraId="1A7B7D5A" w14:textId="77777777" w:rsidR="009811F0" w:rsidRDefault="009811F0" w:rsidP="009811F0">
      <w:pPr>
        <w:ind w:firstLine="720"/>
      </w:pPr>
      <w:r>
        <w:t>‘invalidated by’:</w:t>
      </w:r>
      <w:hyperlink w:anchor="_dd21593da1e0b28c0a75ed488ef07fd3" w:history="1">
        <w:r>
          <w:rPr>
            <w:rStyle w:val="Hyperlink"/>
          </w:rPr>
          <w:t>Transaction</w:t>
        </w:r>
      </w:hyperlink>
    </w:p>
    <w:p w14:paraId="0E849ABF" w14:textId="77777777" w:rsidR="009811F0" w:rsidRDefault="009811F0" w:rsidP="009811F0">
      <w:pPr>
        <w:ind w:firstLine="720"/>
      </w:pPr>
      <w:r>
        <w:t>‘defined by’:</w:t>
      </w:r>
      <w:hyperlink w:anchor="_1a6d88e097d757268d09f68af82fbd34" w:history="1">
        <w:r>
          <w:rPr>
            <w:rStyle w:val="Hyperlink"/>
          </w:rPr>
          <w:t>Definition</w:t>
        </w:r>
      </w:hyperlink>
    </w:p>
    <w:p w14:paraId="10315BF2" w14:textId="77777777" w:rsidR="009811F0" w:rsidRDefault="009811F0" w:rsidP="009811F0">
      <w:pPr>
        <w:ind w:firstLine="720"/>
      </w:pPr>
      <w:r>
        <w:t>‘has type’:</w:t>
      </w:r>
      <w:hyperlink w:anchor="_dfe1514224ca21cedba7b2b29802db50" w:history="1">
        <w:r>
          <w:rPr>
            <w:rStyle w:val="Hyperlink"/>
          </w:rPr>
          <w:t>Type</w:t>
        </w:r>
      </w:hyperlink>
    </w:p>
    <w:p w14:paraId="50A0FC20" w14:textId="77777777" w:rsidR="009811F0" w:rsidRDefault="009811F0" w:rsidP="009811F0">
      <w:pPr>
        <w:ind w:firstLine="720"/>
      </w:pPr>
      <w:r>
        <w:t>‘in context of’:</w:t>
      </w:r>
      <w:hyperlink w:anchor="_66d62b068053cee3464e1e03e6035eed" w:history="1">
        <w:r>
          <w:rPr>
            <w:rStyle w:val="Hyperlink"/>
          </w:rPr>
          <w:t>Context</w:t>
        </w:r>
      </w:hyperlink>
    </w:p>
    <w:p w14:paraId="4AF52DB8" w14:textId="77777777" w:rsidR="009811F0" w:rsidRDefault="009811F0" w:rsidP="009811F0">
      <w:pPr>
        <w:ind w:firstLine="720"/>
      </w:pPr>
      <w:r>
        <w:t>‘defined in’:</w:t>
      </w:r>
      <w:hyperlink w:anchor="_693daf0a0de3f4b82a04aee474c3f151" w:history="1">
        <w:r>
          <w:rPr>
            <w:rStyle w:val="Hyperlink"/>
          </w:rPr>
          <w:t>Lexical Scope</w:t>
        </w:r>
      </w:hyperlink>
    </w:p>
    <w:p w14:paraId="3AE7BA5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6E58FC6" w14:textId="77777777" w:rsidR="009811F0" w:rsidRDefault="009811F0" w:rsidP="009811F0">
      <w:pPr>
        <w:ind w:firstLine="720"/>
      </w:pPr>
      <w:r>
        <w:t>‘ElementID’:</w:t>
      </w:r>
      <w:hyperlink w:anchor="_f904ff1da5bfc3387d892b7e0fe9ecb1" w:history="1">
        <w:r>
          <w:rPr>
            <w:rStyle w:val="Hyperlink"/>
          </w:rPr>
          <w:t>URIIdentifier</w:t>
        </w:r>
      </w:hyperlink>
    </w:p>
    <w:p w14:paraId="0FC980CA"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405E8167" w14:textId="77777777" w:rsidR="009811F0" w:rsidRDefault="009811F0" w:rsidP="009811F0">
      <w:pPr>
        <w:ind w:firstLine="720"/>
      </w:pPr>
      <w:r>
        <w:lastRenderedPageBreak/>
        <w:t>‘condition’:</w:t>
      </w:r>
      <w:hyperlink w:anchor="_f9bba899ada544a47c36bb071e9024f5" w:history="1">
        <w:r>
          <w:rPr>
            <w:rStyle w:val="Hyperlink"/>
          </w:rPr>
          <w:t>Expression</w:t>
        </w:r>
      </w:hyperlink>
    </w:p>
    <w:p w14:paraId="049712DB" w14:textId="77777777" w:rsidR="009811F0" w:rsidRDefault="009811F0" w:rsidP="009811F0"/>
    <w:p w14:paraId="32BB0525" w14:textId="77777777" w:rsidR="009811F0" w:rsidRDefault="009811F0" w:rsidP="009811F0">
      <w:pPr>
        <w:pStyle w:val="Heading3"/>
      </w:pPr>
      <w:bookmarkStart w:id="213" w:name="_63d69e49de8214503f0947e7f9dbc652"/>
      <w:bookmarkStart w:id="214" w:name="_Toc418510190"/>
      <w:r>
        <w:t>Class Implication</w:t>
      </w:r>
      <w:bookmarkEnd w:id="213"/>
      <w:bookmarkEnd w:id="214"/>
    </w:p>
    <w:p w14:paraId="4BC12F03" w14:textId="77777777" w:rsidR="009811F0" w:rsidRDefault="009811F0" w:rsidP="009811F0">
      <w:r>
        <w:t>IMplication imples a pattern based on a condition</w:t>
      </w:r>
    </w:p>
    <w:p w14:paraId="4D35665F" w14:textId="77777777" w:rsidR="009811F0" w:rsidRDefault="009811F0" w:rsidP="009811F0">
      <w:pPr>
        <w:pStyle w:val="Heading4"/>
      </w:pPr>
      <w:r>
        <w:t>Direct Supertypes</w:t>
      </w:r>
    </w:p>
    <w:p w14:paraId="14A53404" w14:textId="77777777" w:rsidR="009811F0" w:rsidRDefault="0098398E" w:rsidP="009811F0">
      <w:pPr>
        <w:ind w:left="360"/>
      </w:pPr>
      <w:hyperlink w:anchor="_3d425949001fb1cb0502a6157c8cf51e" w:history="1">
        <w:r w:rsidR="009811F0">
          <w:rPr>
            <w:rStyle w:val="Hyperlink"/>
          </w:rPr>
          <w:t>Conditional Rule</w:t>
        </w:r>
      </w:hyperlink>
    </w:p>
    <w:p w14:paraId="20C92757" w14:textId="77777777" w:rsidR="009811F0" w:rsidRDefault="009811F0" w:rsidP="009811F0">
      <w:pPr>
        <w:pStyle w:val="Code0"/>
      </w:pPr>
      <w:r w:rsidRPr="00043180">
        <w:rPr>
          <w:b/>
          <w:sz w:val="24"/>
          <w:szCs w:val="24"/>
        </w:rPr>
        <w:t>package</w:t>
      </w:r>
      <w:r>
        <w:t xml:space="preserve"> SIMF Meta Model::Rules</w:t>
      </w:r>
    </w:p>
    <w:p w14:paraId="5FF6FCA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d425949001fb1cb0502a6157c8cf51e" w:history="1">
        <w:r>
          <w:rPr>
            <w:rStyle w:val="Hyperlink"/>
          </w:rPr>
          <w:t>Conditional Rule</w:t>
        </w:r>
      </w:hyperlink>
    </w:p>
    <w:p w14:paraId="2148BBBD" w14:textId="77777777" w:rsidR="009811F0" w:rsidRDefault="009811F0" w:rsidP="009811F0">
      <w:pPr>
        <w:pStyle w:val="Code0"/>
      </w:pPr>
    </w:p>
    <w:p w14:paraId="7E57064A" w14:textId="77777777" w:rsidR="009811F0" w:rsidRDefault="009811F0" w:rsidP="009811F0">
      <w:pPr>
        <w:pStyle w:val="Heading4"/>
      </w:pPr>
      <w:r>
        <w:t>Associations</w:t>
      </w:r>
    </w:p>
    <w:p w14:paraId="6B9953C5" w14:textId="77777777" w:rsidR="009811F0" w:rsidRDefault="009811F0" w:rsidP="009811F0">
      <w:pPr>
        <w:ind w:left="605" w:hanging="245"/>
      </w:pPr>
      <w:r>
        <w:rPr>
          <w:noProof/>
        </w:rPr>
        <w:drawing>
          <wp:inline distT="0" distB="0" distL="0" distR="0" wp14:anchorId="1E7859FE" wp14:editId="0A211C20">
            <wp:extent cx="152400" cy="152400"/>
            <wp:effectExtent l="0" t="0" r="0" b="0"/>
            <wp:docPr id="11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implies:</w:t>
      </w:r>
      <w:hyperlink w:anchor="_8d9c945b6f864c34fdd7a91d4d62755f" w:history="1">
        <w:r>
          <w:rPr>
            <w:rStyle w:val="Hyperlink"/>
          </w:rPr>
          <w:t>Template</w:t>
        </w:r>
      </w:hyperlink>
      <w:r>
        <w:t xml:space="preserve"> [0..1] </w:t>
      </w:r>
    </w:p>
    <w:p w14:paraId="742F9563" w14:textId="77777777" w:rsidR="009811F0" w:rsidRDefault="009811F0" w:rsidP="009811F0">
      <w:pPr>
        <w:pStyle w:val="Heading4"/>
      </w:pPr>
      <w:r>
        <w:t>Inherited Features</w:t>
      </w:r>
    </w:p>
    <w:p w14:paraId="6082FBA9"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1BFD769C" w14:textId="77777777" w:rsidR="009811F0" w:rsidRDefault="009811F0" w:rsidP="009811F0">
      <w:pPr>
        <w:ind w:firstLine="720"/>
      </w:pPr>
      <w:r>
        <w:t>‘condition’:</w:t>
      </w:r>
      <w:hyperlink w:anchor="_f9bba899ada544a47c36bb071e9024f5" w:history="1">
        <w:r>
          <w:rPr>
            <w:rStyle w:val="Hyperlink"/>
          </w:rPr>
          <w:t>Expression</w:t>
        </w:r>
      </w:hyperlink>
    </w:p>
    <w:p w14:paraId="65BC0DF2"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7A6FDD7E" w14:textId="77777777" w:rsidR="009811F0" w:rsidRDefault="009811F0" w:rsidP="009811F0">
      <w:pPr>
        <w:ind w:firstLine="720"/>
      </w:pPr>
      <w:r>
        <w:t>‘applies to’:</w:t>
      </w:r>
      <w:hyperlink w:anchor="_66d62b068053cee3464e1e03e6035eed" w:history="1">
        <w:r>
          <w:rPr>
            <w:rStyle w:val="Hyperlink"/>
          </w:rPr>
          <w:t>Context</w:t>
        </w:r>
      </w:hyperlink>
    </w:p>
    <w:p w14:paraId="3091302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CF0E191" w14:textId="77777777" w:rsidR="009811F0" w:rsidRDefault="009811F0" w:rsidP="009811F0">
      <w:pPr>
        <w:ind w:firstLine="720"/>
      </w:pPr>
      <w:r>
        <w:t>‘represented by’:</w:t>
      </w:r>
      <w:hyperlink w:anchor="_1d7f13297e70f68af8189a69a2e52b05" w:history="1">
        <w:r>
          <w:rPr>
            <w:rStyle w:val="Hyperlink"/>
          </w:rPr>
          <w:t>Information</w:t>
        </w:r>
      </w:hyperlink>
    </w:p>
    <w:p w14:paraId="500A679E" w14:textId="77777777" w:rsidR="009811F0" w:rsidRDefault="009811F0" w:rsidP="009811F0">
      <w:pPr>
        <w:ind w:firstLine="720"/>
      </w:pPr>
      <w:r>
        <w:t>‘identified by’:</w:t>
      </w:r>
      <w:hyperlink w:anchor="_18f8ef1b23e6cdf9278bd94f24f73c26" w:history="1">
        <w:r>
          <w:rPr>
            <w:rStyle w:val="Hyperlink"/>
          </w:rPr>
          <w:t>Identifier</w:t>
        </w:r>
      </w:hyperlink>
    </w:p>
    <w:p w14:paraId="3A360079" w14:textId="77777777" w:rsidR="009811F0" w:rsidRDefault="009811F0" w:rsidP="009811F0">
      <w:pPr>
        <w:ind w:firstLine="720"/>
      </w:pPr>
      <w:r>
        <w:t>‘prefered term’:</w:t>
      </w:r>
      <w:hyperlink w:anchor="_1945edd0888993a52c5dc6467a7b3ef8" w:history="1">
        <w:r>
          <w:rPr>
            <w:rStyle w:val="Hyperlink"/>
          </w:rPr>
          <w:t>Term</w:t>
        </w:r>
      </w:hyperlink>
    </w:p>
    <w:p w14:paraId="44BD074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2CC5EFF" w14:textId="77777777" w:rsidR="009811F0" w:rsidRDefault="009811F0" w:rsidP="009811F0">
      <w:pPr>
        <w:ind w:firstLine="720"/>
      </w:pPr>
      <w:r>
        <w:t>‘created by’:</w:t>
      </w:r>
      <w:hyperlink w:anchor="_dd21593da1e0b28c0a75ed488ef07fd3" w:history="1">
        <w:r>
          <w:rPr>
            <w:rStyle w:val="Hyperlink"/>
          </w:rPr>
          <w:t>Transaction</w:t>
        </w:r>
      </w:hyperlink>
    </w:p>
    <w:p w14:paraId="15652552" w14:textId="77777777" w:rsidR="009811F0" w:rsidRDefault="009811F0" w:rsidP="009811F0">
      <w:pPr>
        <w:ind w:firstLine="720"/>
      </w:pPr>
      <w:r>
        <w:t>‘invalidated by’:</w:t>
      </w:r>
      <w:hyperlink w:anchor="_dd21593da1e0b28c0a75ed488ef07fd3" w:history="1">
        <w:r>
          <w:rPr>
            <w:rStyle w:val="Hyperlink"/>
          </w:rPr>
          <w:t>Transaction</w:t>
        </w:r>
      </w:hyperlink>
    </w:p>
    <w:p w14:paraId="6455759B" w14:textId="77777777" w:rsidR="009811F0" w:rsidRDefault="009811F0" w:rsidP="009811F0">
      <w:pPr>
        <w:ind w:firstLine="720"/>
      </w:pPr>
      <w:r>
        <w:t>‘defined by’:</w:t>
      </w:r>
      <w:hyperlink w:anchor="_1a6d88e097d757268d09f68af82fbd34" w:history="1">
        <w:r>
          <w:rPr>
            <w:rStyle w:val="Hyperlink"/>
          </w:rPr>
          <w:t>Definition</w:t>
        </w:r>
      </w:hyperlink>
    </w:p>
    <w:p w14:paraId="3D8DABB4" w14:textId="77777777" w:rsidR="009811F0" w:rsidRDefault="009811F0" w:rsidP="009811F0">
      <w:pPr>
        <w:ind w:firstLine="720"/>
      </w:pPr>
      <w:r>
        <w:t>‘has type’:</w:t>
      </w:r>
      <w:hyperlink w:anchor="_dfe1514224ca21cedba7b2b29802db50" w:history="1">
        <w:r>
          <w:rPr>
            <w:rStyle w:val="Hyperlink"/>
          </w:rPr>
          <w:t>Type</w:t>
        </w:r>
      </w:hyperlink>
    </w:p>
    <w:p w14:paraId="7F00DD8C" w14:textId="77777777" w:rsidR="009811F0" w:rsidRDefault="009811F0" w:rsidP="009811F0">
      <w:pPr>
        <w:ind w:firstLine="720"/>
      </w:pPr>
      <w:r>
        <w:t>‘in context of’:</w:t>
      </w:r>
      <w:hyperlink w:anchor="_66d62b068053cee3464e1e03e6035eed" w:history="1">
        <w:r>
          <w:rPr>
            <w:rStyle w:val="Hyperlink"/>
          </w:rPr>
          <w:t>Context</w:t>
        </w:r>
      </w:hyperlink>
    </w:p>
    <w:p w14:paraId="5F4036CC" w14:textId="77777777" w:rsidR="009811F0" w:rsidRDefault="009811F0" w:rsidP="009811F0">
      <w:pPr>
        <w:ind w:firstLine="720"/>
      </w:pPr>
      <w:r>
        <w:t>‘defined in’:</w:t>
      </w:r>
      <w:hyperlink w:anchor="_693daf0a0de3f4b82a04aee474c3f151" w:history="1">
        <w:r>
          <w:rPr>
            <w:rStyle w:val="Hyperlink"/>
          </w:rPr>
          <w:t>Lexical Scope</w:t>
        </w:r>
      </w:hyperlink>
    </w:p>
    <w:p w14:paraId="3D83228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AD05687" w14:textId="77777777" w:rsidR="009811F0" w:rsidRDefault="009811F0" w:rsidP="009811F0">
      <w:pPr>
        <w:ind w:firstLine="720"/>
      </w:pPr>
      <w:r>
        <w:t>‘ElementID’:</w:t>
      </w:r>
      <w:hyperlink w:anchor="_f904ff1da5bfc3387d892b7e0fe9ecb1" w:history="1">
        <w:r>
          <w:rPr>
            <w:rStyle w:val="Hyperlink"/>
          </w:rPr>
          <w:t>URIIdentifier</w:t>
        </w:r>
      </w:hyperlink>
    </w:p>
    <w:p w14:paraId="55946FCE" w14:textId="77777777" w:rsidR="009811F0" w:rsidRDefault="009811F0" w:rsidP="009811F0"/>
    <w:p w14:paraId="3A9207EE" w14:textId="77777777" w:rsidR="009811F0" w:rsidRDefault="009811F0" w:rsidP="009811F0">
      <w:pPr>
        <w:pStyle w:val="Heading3"/>
      </w:pPr>
      <w:bookmarkStart w:id="215" w:name="_4ff1432ad36ac8beb6cbb7e9323d9f24"/>
      <w:bookmarkStart w:id="216" w:name="_Toc418510191"/>
      <w:r>
        <w:t>Class Multiplicity Constraint</w:t>
      </w:r>
      <w:bookmarkEnd w:id="215"/>
      <w:bookmarkEnd w:id="216"/>
    </w:p>
    <w:p w14:paraId="0F4703FD" w14:textId="77777777" w:rsidR="009811F0" w:rsidRDefault="009811F0" w:rsidP="009811F0">
      <w:r>
        <w:t>Constrains the number of times members of the constrained context or constrained individual may be involved in situations that bind the constraining role</w:t>
      </w:r>
    </w:p>
    <w:p w14:paraId="3270C22D" w14:textId="77777777" w:rsidR="009811F0" w:rsidRDefault="009811F0" w:rsidP="009811F0">
      <w:pPr>
        <w:pStyle w:val="Heading4"/>
      </w:pPr>
      <w:r>
        <w:t>Direct Supertypes</w:t>
      </w:r>
    </w:p>
    <w:p w14:paraId="2AD5F3D8" w14:textId="77777777" w:rsidR="009811F0" w:rsidRDefault="0098398E" w:rsidP="009811F0">
      <w:pPr>
        <w:ind w:left="360"/>
      </w:pPr>
      <w:hyperlink w:anchor="_a965ad950cc9cf33be9b946923c696c7" w:history="1">
        <w:r w:rsidR="009811F0">
          <w:rPr>
            <w:rStyle w:val="Hyperlink"/>
          </w:rPr>
          <w:t>Constrant</w:t>
        </w:r>
      </w:hyperlink>
    </w:p>
    <w:p w14:paraId="6CF8617C" w14:textId="77777777" w:rsidR="009811F0" w:rsidRDefault="009811F0" w:rsidP="009811F0">
      <w:pPr>
        <w:pStyle w:val="Code0"/>
      </w:pPr>
      <w:r w:rsidRPr="00043180">
        <w:rPr>
          <w:b/>
          <w:sz w:val="24"/>
          <w:szCs w:val="24"/>
        </w:rPr>
        <w:t>package</w:t>
      </w:r>
      <w:r>
        <w:t xml:space="preserve"> SIMF Meta Model::Rules</w:t>
      </w:r>
    </w:p>
    <w:p w14:paraId="0FC0BED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7066346A" w14:textId="77777777" w:rsidR="009811F0" w:rsidRDefault="009811F0" w:rsidP="009811F0">
      <w:pPr>
        <w:pStyle w:val="Code0"/>
      </w:pPr>
    </w:p>
    <w:p w14:paraId="1BF5BF72" w14:textId="77777777" w:rsidR="009811F0" w:rsidRDefault="009811F0" w:rsidP="009811F0">
      <w:pPr>
        <w:pStyle w:val="Heading4"/>
      </w:pPr>
      <w:r>
        <w:t>Attributes</w:t>
      </w:r>
    </w:p>
    <w:p w14:paraId="3DBE327C" w14:textId="77777777" w:rsidR="009811F0" w:rsidRDefault="009811F0" w:rsidP="009811F0">
      <w:pPr>
        <w:pStyle w:val="BodyText2"/>
      </w:pPr>
      <w:r>
        <w:rPr>
          <w:noProof/>
          <w:lang w:bidi="ar-SA"/>
        </w:rPr>
        <w:drawing>
          <wp:inline distT="0" distB="0" distL="0" distR="0" wp14:anchorId="3340A99A" wp14:editId="52B758B4">
            <wp:extent cx="152400" cy="152400"/>
            <wp:effectExtent l="0" t="0" r="0" b="0"/>
            <wp:docPr id="11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mininum number : </w:t>
      </w:r>
      <w:hyperlink w:anchor="_0d30278207cac92be6fa561506a22f92" w:history="1">
        <w:r>
          <w:rPr>
            <w:rStyle w:val="Hyperlink"/>
          </w:rPr>
          <w:t>int</w:t>
        </w:r>
      </w:hyperlink>
      <w:r>
        <w:t xml:space="preserve"> [0..1]</w:t>
      </w:r>
    </w:p>
    <w:p w14:paraId="44A3901F" w14:textId="77777777" w:rsidR="009811F0" w:rsidRDefault="009811F0" w:rsidP="009811F0">
      <w:pPr>
        <w:pStyle w:val="BodyText2"/>
      </w:pPr>
      <w:r>
        <w:rPr>
          <w:noProof/>
          <w:lang w:bidi="ar-SA"/>
        </w:rPr>
        <w:drawing>
          <wp:inline distT="0" distB="0" distL="0" distR="0" wp14:anchorId="5ED2D079" wp14:editId="58949F0D">
            <wp:extent cx="152400" cy="152400"/>
            <wp:effectExtent l="0" t="0" r="0" b="0"/>
            <wp:docPr id="11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maximum number : </w:t>
      </w:r>
      <w:hyperlink w:anchor="_0d30278207cac92be6fa561506a22f92" w:history="1">
        <w:r>
          <w:rPr>
            <w:rStyle w:val="Hyperlink"/>
          </w:rPr>
          <w:t>int</w:t>
        </w:r>
      </w:hyperlink>
      <w:r>
        <w:t xml:space="preserve"> [0..1]</w:t>
      </w:r>
    </w:p>
    <w:p w14:paraId="51DCBD44" w14:textId="77777777" w:rsidR="009811F0" w:rsidRDefault="009811F0" w:rsidP="009811F0">
      <w:pPr>
        <w:pStyle w:val="Heading4"/>
      </w:pPr>
      <w:r>
        <w:t>Associations</w:t>
      </w:r>
    </w:p>
    <w:p w14:paraId="1C55C8E6" w14:textId="77777777" w:rsidR="009811F0" w:rsidRDefault="009811F0" w:rsidP="009811F0">
      <w:pPr>
        <w:ind w:left="605" w:hanging="245"/>
      </w:pPr>
      <w:r>
        <w:rPr>
          <w:noProof/>
        </w:rPr>
        <w:drawing>
          <wp:inline distT="0" distB="0" distL="0" distR="0" wp14:anchorId="58A6A18B" wp14:editId="0B9039F3">
            <wp:extent cx="152400" cy="152400"/>
            <wp:effectExtent l="0" t="0" r="0" b="0"/>
            <wp:docPr id="11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from type:</w:t>
      </w:r>
      <w:hyperlink w:anchor="_dfe1514224ca21cedba7b2b29802db50" w:history="1">
        <w:r>
          <w:rPr>
            <w:rStyle w:val="Hyperlink"/>
          </w:rPr>
          <w:t>Type</w:t>
        </w:r>
      </w:hyperlink>
      <w:r>
        <w:t xml:space="preserve"> [1] </w:t>
      </w:r>
    </w:p>
    <w:p w14:paraId="2208E850" w14:textId="77777777" w:rsidR="009811F0" w:rsidRDefault="009811F0" w:rsidP="009811F0">
      <w:pPr>
        <w:ind w:left="605" w:hanging="245"/>
      </w:pPr>
      <w:r>
        <w:rPr>
          <w:noProof/>
        </w:rPr>
        <w:drawing>
          <wp:inline distT="0" distB="0" distL="0" distR="0" wp14:anchorId="370BDAB2" wp14:editId="5CD1BA13">
            <wp:extent cx="152400" cy="152400"/>
            <wp:effectExtent l="0" t="0" r="0" b="0"/>
            <wp:docPr id="12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to type:</w:t>
      </w:r>
      <w:hyperlink w:anchor="_dfe1514224ca21cedba7b2b29802db50" w:history="1">
        <w:r>
          <w:rPr>
            <w:rStyle w:val="Hyperlink"/>
          </w:rPr>
          <w:t>Type</w:t>
        </w:r>
      </w:hyperlink>
      <w:r>
        <w:t xml:space="preserve"> [1] </w:t>
      </w:r>
    </w:p>
    <w:p w14:paraId="4AC506D9" w14:textId="77777777" w:rsidR="009811F0" w:rsidRDefault="009811F0" w:rsidP="009811F0">
      <w:pPr>
        <w:ind w:left="720" w:firstLine="360"/>
      </w:pPr>
      <w:r>
        <w:t>Type referenced by the "from type", normally a role or a situation type - but can be any type.</w:t>
      </w:r>
    </w:p>
    <w:p w14:paraId="03A49F1B" w14:textId="77777777" w:rsidR="009811F0" w:rsidRDefault="009811F0" w:rsidP="009811F0">
      <w:pPr>
        <w:pStyle w:val="Heading4"/>
      </w:pPr>
      <w:r>
        <w:lastRenderedPageBreak/>
        <w:t>Inherited Features</w:t>
      </w:r>
    </w:p>
    <w:p w14:paraId="5D789457"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75DFBD05" w14:textId="77777777" w:rsidR="009811F0" w:rsidRDefault="009811F0" w:rsidP="009811F0">
      <w:pPr>
        <w:ind w:firstLine="720"/>
      </w:pPr>
      <w:r>
        <w:t>‘at once’:</w:t>
      </w:r>
      <w:hyperlink w:anchor="_704bcc994dd8a2770c2713df173b4bb9" w:history="1">
        <w:r>
          <w:rPr>
            <w:rStyle w:val="Hyperlink"/>
          </w:rPr>
          <w:t>boolean</w:t>
        </w:r>
      </w:hyperlink>
    </w:p>
    <w:p w14:paraId="23636CD8"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3853500B" w14:textId="77777777" w:rsidR="009811F0" w:rsidRDefault="009811F0" w:rsidP="009811F0">
      <w:pPr>
        <w:ind w:firstLine="720"/>
      </w:pPr>
      <w:r>
        <w:t>‘applies to’:</w:t>
      </w:r>
      <w:hyperlink w:anchor="_66d62b068053cee3464e1e03e6035eed" w:history="1">
        <w:r>
          <w:rPr>
            <w:rStyle w:val="Hyperlink"/>
          </w:rPr>
          <w:t>Context</w:t>
        </w:r>
      </w:hyperlink>
    </w:p>
    <w:p w14:paraId="6F328AF6"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0109FED3" w14:textId="77777777" w:rsidR="009811F0" w:rsidRDefault="009811F0" w:rsidP="009811F0">
      <w:pPr>
        <w:ind w:firstLine="720"/>
      </w:pPr>
      <w:r>
        <w:t>‘represented by’:</w:t>
      </w:r>
      <w:hyperlink w:anchor="_1d7f13297e70f68af8189a69a2e52b05" w:history="1">
        <w:r>
          <w:rPr>
            <w:rStyle w:val="Hyperlink"/>
          </w:rPr>
          <w:t>Information</w:t>
        </w:r>
      </w:hyperlink>
    </w:p>
    <w:p w14:paraId="77819713" w14:textId="77777777" w:rsidR="009811F0" w:rsidRDefault="009811F0" w:rsidP="009811F0">
      <w:pPr>
        <w:ind w:firstLine="720"/>
      </w:pPr>
      <w:r>
        <w:t>‘identified by’:</w:t>
      </w:r>
      <w:hyperlink w:anchor="_18f8ef1b23e6cdf9278bd94f24f73c26" w:history="1">
        <w:r>
          <w:rPr>
            <w:rStyle w:val="Hyperlink"/>
          </w:rPr>
          <w:t>Identifier</w:t>
        </w:r>
      </w:hyperlink>
    </w:p>
    <w:p w14:paraId="418DBD79" w14:textId="77777777" w:rsidR="009811F0" w:rsidRDefault="009811F0" w:rsidP="009811F0">
      <w:pPr>
        <w:ind w:firstLine="720"/>
      </w:pPr>
      <w:r>
        <w:t>‘prefered term’:</w:t>
      </w:r>
      <w:hyperlink w:anchor="_1945edd0888993a52c5dc6467a7b3ef8" w:history="1">
        <w:r>
          <w:rPr>
            <w:rStyle w:val="Hyperlink"/>
          </w:rPr>
          <w:t>Term</w:t>
        </w:r>
      </w:hyperlink>
    </w:p>
    <w:p w14:paraId="75AA9CDA"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D50457E" w14:textId="77777777" w:rsidR="009811F0" w:rsidRDefault="009811F0" w:rsidP="009811F0">
      <w:pPr>
        <w:ind w:firstLine="720"/>
      </w:pPr>
      <w:r>
        <w:t>‘created by’:</w:t>
      </w:r>
      <w:hyperlink w:anchor="_dd21593da1e0b28c0a75ed488ef07fd3" w:history="1">
        <w:r>
          <w:rPr>
            <w:rStyle w:val="Hyperlink"/>
          </w:rPr>
          <w:t>Transaction</w:t>
        </w:r>
      </w:hyperlink>
    </w:p>
    <w:p w14:paraId="7B86B4A2" w14:textId="77777777" w:rsidR="009811F0" w:rsidRDefault="009811F0" w:rsidP="009811F0">
      <w:pPr>
        <w:ind w:firstLine="720"/>
      </w:pPr>
      <w:r>
        <w:t>‘invalidated by’:</w:t>
      </w:r>
      <w:hyperlink w:anchor="_dd21593da1e0b28c0a75ed488ef07fd3" w:history="1">
        <w:r>
          <w:rPr>
            <w:rStyle w:val="Hyperlink"/>
          </w:rPr>
          <w:t>Transaction</w:t>
        </w:r>
      </w:hyperlink>
    </w:p>
    <w:p w14:paraId="79CC9E17" w14:textId="77777777" w:rsidR="009811F0" w:rsidRDefault="009811F0" w:rsidP="009811F0">
      <w:pPr>
        <w:ind w:firstLine="720"/>
      </w:pPr>
      <w:r>
        <w:t>‘defined by’:</w:t>
      </w:r>
      <w:hyperlink w:anchor="_1a6d88e097d757268d09f68af82fbd34" w:history="1">
        <w:r>
          <w:rPr>
            <w:rStyle w:val="Hyperlink"/>
          </w:rPr>
          <w:t>Definition</w:t>
        </w:r>
      </w:hyperlink>
    </w:p>
    <w:p w14:paraId="39D9C048" w14:textId="77777777" w:rsidR="009811F0" w:rsidRDefault="009811F0" w:rsidP="009811F0">
      <w:pPr>
        <w:ind w:firstLine="720"/>
      </w:pPr>
      <w:r>
        <w:t>‘has type’:</w:t>
      </w:r>
      <w:hyperlink w:anchor="_dfe1514224ca21cedba7b2b29802db50" w:history="1">
        <w:r>
          <w:rPr>
            <w:rStyle w:val="Hyperlink"/>
          </w:rPr>
          <w:t>Type</w:t>
        </w:r>
      </w:hyperlink>
    </w:p>
    <w:p w14:paraId="71B26198" w14:textId="77777777" w:rsidR="009811F0" w:rsidRDefault="009811F0" w:rsidP="009811F0">
      <w:pPr>
        <w:ind w:firstLine="720"/>
      </w:pPr>
      <w:r>
        <w:t>‘in context of’:</w:t>
      </w:r>
      <w:hyperlink w:anchor="_66d62b068053cee3464e1e03e6035eed" w:history="1">
        <w:r>
          <w:rPr>
            <w:rStyle w:val="Hyperlink"/>
          </w:rPr>
          <w:t>Context</w:t>
        </w:r>
      </w:hyperlink>
    </w:p>
    <w:p w14:paraId="63570372" w14:textId="77777777" w:rsidR="009811F0" w:rsidRDefault="009811F0" w:rsidP="009811F0">
      <w:pPr>
        <w:ind w:firstLine="720"/>
      </w:pPr>
      <w:r>
        <w:t>‘defined in’:</w:t>
      </w:r>
      <w:hyperlink w:anchor="_693daf0a0de3f4b82a04aee474c3f151" w:history="1">
        <w:r>
          <w:rPr>
            <w:rStyle w:val="Hyperlink"/>
          </w:rPr>
          <w:t>Lexical Scope</w:t>
        </w:r>
      </w:hyperlink>
    </w:p>
    <w:p w14:paraId="1C2C16B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27120D5" w14:textId="77777777" w:rsidR="009811F0" w:rsidRDefault="009811F0" w:rsidP="009811F0">
      <w:pPr>
        <w:ind w:firstLine="720"/>
      </w:pPr>
      <w:r>
        <w:t>‘ElementID’:</w:t>
      </w:r>
      <w:hyperlink w:anchor="_f904ff1da5bfc3387d892b7e0fe9ecb1" w:history="1">
        <w:r>
          <w:rPr>
            <w:rStyle w:val="Hyperlink"/>
          </w:rPr>
          <w:t>URIIdentifier</w:t>
        </w:r>
      </w:hyperlink>
    </w:p>
    <w:p w14:paraId="290572DB" w14:textId="77777777" w:rsidR="009811F0" w:rsidRDefault="009811F0" w:rsidP="009811F0"/>
    <w:p w14:paraId="51140F7A" w14:textId="77777777" w:rsidR="009811F0" w:rsidRDefault="009811F0" w:rsidP="009811F0">
      <w:pPr>
        <w:pStyle w:val="Heading3"/>
      </w:pPr>
      <w:bookmarkStart w:id="217" w:name="_017937deb28a2a90e53b831d96e041ba"/>
      <w:bookmarkStart w:id="218" w:name="_Toc418510192"/>
      <w:r>
        <w:t>Class Production Rule</w:t>
      </w:r>
      <w:bookmarkEnd w:id="217"/>
      <w:bookmarkEnd w:id="218"/>
    </w:p>
    <w:p w14:paraId="09A2A5F2" w14:textId="77777777" w:rsidR="009811F0" w:rsidRDefault="009811F0" w:rsidP="009811F0">
      <w:r>
        <w:t>A production rule computes an implied set of concepts based on each element contextualized by what the rule applies to where those elements satisfy the condition. A production rule is expected to contain at least one quantification.</w:t>
      </w:r>
    </w:p>
    <w:p w14:paraId="3FC4FA99" w14:textId="77777777" w:rsidR="009811F0" w:rsidRDefault="009811F0" w:rsidP="009811F0">
      <w:pPr>
        <w:pStyle w:val="Heading4"/>
      </w:pPr>
      <w:r>
        <w:t>Direct Supertypes</w:t>
      </w:r>
    </w:p>
    <w:p w14:paraId="02CE9694" w14:textId="77777777" w:rsidR="009811F0" w:rsidRDefault="0098398E" w:rsidP="009811F0">
      <w:pPr>
        <w:ind w:left="360"/>
      </w:pPr>
      <w:hyperlink w:anchor="_63d69e49de8214503f0947e7f9dbc652" w:history="1">
        <w:r w:rsidR="009811F0">
          <w:rPr>
            <w:rStyle w:val="Hyperlink"/>
          </w:rPr>
          <w:t>Implication</w:t>
        </w:r>
      </w:hyperlink>
    </w:p>
    <w:p w14:paraId="4A735AD2" w14:textId="77777777" w:rsidR="009811F0" w:rsidRDefault="009811F0" w:rsidP="009811F0">
      <w:pPr>
        <w:pStyle w:val="Code0"/>
      </w:pPr>
      <w:r w:rsidRPr="00043180">
        <w:rPr>
          <w:b/>
          <w:sz w:val="24"/>
          <w:szCs w:val="24"/>
        </w:rPr>
        <w:t>package</w:t>
      </w:r>
      <w:r>
        <w:t xml:space="preserve"> SIMF Meta Model::Rules</w:t>
      </w:r>
    </w:p>
    <w:p w14:paraId="467006D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d69e49de8214503f0947e7f9dbc652" w:history="1">
        <w:r>
          <w:rPr>
            <w:rStyle w:val="Hyperlink"/>
          </w:rPr>
          <w:t>Implication</w:t>
        </w:r>
      </w:hyperlink>
    </w:p>
    <w:p w14:paraId="52C2CA02" w14:textId="77777777" w:rsidR="009811F0" w:rsidRDefault="009811F0" w:rsidP="009811F0">
      <w:pPr>
        <w:pStyle w:val="Code0"/>
      </w:pPr>
    </w:p>
    <w:p w14:paraId="15CC8426" w14:textId="77777777" w:rsidR="009811F0" w:rsidRDefault="009811F0" w:rsidP="009811F0">
      <w:pPr>
        <w:pStyle w:val="Heading4"/>
      </w:pPr>
      <w:r>
        <w:t>Attributes</w:t>
      </w:r>
    </w:p>
    <w:p w14:paraId="61F65BFA" w14:textId="77777777" w:rsidR="009811F0" w:rsidRDefault="009811F0" w:rsidP="009811F0">
      <w:pPr>
        <w:pStyle w:val="BodyText2"/>
      </w:pPr>
      <w:r>
        <w:rPr>
          <w:noProof/>
          <w:lang w:bidi="ar-SA"/>
        </w:rPr>
        <w:drawing>
          <wp:inline distT="0" distB="0" distL="0" distR="0" wp14:anchorId="74DC5BD1" wp14:editId="44BB56DD">
            <wp:extent cx="152400" cy="152400"/>
            <wp:effectExtent l="0" t="0" r="0" b="0"/>
            <wp:docPr id="125"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implicit : </w:t>
      </w:r>
      <w:hyperlink w:anchor="_6119a00b0834641b9fe3f5ae9f58237f" w:history="1">
        <w:r>
          <w:rPr>
            <w:rStyle w:val="Hyperlink"/>
          </w:rPr>
          <w:t>Boolean</w:t>
        </w:r>
      </w:hyperlink>
      <w:r>
        <w:t xml:space="preserve"> = false</w:t>
      </w:r>
    </w:p>
    <w:p w14:paraId="43336C2C" w14:textId="77777777" w:rsidR="009811F0" w:rsidRDefault="009811F0" w:rsidP="009811F0">
      <w:pPr>
        <w:ind w:left="677" w:firstLine="360"/>
      </w:pPr>
      <w:r>
        <w:t>When implicit is true the rule applies whenever the conditions are met. Otherwise the rule must be triggered in some way.</w:t>
      </w:r>
    </w:p>
    <w:p w14:paraId="26C9B279" w14:textId="77777777" w:rsidR="009811F0" w:rsidRDefault="009811F0" w:rsidP="009811F0">
      <w:pPr>
        <w:pStyle w:val="BodyText2"/>
      </w:pPr>
      <w:r>
        <w:rPr>
          <w:noProof/>
          <w:lang w:bidi="ar-SA"/>
        </w:rPr>
        <w:drawing>
          <wp:inline distT="0" distB="0" distL="0" distR="0" wp14:anchorId="62003287" wp14:editId="3C9F4181">
            <wp:extent cx="152400" cy="152400"/>
            <wp:effectExtent l="0" t="0" r="0" b="0"/>
            <wp:docPr id="1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priority : </w:t>
      </w:r>
      <w:hyperlink w:anchor="_aef4bcae5ebc35dd9653214547b3e3cc" w:history="1">
        <w:r>
          <w:rPr>
            <w:rStyle w:val="Hyperlink"/>
          </w:rPr>
          <w:t>Real</w:t>
        </w:r>
      </w:hyperlink>
      <w:r>
        <w:t xml:space="preserve"> [0..1]</w:t>
      </w:r>
    </w:p>
    <w:p w14:paraId="22D0814F" w14:textId="77777777" w:rsidR="009811F0" w:rsidRDefault="009811F0" w:rsidP="009811F0">
      <w:pPr>
        <w:ind w:left="677" w:firstLine="360"/>
      </w:pPr>
      <w:r>
        <w:t>An optional attribute specifying the priority of a rule for use in determining the sequence of execution of Production</w:t>
      </w:r>
      <w:r>
        <w:br/>
        <w:t>Rules. Rules with higher priority values have higher priority than those with lower priority values.</w:t>
      </w:r>
    </w:p>
    <w:p w14:paraId="33FD73C4" w14:textId="77777777" w:rsidR="009811F0" w:rsidRDefault="009811F0" w:rsidP="009811F0">
      <w:pPr>
        <w:pStyle w:val="Heading4"/>
      </w:pPr>
      <w:r>
        <w:t>Inherited Features</w:t>
      </w:r>
    </w:p>
    <w:p w14:paraId="1D4EE54C" w14:textId="77777777" w:rsidR="009811F0" w:rsidRDefault="009811F0" w:rsidP="009811F0">
      <w:r w:rsidRPr="000365A1">
        <w:rPr>
          <w:b/>
          <w:i/>
        </w:rPr>
        <w:t>From</w:t>
      </w:r>
      <w:r>
        <w:t xml:space="preserve"> </w:t>
      </w:r>
      <w:hyperlink w:anchor="_63d69e49de8214503f0947e7f9dbc652" w:history="1">
        <w:r>
          <w:rPr>
            <w:rStyle w:val="Hyperlink"/>
          </w:rPr>
          <w:t>Implication</w:t>
        </w:r>
      </w:hyperlink>
      <w:r>
        <w:t xml:space="preserve">: </w:t>
      </w:r>
    </w:p>
    <w:p w14:paraId="76BF45D6" w14:textId="77777777" w:rsidR="009811F0" w:rsidRDefault="009811F0" w:rsidP="009811F0">
      <w:pPr>
        <w:ind w:firstLine="720"/>
      </w:pPr>
      <w:r>
        <w:t>‘implies’:</w:t>
      </w:r>
      <w:hyperlink w:anchor="_8d9c945b6f864c34fdd7a91d4d62755f" w:history="1">
        <w:r>
          <w:rPr>
            <w:rStyle w:val="Hyperlink"/>
          </w:rPr>
          <w:t>Template</w:t>
        </w:r>
      </w:hyperlink>
    </w:p>
    <w:p w14:paraId="22E7098C" w14:textId="77777777" w:rsidR="009811F0" w:rsidRDefault="009811F0" w:rsidP="009811F0">
      <w:r w:rsidRPr="000365A1">
        <w:rPr>
          <w:b/>
          <w:i/>
        </w:rPr>
        <w:t>From</w:t>
      </w:r>
      <w:r>
        <w:t xml:space="preserve"> </w:t>
      </w:r>
      <w:hyperlink w:anchor="_3d425949001fb1cb0502a6157c8cf51e" w:history="1">
        <w:r>
          <w:rPr>
            <w:rStyle w:val="Hyperlink"/>
          </w:rPr>
          <w:t>Conditional Rule</w:t>
        </w:r>
      </w:hyperlink>
      <w:r>
        <w:t xml:space="preserve">: </w:t>
      </w:r>
    </w:p>
    <w:p w14:paraId="1465FB6E" w14:textId="77777777" w:rsidR="009811F0" w:rsidRDefault="009811F0" w:rsidP="009811F0">
      <w:pPr>
        <w:ind w:firstLine="720"/>
      </w:pPr>
      <w:r>
        <w:t>‘condition’:</w:t>
      </w:r>
      <w:hyperlink w:anchor="_f9bba899ada544a47c36bb071e9024f5" w:history="1">
        <w:r>
          <w:rPr>
            <w:rStyle w:val="Hyperlink"/>
          </w:rPr>
          <w:t>Expression</w:t>
        </w:r>
      </w:hyperlink>
    </w:p>
    <w:p w14:paraId="276B6DF3"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5F65C596" w14:textId="77777777" w:rsidR="009811F0" w:rsidRDefault="009811F0" w:rsidP="009811F0">
      <w:pPr>
        <w:ind w:firstLine="720"/>
      </w:pPr>
      <w:r>
        <w:t>‘applies to’:</w:t>
      </w:r>
      <w:hyperlink w:anchor="_66d62b068053cee3464e1e03e6035eed" w:history="1">
        <w:r>
          <w:rPr>
            <w:rStyle w:val="Hyperlink"/>
          </w:rPr>
          <w:t>Context</w:t>
        </w:r>
      </w:hyperlink>
    </w:p>
    <w:p w14:paraId="5E5A022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E126DC3" w14:textId="77777777" w:rsidR="009811F0" w:rsidRDefault="009811F0" w:rsidP="009811F0">
      <w:pPr>
        <w:ind w:firstLine="720"/>
      </w:pPr>
      <w:r>
        <w:t>‘represented by’:</w:t>
      </w:r>
      <w:hyperlink w:anchor="_1d7f13297e70f68af8189a69a2e52b05" w:history="1">
        <w:r>
          <w:rPr>
            <w:rStyle w:val="Hyperlink"/>
          </w:rPr>
          <w:t>Information</w:t>
        </w:r>
      </w:hyperlink>
    </w:p>
    <w:p w14:paraId="64099D84" w14:textId="77777777" w:rsidR="009811F0" w:rsidRDefault="009811F0" w:rsidP="009811F0">
      <w:pPr>
        <w:ind w:firstLine="720"/>
      </w:pPr>
      <w:r>
        <w:t>‘identified by’:</w:t>
      </w:r>
      <w:hyperlink w:anchor="_18f8ef1b23e6cdf9278bd94f24f73c26" w:history="1">
        <w:r>
          <w:rPr>
            <w:rStyle w:val="Hyperlink"/>
          </w:rPr>
          <w:t>Identifier</w:t>
        </w:r>
      </w:hyperlink>
    </w:p>
    <w:p w14:paraId="5FECBC53" w14:textId="77777777" w:rsidR="009811F0" w:rsidRDefault="009811F0" w:rsidP="009811F0">
      <w:pPr>
        <w:ind w:firstLine="720"/>
      </w:pPr>
      <w:r>
        <w:t>‘prefered term’:</w:t>
      </w:r>
      <w:hyperlink w:anchor="_1945edd0888993a52c5dc6467a7b3ef8" w:history="1">
        <w:r>
          <w:rPr>
            <w:rStyle w:val="Hyperlink"/>
          </w:rPr>
          <w:t>Term</w:t>
        </w:r>
      </w:hyperlink>
    </w:p>
    <w:p w14:paraId="1801A12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1904FAE" w14:textId="77777777" w:rsidR="009811F0" w:rsidRDefault="009811F0" w:rsidP="009811F0">
      <w:pPr>
        <w:ind w:firstLine="720"/>
      </w:pPr>
      <w:r>
        <w:t>‘created by’:</w:t>
      </w:r>
      <w:hyperlink w:anchor="_dd21593da1e0b28c0a75ed488ef07fd3" w:history="1">
        <w:r>
          <w:rPr>
            <w:rStyle w:val="Hyperlink"/>
          </w:rPr>
          <w:t>Transaction</w:t>
        </w:r>
      </w:hyperlink>
    </w:p>
    <w:p w14:paraId="684D7903" w14:textId="77777777" w:rsidR="009811F0" w:rsidRDefault="009811F0" w:rsidP="009811F0">
      <w:pPr>
        <w:ind w:firstLine="720"/>
      </w:pPr>
      <w:r>
        <w:t>‘invalidated by’:</w:t>
      </w:r>
      <w:hyperlink w:anchor="_dd21593da1e0b28c0a75ed488ef07fd3" w:history="1">
        <w:r>
          <w:rPr>
            <w:rStyle w:val="Hyperlink"/>
          </w:rPr>
          <w:t>Transaction</w:t>
        </w:r>
      </w:hyperlink>
    </w:p>
    <w:p w14:paraId="7F2847C5" w14:textId="77777777" w:rsidR="009811F0" w:rsidRDefault="009811F0" w:rsidP="009811F0">
      <w:pPr>
        <w:ind w:firstLine="720"/>
      </w:pPr>
      <w:r>
        <w:t>‘defined by’:</w:t>
      </w:r>
      <w:hyperlink w:anchor="_1a6d88e097d757268d09f68af82fbd34" w:history="1">
        <w:r>
          <w:rPr>
            <w:rStyle w:val="Hyperlink"/>
          </w:rPr>
          <w:t>Definition</w:t>
        </w:r>
      </w:hyperlink>
    </w:p>
    <w:p w14:paraId="47564F0C" w14:textId="77777777" w:rsidR="009811F0" w:rsidRDefault="009811F0" w:rsidP="009811F0">
      <w:pPr>
        <w:ind w:firstLine="720"/>
      </w:pPr>
      <w:r>
        <w:lastRenderedPageBreak/>
        <w:t>‘has type’:</w:t>
      </w:r>
      <w:hyperlink w:anchor="_dfe1514224ca21cedba7b2b29802db50" w:history="1">
        <w:r>
          <w:rPr>
            <w:rStyle w:val="Hyperlink"/>
          </w:rPr>
          <w:t>Type</w:t>
        </w:r>
      </w:hyperlink>
    </w:p>
    <w:p w14:paraId="55234A36" w14:textId="77777777" w:rsidR="009811F0" w:rsidRDefault="009811F0" w:rsidP="009811F0">
      <w:pPr>
        <w:ind w:firstLine="720"/>
      </w:pPr>
      <w:r>
        <w:t>‘in context of’:</w:t>
      </w:r>
      <w:hyperlink w:anchor="_66d62b068053cee3464e1e03e6035eed" w:history="1">
        <w:r>
          <w:rPr>
            <w:rStyle w:val="Hyperlink"/>
          </w:rPr>
          <w:t>Context</w:t>
        </w:r>
      </w:hyperlink>
    </w:p>
    <w:p w14:paraId="45E2E510" w14:textId="77777777" w:rsidR="009811F0" w:rsidRDefault="009811F0" w:rsidP="009811F0">
      <w:pPr>
        <w:ind w:firstLine="720"/>
      </w:pPr>
      <w:r>
        <w:t>‘defined in’:</w:t>
      </w:r>
      <w:hyperlink w:anchor="_693daf0a0de3f4b82a04aee474c3f151" w:history="1">
        <w:r>
          <w:rPr>
            <w:rStyle w:val="Hyperlink"/>
          </w:rPr>
          <w:t>Lexical Scope</w:t>
        </w:r>
      </w:hyperlink>
    </w:p>
    <w:p w14:paraId="2C7A82C9"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2F8290A" w14:textId="77777777" w:rsidR="009811F0" w:rsidRDefault="009811F0" w:rsidP="009811F0">
      <w:pPr>
        <w:ind w:firstLine="720"/>
      </w:pPr>
      <w:r>
        <w:t>‘ElementID’:</w:t>
      </w:r>
      <w:hyperlink w:anchor="_f904ff1da5bfc3387d892b7e0fe9ecb1" w:history="1">
        <w:r>
          <w:rPr>
            <w:rStyle w:val="Hyperlink"/>
          </w:rPr>
          <w:t>URIIdentifier</w:t>
        </w:r>
      </w:hyperlink>
    </w:p>
    <w:p w14:paraId="354B6489" w14:textId="77777777" w:rsidR="009811F0" w:rsidRDefault="009811F0" w:rsidP="009811F0"/>
    <w:p w14:paraId="285CB802" w14:textId="77777777" w:rsidR="009811F0" w:rsidRDefault="009811F0" w:rsidP="009811F0">
      <w:pPr>
        <w:pStyle w:val="Heading3"/>
      </w:pPr>
      <w:bookmarkStart w:id="219" w:name="_82919e40af9ad2e13647e9d37bbf0956"/>
      <w:bookmarkStart w:id="220" w:name="_Toc418510193"/>
      <w:r>
        <w:t>Class Rule</w:t>
      </w:r>
      <w:bookmarkEnd w:id="219"/>
      <w:bookmarkEnd w:id="220"/>
    </w:p>
    <w:p w14:paraId="080BEF36" w14:textId="77777777" w:rsidR="009811F0" w:rsidRDefault="009811F0" w:rsidP="009811F0">
      <w:r>
        <w:t xml:space="preserve">A rule is an expression that produces some effect.  </w:t>
      </w:r>
    </w:p>
    <w:p w14:paraId="4CE48CDC" w14:textId="77777777" w:rsidR="009811F0" w:rsidRDefault="009811F0" w:rsidP="009811F0">
      <w:pPr>
        <w:pStyle w:val="Heading4"/>
      </w:pPr>
      <w:r>
        <w:t>Direct Supertypes</w:t>
      </w:r>
    </w:p>
    <w:p w14:paraId="76FCAE22" w14:textId="77777777" w:rsidR="009811F0" w:rsidRDefault="0098398E" w:rsidP="009811F0">
      <w:pPr>
        <w:ind w:left="360"/>
      </w:pPr>
      <w:hyperlink w:anchor="_eb8398b5a178c638b98597120ec51c4d" w:history="1">
        <w:r w:rsidR="009811F0">
          <w:rPr>
            <w:rStyle w:val="Hyperlink"/>
          </w:rPr>
          <w:t>Concept</w:t>
        </w:r>
      </w:hyperlink>
    </w:p>
    <w:p w14:paraId="56B142DD" w14:textId="77777777" w:rsidR="009811F0" w:rsidRDefault="009811F0" w:rsidP="009811F0">
      <w:pPr>
        <w:pStyle w:val="Code0"/>
      </w:pPr>
      <w:r w:rsidRPr="00043180">
        <w:rPr>
          <w:b/>
          <w:sz w:val="24"/>
          <w:szCs w:val="24"/>
        </w:rPr>
        <w:t>package</w:t>
      </w:r>
      <w:r>
        <w:t xml:space="preserve"> SIMF Meta Model::Rules</w:t>
      </w:r>
    </w:p>
    <w:p w14:paraId="695F038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7D16694A" w14:textId="77777777" w:rsidR="009811F0" w:rsidRDefault="009811F0" w:rsidP="009811F0">
      <w:pPr>
        <w:pStyle w:val="Code0"/>
      </w:pPr>
    </w:p>
    <w:p w14:paraId="5FD23EA2" w14:textId="77777777" w:rsidR="009811F0" w:rsidRDefault="009811F0" w:rsidP="009811F0">
      <w:pPr>
        <w:pStyle w:val="Heading4"/>
      </w:pPr>
      <w:r>
        <w:t>Associations</w:t>
      </w:r>
    </w:p>
    <w:p w14:paraId="1FB9A558" w14:textId="77777777" w:rsidR="009811F0" w:rsidRDefault="009811F0" w:rsidP="009811F0">
      <w:pPr>
        <w:ind w:left="605" w:hanging="245"/>
      </w:pPr>
      <w:r>
        <w:rPr>
          <w:noProof/>
        </w:rPr>
        <w:drawing>
          <wp:inline distT="0" distB="0" distL="0" distR="0" wp14:anchorId="44A0D13F" wp14:editId="6888407D">
            <wp:extent cx="152400" cy="152400"/>
            <wp:effectExtent l="0" t="0" r="0" b="0"/>
            <wp:docPr id="12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applies to:</w:t>
      </w:r>
      <w:hyperlink w:anchor="_66d62b068053cee3464e1e03e6035eed" w:history="1">
        <w:r>
          <w:rPr>
            <w:rStyle w:val="Hyperlink"/>
          </w:rPr>
          <w:t>Context</w:t>
        </w:r>
      </w:hyperlink>
      <w:r>
        <w:t xml:space="preserve"> [*] </w:t>
      </w:r>
    </w:p>
    <w:p w14:paraId="3008E84D" w14:textId="77777777" w:rsidR="009811F0" w:rsidRDefault="009811F0" w:rsidP="009811F0">
      <w:pPr>
        <w:pStyle w:val="Heading4"/>
      </w:pPr>
      <w:r>
        <w:t>Inherited Features</w:t>
      </w:r>
    </w:p>
    <w:p w14:paraId="60C4A8D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38D2168" w14:textId="77777777" w:rsidR="009811F0" w:rsidRDefault="009811F0" w:rsidP="009811F0">
      <w:pPr>
        <w:ind w:firstLine="720"/>
      </w:pPr>
      <w:r>
        <w:t>‘represented by’:</w:t>
      </w:r>
      <w:hyperlink w:anchor="_1d7f13297e70f68af8189a69a2e52b05" w:history="1">
        <w:r>
          <w:rPr>
            <w:rStyle w:val="Hyperlink"/>
          </w:rPr>
          <w:t>Information</w:t>
        </w:r>
      </w:hyperlink>
    </w:p>
    <w:p w14:paraId="08477790" w14:textId="77777777" w:rsidR="009811F0" w:rsidRDefault="009811F0" w:rsidP="009811F0">
      <w:pPr>
        <w:ind w:firstLine="720"/>
      </w:pPr>
      <w:r>
        <w:t>‘identified by’:</w:t>
      </w:r>
      <w:hyperlink w:anchor="_18f8ef1b23e6cdf9278bd94f24f73c26" w:history="1">
        <w:r>
          <w:rPr>
            <w:rStyle w:val="Hyperlink"/>
          </w:rPr>
          <w:t>Identifier</w:t>
        </w:r>
      </w:hyperlink>
    </w:p>
    <w:p w14:paraId="38C28EA1" w14:textId="77777777" w:rsidR="009811F0" w:rsidRDefault="009811F0" w:rsidP="009811F0">
      <w:pPr>
        <w:ind w:firstLine="720"/>
      </w:pPr>
      <w:r>
        <w:t>‘prefered term’:</w:t>
      </w:r>
      <w:hyperlink w:anchor="_1945edd0888993a52c5dc6467a7b3ef8" w:history="1">
        <w:r>
          <w:rPr>
            <w:rStyle w:val="Hyperlink"/>
          </w:rPr>
          <w:t>Term</w:t>
        </w:r>
      </w:hyperlink>
    </w:p>
    <w:p w14:paraId="1AE67CA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1747BA34" w14:textId="77777777" w:rsidR="009811F0" w:rsidRDefault="009811F0" w:rsidP="009811F0">
      <w:pPr>
        <w:ind w:firstLine="720"/>
      </w:pPr>
      <w:r>
        <w:t>‘created by’:</w:t>
      </w:r>
      <w:hyperlink w:anchor="_dd21593da1e0b28c0a75ed488ef07fd3" w:history="1">
        <w:r>
          <w:rPr>
            <w:rStyle w:val="Hyperlink"/>
          </w:rPr>
          <w:t>Transaction</w:t>
        </w:r>
      </w:hyperlink>
    </w:p>
    <w:p w14:paraId="35BF1995" w14:textId="77777777" w:rsidR="009811F0" w:rsidRDefault="009811F0" w:rsidP="009811F0">
      <w:pPr>
        <w:ind w:firstLine="720"/>
      </w:pPr>
      <w:r>
        <w:t>‘invalidated by’:</w:t>
      </w:r>
      <w:hyperlink w:anchor="_dd21593da1e0b28c0a75ed488ef07fd3" w:history="1">
        <w:r>
          <w:rPr>
            <w:rStyle w:val="Hyperlink"/>
          </w:rPr>
          <w:t>Transaction</w:t>
        </w:r>
      </w:hyperlink>
    </w:p>
    <w:p w14:paraId="7F4547E9" w14:textId="77777777" w:rsidR="009811F0" w:rsidRDefault="009811F0" w:rsidP="009811F0">
      <w:pPr>
        <w:ind w:firstLine="720"/>
      </w:pPr>
      <w:r>
        <w:t>‘defined by’:</w:t>
      </w:r>
      <w:hyperlink w:anchor="_1a6d88e097d757268d09f68af82fbd34" w:history="1">
        <w:r>
          <w:rPr>
            <w:rStyle w:val="Hyperlink"/>
          </w:rPr>
          <w:t>Definition</w:t>
        </w:r>
      </w:hyperlink>
    </w:p>
    <w:p w14:paraId="1FE4AD3B" w14:textId="77777777" w:rsidR="009811F0" w:rsidRDefault="009811F0" w:rsidP="009811F0">
      <w:pPr>
        <w:ind w:firstLine="720"/>
      </w:pPr>
      <w:r>
        <w:t>‘has type’:</w:t>
      </w:r>
      <w:hyperlink w:anchor="_dfe1514224ca21cedba7b2b29802db50" w:history="1">
        <w:r>
          <w:rPr>
            <w:rStyle w:val="Hyperlink"/>
          </w:rPr>
          <w:t>Type</w:t>
        </w:r>
      </w:hyperlink>
    </w:p>
    <w:p w14:paraId="22D68661" w14:textId="77777777" w:rsidR="009811F0" w:rsidRDefault="009811F0" w:rsidP="009811F0">
      <w:pPr>
        <w:ind w:firstLine="720"/>
      </w:pPr>
      <w:r>
        <w:t>‘in context of’:</w:t>
      </w:r>
      <w:hyperlink w:anchor="_66d62b068053cee3464e1e03e6035eed" w:history="1">
        <w:r>
          <w:rPr>
            <w:rStyle w:val="Hyperlink"/>
          </w:rPr>
          <w:t>Context</w:t>
        </w:r>
      </w:hyperlink>
    </w:p>
    <w:p w14:paraId="1AEDF7D4" w14:textId="77777777" w:rsidR="009811F0" w:rsidRDefault="009811F0" w:rsidP="009811F0">
      <w:pPr>
        <w:ind w:firstLine="720"/>
      </w:pPr>
      <w:r>
        <w:t>‘defined in’:</w:t>
      </w:r>
      <w:hyperlink w:anchor="_693daf0a0de3f4b82a04aee474c3f151" w:history="1">
        <w:r>
          <w:rPr>
            <w:rStyle w:val="Hyperlink"/>
          </w:rPr>
          <w:t>Lexical Scope</w:t>
        </w:r>
      </w:hyperlink>
    </w:p>
    <w:p w14:paraId="3649498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496546D" w14:textId="77777777" w:rsidR="009811F0" w:rsidRDefault="009811F0" w:rsidP="009811F0">
      <w:pPr>
        <w:ind w:firstLine="720"/>
      </w:pPr>
      <w:r>
        <w:t>‘ElementID’:</w:t>
      </w:r>
      <w:hyperlink w:anchor="_f904ff1da5bfc3387d892b7e0fe9ecb1" w:history="1">
        <w:r>
          <w:rPr>
            <w:rStyle w:val="Hyperlink"/>
          </w:rPr>
          <w:t>URIIdentifier</w:t>
        </w:r>
      </w:hyperlink>
    </w:p>
    <w:p w14:paraId="06319CAA" w14:textId="77777777" w:rsidR="009811F0" w:rsidRDefault="009811F0" w:rsidP="009811F0"/>
    <w:p w14:paraId="3853C8AD" w14:textId="77777777" w:rsidR="009811F0" w:rsidRDefault="009811F0" w:rsidP="009811F0">
      <w:pPr>
        <w:pStyle w:val="Heading3"/>
      </w:pPr>
      <w:bookmarkStart w:id="221" w:name="_982e84b7afc784b4d0aa763204953a3d"/>
      <w:bookmarkStart w:id="222" w:name="_Toc418510194"/>
      <w:r>
        <w:t>Class Uniqueness Constrant</w:t>
      </w:r>
      <w:bookmarkEnd w:id="221"/>
      <w:bookmarkEnd w:id="222"/>
    </w:p>
    <w:p w14:paraId="0146610E" w14:textId="77777777" w:rsidR="009811F0" w:rsidRDefault="009811F0" w:rsidP="009811F0">
      <w:r>
        <w:t>A constraint that, within the context the rule applies to, the set of instances bound to the set of types in the "unique set" relation must be unique. A Uniqueness constraint that is not constrained by a situation indicates that the role may have only one member.</w:t>
      </w:r>
      <w:r>
        <w:br/>
        <w:t>Uniqueness may be used to define a "key".</w:t>
      </w:r>
    </w:p>
    <w:p w14:paraId="0405FF27" w14:textId="77777777" w:rsidR="009811F0" w:rsidRDefault="009811F0" w:rsidP="009811F0">
      <w:pPr>
        <w:pStyle w:val="Heading4"/>
      </w:pPr>
      <w:r>
        <w:t>Direct Supertypes</w:t>
      </w:r>
    </w:p>
    <w:p w14:paraId="751A1CF5" w14:textId="77777777" w:rsidR="009811F0" w:rsidRDefault="0098398E" w:rsidP="009811F0">
      <w:pPr>
        <w:ind w:left="360"/>
      </w:pPr>
      <w:hyperlink w:anchor="_a965ad950cc9cf33be9b946923c696c7" w:history="1">
        <w:r w:rsidR="009811F0">
          <w:rPr>
            <w:rStyle w:val="Hyperlink"/>
          </w:rPr>
          <w:t>Constrant</w:t>
        </w:r>
      </w:hyperlink>
    </w:p>
    <w:p w14:paraId="05D5EBA3" w14:textId="77777777" w:rsidR="009811F0" w:rsidRDefault="009811F0" w:rsidP="009811F0">
      <w:pPr>
        <w:pStyle w:val="Code0"/>
      </w:pPr>
      <w:r w:rsidRPr="00043180">
        <w:rPr>
          <w:b/>
          <w:sz w:val="24"/>
          <w:szCs w:val="24"/>
        </w:rPr>
        <w:t>package</w:t>
      </w:r>
      <w:r>
        <w:t xml:space="preserve"> SIMF Meta Model::Rules</w:t>
      </w:r>
    </w:p>
    <w:p w14:paraId="7ABD6D6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965ad950cc9cf33be9b946923c696c7" w:history="1">
        <w:r>
          <w:rPr>
            <w:rStyle w:val="Hyperlink"/>
          </w:rPr>
          <w:t>Constrant</w:t>
        </w:r>
      </w:hyperlink>
    </w:p>
    <w:p w14:paraId="501B1A87" w14:textId="77777777" w:rsidR="009811F0" w:rsidRDefault="009811F0" w:rsidP="009811F0">
      <w:pPr>
        <w:pStyle w:val="Code0"/>
      </w:pPr>
    </w:p>
    <w:p w14:paraId="3AD58EAD" w14:textId="77777777" w:rsidR="009811F0" w:rsidRDefault="009811F0" w:rsidP="009811F0">
      <w:pPr>
        <w:pStyle w:val="Heading4"/>
      </w:pPr>
      <w:r>
        <w:t>Inherited Features</w:t>
      </w:r>
    </w:p>
    <w:p w14:paraId="2DCF5053" w14:textId="77777777" w:rsidR="009811F0" w:rsidRDefault="009811F0" w:rsidP="009811F0">
      <w:r w:rsidRPr="000365A1">
        <w:rPr>
          <w:b/>
          <w:i/>
        </w:rPr>
        <w:t>From</w:t>
      </w:r>
      <w:r>
        <w:t xml:space="preserve"> </w:t>
      </w:r>
      <w:hyperlink w:anchor="_a965ad950cc9cf33be9b946923c696c7" w:history="1">
        <w:r>
          <w:rPr>
            <w:rStyle w:val="Hyperlink"/>
          </w:rPr>
          <w:t>Constrant</w:t>
        </w:r>
      </w:hyperlink>
      <w:r>
        <w:t xml:space="preserve">: </w:t>
      </w:r>
    </w:p>
    <w:p w14:paraId="054952F4" w14:textId="77777777" w:rsidR="009811F0" w:rsidRDefault="009811F0" w:rsidP="009811F0">
      <w:pPr>
        <w:ind w:firstLine="720"/>
      </w:pPr>
      <w:r>
        <w:t>‘at once’:</w:t>
      </w:r>
      <w:hyperlink w:anchor="_704bcc994dd8a2770c2713df173b4bb9" w:history="1">
        <w:r>
          <w:rPr>
            <w:rStyle w:val="Hyperlink"/>
          </w:rPr>
          <w:t>boolean</w:t>
        </w:r>
      </w:hyperlink>
    </w:p>
    <w:p w14:paraId="6900031A" w14:textId="77777777" w:rsidR="009811F0" w:rsidRDefault="009811F0" w:rsidP="009811F0">
      <w:r w:rsidRPr="000365A1">
        <w:rPr>
          <w:b/>
          <w:i/>
        </w:rPr>
        <w:t>From</w:t>
      </w:r>
      <w:r>
        <w:t xml:space="preserve"> </w:t>
      </w:r>
      <w:hyperlink w:anchor="_82919e40af9ad2e13647e9d37bbf0956" w:history="1">
        <w:r>
          <w:rPr>
            <w:rStyle w:val="Hyperlink"/>
          </w:rPr>
          <w:t>Rule</w:t>
        </w:r>
      </w:hyperlink>
      <w:r>
        <w:t xml:space="preserve">: </w:t>
      </w:r>
    </w:p>
    <w:p w14:paraId="4083D995" w14:textId="77777777" w:rsidR="009811F0" w:rsidRDefault="009811F0" w:rsidP="009811F0">
      <w:pPr>
        <w:ind w:firstLine="720"/>
      </w:pPr>
      <w:r>
        <w:t>‘applies to’:</w:t>
      </w:r>
      <w:hyperlink w:anchor="_66d62b068053cee3464e1e03e6035eed" w:history="1">
        <w:r>
          <w:rPr>
            <w:rStyle w:val="Hyperlink"/>
          </w:rPr>
          <w:t>Context</w:t>
        </w:r>
      </w:hyperlink>
    </w:p>
    <w:p w14:paraId="1D3EFA8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41CE462" w14:textId="77777777" w:rsidR="009811F0" w:rsidRDefault="009811F0" w:rsidP="009811F0">
      <w:pPr>
        <w:ind w:firstLine="720"/>
      </w:pPr>
      <w:r>
        <w:t>‘represented by’:</w:t>
      </w:r>
      <w:hyperlink w:anchor="_1d7f13297e70f68af8189a69a2e52b05" w:history="1">
        <w:r>
          <w:rPr>
            <w:rStyle w:val="Hyperlink"/>
          </w:rPr>
          <w:t>Information</w:t>
        </w:r>
      </w:hyperlink>
    </w:p>
    <w:p w14:paraId="33723BF3" w14:textId="77777777" w:rsidR="009811F0" w:rsidRDefault="009811F0" w:rsidP="009811F0">
      <w:pPr>
        <w:ind w:firstLine="720"/>
      </w:pPr>
      <w:r>
        <w:t>‘identified by’:</w:t>
      </w:r>
      <w:hyperlink w:anchor="_18f8ef1b23e6cdf9278bd94f24f73c26" w:history="1">
        <w:r>
          <w:rPr>
            <w:rStyle w:val="Hyperlink"/>
          </w:rPr>
          <w:t>Identifier</w:t>
        </w:r>
      </w:hyperlink>
    </w:p>
    <w:p w14:paraId="4072A388" w14:textId="77777777" w:rsidR="009811F0" w:rsidRDefault="009811F0" w:rsidP="009811F0">
      <w:pPr>
        <w:ind w:firstLine="720"/>
      </w:pPr>
      <w:r>
        <w:lastRenderedPageBreak/>
        <w:t>‘prefered term’:</w:t>
      </w:r>
      <w:hyperlink w:anchor="_1945edd0888993a52c5dc6467a7b3ef8" w:history="1">
        <w:r>
          <w:rPr>
            <w:rStyle w:val="Hyperlink"/>
          </w:rPr>
          <w:t>Term</w:t>
        </w:r>
      </w:hyperlink>
    </w:p>
    <w:p w14:paraId="08F8727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E4C4C2C" w14:textId="77777777" w:rsidR="009811F0" w:rsidRDefault="009811F0" w:rsidP="009811F0">
      <w:pPr>
        <w:ind w:firstLine="720"/>
      </w:pPr>
      <w:r>
        <w:t>‘created by’:</w:t>
      </w:r>
      <w:hyperlink w:anchor="_dd21593da1e0b28c0a75ed488ef07fd3" w:history="1">
        <w:r>
          <w:rPr>
            <w:rStyle w:val="Hyperlink"/>
          </w:rPr>
          <w:t>Transaction</w:t>
        </w:r>
      </w:hyperlink>
    </w:p>
    <w:p w14:paraId="10130104" w14:textId="77777777" w:rsidR="009811F0" w:rsidRDefault="009811F0" w:rsidP="009811F0">
      <w:pPr>
        <w:ind w:firstLine="720"/>
      </w:pPr>
      <w:r>
        <w:t>‘invalidated by’:</w:t>
      </w:r>
      <w:hyperlink w:anchor="_dd21593da1e0b28c0a75ed488ef07fd3" w:history="1">
        <w:r>
          <w:rPr>
            <w:rStyle w:val="Hyperlink"/>
          </w:rPr>
          <w:t>Transaction</w:t>
        </w:r>
      </w:hyperlink>
    </w:p>
    <w:p w14:paraId="441A9F70" w14:textId="77777777" w:rsidR="009811F0" w:rsidRDefault="009811F0" w:rsidP="009811F0">
      <w:pPr>
        <w:ind w:firstLine="720"/>
      </w:pPr>
      <w:r>
        <w:t>‘defined by’:</w:t>
      </w:r>
      <w:hyperlink w:anchor="_1a6d88e097d757268d09f68af82fbd34" w:history="1">
        <w:r>
          <w:rPr>
            <w:rStyle w:val="Hyperlink"/>
          </w:rPr>
          <w:t>Definition</w:t>
        </w:r>
      </w:hyperlink>
    </w:p>
    <w:p w14:paraId="4C63733D" w14:textId="77777777" w:rsidR="009811F0" w:rsidRDefault="009811F0" w:rsidP="009811F0">
      <w:pPr>
        <w:ind w:firstLine="720"/>
      </w:pPr>
      <w:r>
        <w:t>‘has type’:</w:t>
      </w:r>
      <w:hyperlink w:anchor="_dfe1514224ca21cedba7b2b29802db50" w:history="1">
        <w:r>
          <w:rPr>
            <w:rStyle w:val="Hyperlink"/>
          </w:rPr>
          <w:t>Type</w:t>
        </w:r>
      </w:hyperlink>
    </w:p>
    <w:p w14:paraId="1E48C60D" w14:textId="77777777" w:rsidR="009811F0" w:rsidRDefault="009811F0" w:rsidP="009811F0">
      <w:pPr>
        <w:ind w:firstLine="720"/>
      </w:pPr>
      <w:r>
        <w:t>‘in context of’:</w:t>
      </w:r>
      <w:hyperlink w:anchor="_66d62b068053cee3464e1e03e6035eed" w:history="1">
        <w:r>
          <w:rPr>
            <w:rStyle w:val="Hyperlink"/>
          </w:rPr>
          <w:t>Context</w:t>
        </w:r>
      </w:hyperlink>
    </w:p>
    <w:p w14:paraId="68E2A0DC" w14:textId="77777777" w:rsidR="009811F0" w:rsidRDefault="009811F0" w:rsidP="009811F0">
      <w:pPr>
        <w:ind w:firstLine="720"/>
      </w:pPr>
      <w:r>
        <w:t>‘defined in’:</w:t>
      </w:r>
      <w:hyperlink w:anchor="_693daf0a0de3f4b82a04aee474c3f151" w:history="1">
        <w:r>
          <w:rPr>
            <w:rStyle w:val="Hyperlink"/>
          </w:rPr>
          <w:t>Lexical Scope</w:t>
        </w:r>
      </w:hyperlink>
    </w:p>
    <w:p w14:paraId="5942045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4AD7770" w14:textId="77777777" w:rsidR="009811F0" w:rsidRDefault="009811F0" w:rsidP="009811F0">
      <w:pPr>
        <w:ind w:firstLine="720"/>
      </w:pPr>
      <w:r>
        <w:t>‘ElementID’:</w:t>
      </w:r>
      <w:hyperlink w:anchor="_f904ff1da5bfc3387d892b7e0fe9ecb1" w:history="1">
        <w:r>
          <w:rPr>
            <w:rStyle w:val="Hyperlink"/>
          </w:rPr>
          <w:t>URIIdentifier</w:t>
        </w:r>
      </w:hyperlink>
    </w:p>
    <w:p w14:paraId="1DCBEADE" w14:textId="77777777" w:rsidR="009811F0" w:rsidRDefault="009811F0" w:rsidP="009811F0"/>
    <w:p w14:paraId="32FDFEB2" w14:textId="77777777" w:rsidR="009811F0" w:rsidRDefault="009811F0" w:rsidP="009811F0">
      <w:pPr>
        <w:pStyle w:val="Heading2"/>
      </w:pPr>
      <w:bookmarkStart w:id="223" w:name="_Toc418510195"/>
      <w:r>
        <w:t>SIMF Meta Model::Situations</w:t>
      </w:r>
      <w:bookmarkEnd w:id="223"/>
    </w:p>
    <w:p w14:paraId="5520C768" w14:textId="77777777" w:rsidR="009811F0" w:rsidRDefault="009811F0" w:rsidP="009811F0">
      <w:r>
        <w:t>Situations are arrangements of individuals, assertions and the relations and assertions between them over a timespan. Any "condition" that exists is a situation - including relations.</w:t>
      </w:r>
    </w:p>
    <w:p w14:paraId="658ECB54" w14:textId="77777777" w:rsidR="009811F0" w:rsidRDefault="009811F0" w:rsidP="009811F0">
      <w:pPr>
        <w:pStyle w:val="Heading3"/>
      </w:pPr>
      <w:bookmarkStart w:id="224" w:name="_Toc418510196"/>
      <w:r>
        <w:t>Diagram: Situations</w:t>
      </w:r>
      <w:bookmarkEnd w:id="224"/>
    </w:p>
    <w:p w14:paraId="321B3A98" w14:textId="77777777" w:rsidR="009811F0" w:rsidRDefault="009811F0" w:rsidP="009811F0">
      <w:pPr>
        <w:jc w:val="center"/>
        <w:rPr>
          <w:rFonts w:cs="Arial"/>
        </w:rPr>
      </w:pPr>
      <w:r>
        <w:rPr>
          <w:noProof/>
        </w:rPr>
        <w:drawing>
          <wp:inline distT="0" distB="0" distL="0" distR="0" wp14:anchorId="4E1EFD1C" wp14:editId="15E10520">
            <wp:extent cx="5732145" cy="3097494"/>
            <wp:effectExtent l="0" t="0" r="0" b="0"/>
            <wp:docPr id="128" name="Picture -1039290111.jpg" descr="-1039290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039290111.jpg"/>
                    <pic:cNvPicPr/>
                  </pic:nvPicPr>
                  <pic:blipFill>
                    <a:blip r:embed="rId30" cstate="print"/>
                    <a:stretch>
                      <a:fillRect/>
                    </a:stretch>
                  </pic:blipFill>
                  <pic:spPr>
                    <a:xfrm>
                      <a:off x="0" y="0"/>
                      <a:ext cx="5732145" cy="3097494"/>
                    </a:xfrm>
                    <a:prstGeom prst="rect">
                      <a:avLst/>
                    </a:prstGeom>
                  </pic:spPr>
                </pic:pic>
              </a:graphicData>
            </a:graphic>
          </wp:inline>
        </w:drawing>
      </w:r>
    </w:p>
    <w:p w14:paraId="59A3B455"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Situations</w:t>
      </w:r>
    </w:p>
    <w:p w14:paraId="7849F5EB" w14:textId="77777777" w:rsidR="009811F0" w:rsidRDefault="009811F0" w:rsidP="009811F0">
      <w:r>
        <w:t>A set of role bindings about a specific subject</w:t>
      </w:r>
    </w:p>
    <w:p w14:paraId="486C3ECB" w14:textId="77777777" w:rsidR="009811F0" w:rsidRDefault="009811F0" w:rsidP="009811F0"/>
    <w:p w14:paraId="7BB1C67D" w14:textId="77777777" w:rsidR="009811F0" w:rsidRDefault="009811F0" w:rsidP="009811F0">
      <w:pPr>
        <w:pStyle w:val="Heading3"/>
      </w:pPr>
      <w:bookmarkStart w:id="225" w:name="_e256575906117699eb6a062c0d7b9581"/>
      <w:bookmarkStart w:id="226" w:name="_Toc418510197"/>
      <w:r>
        <w:t>Class Actuality</w:t>
      </w:r>
      <w:bookmarkEnd w:id="225"/>
      <w:bookmarkEnd w:id="226"/>
    </w:p>
    <w:p w14:paraId="6E1893F5" w14:textId="77777777" w:rsidR="009811F0" w:rsidRDefault="009811F0" w:rsidP="009811F0">
      <w:r>
        <w:t>An individual situation that actually exists or will exist</w:t>
      </w:r>
    </w:p>
    <w:p w14:paraId="3FF1033B" w14:textId="77777777" w:rsidR="009811F0" w:rsidRDefault="009811F0" w:rsidP="009811F0">
      <w:pPr>
        <w:pStyle w:val="Heading4"/>
      </w:pPr>
      <w:r>
        <w:t>Direct Supertypes</w:t>
      </w:r>
    </w:p>
    <w:p w14:paraId="1C15D78F" w14:textId="77777777" w:rsidR="009811F0" w:rsidRDefault="0098398E" w:rsidP="009811F0">
      <w:pPr>
        <w:ind w:left="360"/>
      </w:pPr>
      <w:hyperlink w:anchor="_8c517cf1950741c0f89edebf828214cc" w:history="1">
        <w:r w:rsidR="009811F0">
          <w:rPr>
            <w:rStyle w:val="Hyperlink"/>
          </w:rPr>
          <w:t>Situation</w:t>
        </w:r>
      </w:hyperlink>
    </w:p>
    <w:p w14:paraId="0CFB5CB9" w14:textId="77777777" w:rsidR="009811F0" w:rsidRDefault="009811F0" w:rsidP="009811F0">
      <w:pPr>
        <w:pStyle w:val="Code0"/>
      </w:pPr>
      <w:r w:rsidRPr="00043180">
        <w:rPr>
          <w:b/>
          <w:sz w:val="24"/>
          <w:szCs w:val="24"/>
        </w:rPr>
        <w:t>package</w:t>
      </w:r>
      <w:r>
        <w:t xml:space="preserve"> SIMF Meta Model::Situations</w:t>
      </w:r>
    </w:p>
    <w:p w14:paraId="2220DB8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6192BE54" w14:textId="77777777" w:rsidR="009811F0" w:rsidRDefault="009811F0" w:rsidP="009811F0">
      <w:pPr>
        <w:pStyle w:val="Code0"/>
      </w:pPr>
    </w:p>
    <w:p w14:paraId="559C991F" w14:textId="77777777" w:rsidR="009811F0" w:rsidRDefault="009811F0" w:rsidP="009811F0">
      <w:pPr>
        <w:pStyle w:val="Heading4"/>
      </w:pPr>
      <w:r>
        <w:t>Inherited Features</w:t>
      </w:r>
    </w:p>
    <w:p w14:paraId="73AB16B8"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5939698" w14:textId="77777777" w:rsidR="009811F0" w:rsidRDefault="009811F0" w:rsidP="009811F0">
      <w:pPr>
        <w:ind w:firstLine="720"/>
      </w:pPr>
      <w:r>
        <w:t>‘binds’:</w:t>
      </w:r>
      <w:hyperlink w:anchor="_4050167f9abcfb2187d46a6d3c360798" w:history="1">
        <w:r>
          <w:rPr>
            <w:rStyle w:val="Hyperlink"/>
          </w:rPr>
          <w:t>Binding</w:t>
        </w:r>
      </w:hyperlink>
    </w:p>
    <w:p w14:paraId="0A05018A" w14:textId="77777777" w:rsidR="009811F0" w:rsidRDefault="009811F0" w:rsidP="009811F0">
      <w:pPr>
        <w:ind w:firstLine="720"/>
      </w:pPr>
      <w:r>
        <w:lastRenderedPageBreak/>
        <w:t>‘asserted in’:</w:t>
      </w:r>
      <w:hyperlink w:anchor="_66d62b068053cee3464e1e03e6035eed" w:history="1">
        <w:r>
          <w:rPr>
            <w:rStyle w:val="Hyperlink"/>
          </w:rPr>
          <w:t>Context</w:t>
        </w:r>
      </w:hyperlink>
    </w:p>
    <w:p w14:paraId="7D18C712"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A9A09BB" w14:textId="77777777" w:rsidR="009811F0" w:rsidRDefault="009811F0" w:rsidP="009811F0">
      <w:pPr>
        <w:ind w:firstLine="720"/>
      </w:pPr>
      <w:r>
        <w:t>‘contextualizes’:</w:t>
      </w:r>
      <w:hyperlink w:anchor="_a52cb0ff6e414b3170b58afe10b6afcb" w:history="1">
        <w:r>
          <w:rPr>
            <w:rStyle w:val="Hyperlink"/>
          </w:rPr>
          <w:t>Anything</w:t>
        </w:r>
      </w:hyperlink>
    </w:p>
    <w:p w14:paraId="42741F14" w14:textId="77777777" w:rsidR="009811F0" w:rsidRDefault="009811F0" w:rsidP="009811F0">
      <w:pPr>
        <w:ind w:firstLine="720"/>
      </w:pPr>
      <w:r>
        <w:t>‘has rule’:</w:t>
      </w:r>
      <w:hyperlink w:anchor="_82919e40af9ad2e13647e9d37bbf0956" w:history="1">
        <w:r>
          <w:rPr>
            <w:rStyle w:val="Hyperlink"/>
          </w:rPr>
          <w:t>Rule</w:t>
        </w:r>
      </w:hyperlink>
    </w:p>
    <w:p w14:paraId="7BD91B6D" w14:textId="77777777" w:rsidR="009811F0" w:rsidRDefault="009811F0" w:rsidP="009811F0">
      <w:pPr>
        <w:ind w:firstLine="720"/>
      </w:pPr>
      <w:r>
        <w:t>‘generalizes’:</w:t>
      </w:r>
      <w:hyperlink w:anchor="_66d62b068053cee3464e1e03e6035eed" w:history="1">
        <w:r>
          <w:rPr>
            <w:rStyle w:val="Hyperlink"/>
          </w:rPr>
          <w:t>Context</w:t>
        </w:r>
      </w:hyperlink>
    </w:p>
    <w:p w14:paraId="52FE2AA5" w14:textId="77777777" w:rsidR="009811F0" w:rsidRDefault="009811F0" w:rsidP="009811F0">
      <w:pPr>
        <w:ind w:firstLine="720"/>
      </w:pPr>
      <w:r>
        <w:t>‘specializes’:</w:t>
      </w:r>
      <w:hyperlink w:anchor="_66d62b068053cee3464e1e03e6035eed" w:history="1">
        <w:r>
          <w:rPr>
            <w:rStyle w:val="Hyperlink"/>
          </w:rPr>
          <w:t>Context</w:t>
        </w:r>
      </w:hyperlink>
    </w:p>
    <w:p w14:paraId="7BB6D421" w14:textId="77777777" w:rsidR="009811F0" w:rsidRDefault="009811F0" w:rsidP="009811F0">
      <w:pPr>
        <w:ind w:firstLine="720"/>
      </w:pPr>
      <w:r>
        <w:t>‘asserts’:</w:t>
      </w:r>
      <w:hyperlink w:anchor="_8c517cf1950741c0f89edebf828214cc" w:history="1">
        <w:r>
          <w:rPr>
            <w:rStyle w:val="Hyperlink"/>
          </w:rPr>
          <w:t>Situation</w:t>
        </w:r>
      </w:hyperlink>
    </w:p>
    <w:p w14:paraId="2FF4EE2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261F54F" w14:textId="77777777" w:rsidR="009811F0" w:rsidRDefault="009811F0" w:rsidP="009811F0">
      <w:pPr>
        <w:ind w:firstLine="720"/>
      </w:pPr>
      <w:r>
        <w:t>‘represented by’:</w:t>
      </w:r>
      <w:hyperlink w:anchor="_1d7f13297e70f68af8189a69a2e52b05" w:history="1">
        <w:r>
          <w:rPr>
            <w:rStyle w:val="Hyperlink"/>
          </w:rPr>
          <w:t>Information</w:t>
        </w:r>
      </w:hyperlink>
    </w:p>
    <w:p w14:paraId="630CC40B" w14:textId="77777777" w:rsidR="009811F0" w:rsidRDefault="009811F0" w:rsidP="009811F0">
      <w:pPr>
        <w:ind w:firstLine="720"/>
      </w:pPr>
      <w:r>
        <w:t>‘identified by’:</w:t>
      </w:r>
      <w:hyperlink w:anchor="_18f8ef1b23e6cdf9278bd94f24f73c26" w:history="1">
        <w:r>
          <w:rPr>
            <w:rStyle w:val="Hyperlink"/>
          </w:rPr>
          <w:t>Identifier</w:t>
        </w:r>
      </w:hyperlink>
    </w:p>
    <w:p w14:paraId="7BC9CCDC" w14:textId="77777777" w:rsidR="009811F0" w:rsidRDefault="009811F0" w:rsidP="009811F0">
      <w:pPr>
        <w:ind w:firstLine="720"/>
      </w:pPr>
      <w:r>
        <w:t>‘prefered term’:</w:t>
      </w:r>
      <w:hyperlink w:anchor="_1945edd0888993a52c5dc6467a7b3ef8" w:history="1">
        <w:r>
          <w:rPr>
            <w:rStyle w:val="Hyperlink"/>
          </w:rPr>
          <w:t>Term</w:t>
        </w:r>
      </w:hyperlink>
    </w:p>
    <w:p w14:paraId="07C4FF39"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B7FE561" w14:textId="77777777" w:rsidR="009811F0" w:rsidRDefault="009811F0" w:rsidP="009811F0">
      <w:pPr>
        <w:ind w:firstLine="720"/>
      </w:pPr>
      <w:r>
        <w:t>‘created by’:</w:t>
      </w:r>
      <w:hyperlink w:anchor="_dd21593da1e0b28c0a75ed488ef07fd3" w:history="1">
        <w:r>
          <w:rPr>
            <w:rStyle w:val="Hyperlink"/>
          </w:rPr>
          <w:t>Transaction</w:t>
        </w:r>
      </w:hyperlink>
    </w:p>
    <w:p w14:paraId="648F9280" w14:textId="77777777" w:rsidR="009811F0" w:rsidRDefault="009811F0" w:rsidP="009811F0">
      <w:pPr>
        <w:ind w:firstLine="720"/>
      </w:pPr>
      <w:r>
        <w:t>‘invalidated by’:</w:t>
      </w:r>
      <w:hyperlink w:anchor="_dd21593da1e0b28c0a75ed488ef07fd3" w:history="1">
        <w:r>
          <w:rPr>
            <w:rStyle w:val="Hyperlink"/>
          </w:rPr>
          <w:t>Transaction</w:t>
        </w:r>
      </w:hyperlink>
    </w:p>
    <w:p w14:paraId="72F437A7" w14:textId="77777777" w:rsidR="009811F0" w:rsidRDefault="009811F0" w:rsidP="009811F0">
      <w:pPr>
        <w:ind w:firstLine="720"/>
      </w:pPr>
      <w:r>
        <w:t>‘defined by’:</w:t>
      </w:r>
      <w:hyperlink w:anchor="_1a6d88e097d757268d09f68af82fbd34" w:history="1">
        <w:r>
          <w:rPr>
            <w:rStyle w:val="Hyperlink"/>
          </w:rPr>
          <w:t>Definition</w:t>
        </w:r>
      </w:hyperlink>
    </w:p>
    <w:p w14:paraId="1E07E4E0" w14:textId="77777777" w:rsidR="009811F0" w:rsidRDefault="009811F0" w:rsidP="009811F0">
      <w:pPr>
        <w:ind w:firstLine="720"/>
      </w:pPr>
      <w:r>
        <w:t>‘has type’:</w:t>
      </w:r>
      <w:hyperlink w:anchor="_dfe1514224ca21cedba7b2b29802db50" w:history="1">
        <w:r>
          <w:rPr>
            <w:rStyle w:val="Hyperlink"/>
          </w:rPr>
          <w:t>Type</w:t>
        </w:r>
      </w:hyperlink>
    </w:p>
    <w:p w14:paraId="2FE42BBC" w14:textId="77777777" w:rsidR="009811F0" w:rsidRDefault="009811F0" w:rsidP="009811F0">
      <w:pPr>
        <w:ind w:firstLine="720"/>
      </w:pPr>
      <w:r>
        <w:t>‘in context of’:</w:t>
      </w:r>
      <w:hyperlink w:anchor="_66d62b068053cee3464e1e03e6035eed" w:history="1">
        <w:r>
          <w:rPr>
            <w:rStyle w:val="Hyperlink"/>
          </w:rPr>
          <w:t>Context</w:t>
        </w:r>
      </w:hyperlink>
    </w:p>
    <w:p w14:paraId="5F6E9447" w14:textId="77777777" w:rsidR="009811F0" w:rsidRDefault="009811F0" w:rsidP="009811F0">
      <w:pPr>
        <w:ind w:firstLine="720"/>
      </w:pPr>
      <w:r>
        <w:t>‘defined in’:</w:t>
      </w:r>
      <w:hyperlink w:anchor="_693daf0a0de3f4b82a04aee474c3f151" w:history="1">
        <w:r>
          <w:rPr>
            <w:rStyle w:val="Hyperlink"/>
          </w:rPr>
          <w:t>Lexical Scope</w:t>
        </w:r>
      </w:hyperlink>
    </w:p>
    <w:p w14:paraId="303B3E7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BD8FAF4" w14:textId="77777777" w:rsidR="009811F0" w:rsidRDefault="009811F0" w:rsidP="009811F0">
      <w:pPr>
        <w:ind w:firstLine="720"/>
      </w:pPr>
      <w:r>
        <w:t>‘ElementID’:</w:t>
      </w:r>
      <w:hyperlink w:anchor="_f904ff1da5bfc3387d892b7e0fe9ecb1" w:history="1">
        <w:r>
          <w:rPr>
            <w:rStyle w:val="Hyperlink"/>
          </w:rPr>
          <w:t>URIIdentifier</w:t>
        </w:r>
      </w:hyperlink>
    </w:p>
    <w:p w14:paraId="7E204FA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89CEB53" w14:textId="77777777" w:rsidR="009811F0" w:rsidRDefault="009811F0" w:rsidP="009811F0">
      <w:pPr>
        <w:ind w:firstLine="720"/>
      </w:pPr>
      <w:r>
        <w:t>‘defines’:</w:t>
      </w:r>
      <w:hyperlink w:anchor="_a52cb0ff6e414b3170b58afe10b6afcb" w:history="1">
        <w:r>
          <w:rPr>
            <w:rStyle w:val="Hyperlink"/>
          </w:rPr>
          <w:t>Anything</w:t>
        </w:r>
      </w:hyperlink>
    </w:p>
    <w:p w14:paraId="76FC9C66" w14:textId="77777777" w:rsidR="009811F0" w:rsidRDefault="009811F0" w:rsidP="009811F0">
      <w:pPr>
        <w:ind w:firstLine="720"/>
      </w:pPr>
      <w:r>
        <w:t>‘changed in’:</w:t>
      </w:r>
      <w:hyperlink w:anchor="_dd21593da1e0b28c0a75ed488ef07fd3" w:history="1">
        <w:r>
          <w:rPr>
            <w:rStyle w:val="Hyperlink"/>
          </w:rPr>
          <w:t>Transaction</w:t>
        </w:r>
      </w:hyperlink>
    </w:p>
    <w:p w14:paraId="5408FFA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84544D2" w14:textId="77777777" w:rsidR="009811F0" w:rsidRDefault="009811F0" w:rsidP="009811F0">
      <w:pPr>
        <w:ind w:firstLine="720"/>
      </w:pPr>
      <w:r>
        <w:t>‘references’:</w:t>
      </w:r>
      <w:hyperlink w:anchor="_0315319befc74caa0a2a7d36cff333c0" w:history="1">
        <w:r>
          <w:rPr>
            <w:rStyle w:val="Hyperlink"/>
          </w:rPr>
          <w:t>Lexical Reference</w:t>
        </w:r>
      </w:hyperlink>
    </w:p>
    <w:p w14:paraId="146E163E" w14:textId="77777777" w:rsidR="009811F0" w:rsidRDefault="009811F0" w:rsidP="009811F0"/>
    <w:p w14:paraId="5E57F601" w14:textId="77777777" w:rsidR="009811F0" w:rsidRDefault="009811F0" w:rsidP="009811F0">
      <w:pPr>
        <w:pStyle w:val="Heading3"/>
      </w:pPr>
      <w:bookmarkStart w:id="227" w:name="_4050167f9abcfb2187d46a6d3c360798"/>
      <w:bookmarkStart w:id="228" w:name="_Toc418510198"/>
      <w:r>
        <w:t>Association Class Binding</w:t>
      </w:r>
      <w:bookmarkEnd w:id="227"/>
      <w:bookmarkEnd w:id="228"/>
    </w:p>
    <w:p w14:paraId="6F856804" w14:textId="77777777" w:rsidR="009811F0" w:rsidRDefault="009811F0" w:rsidP="009811F0">
      <w:r>
        <w:t xml:space="preserve">A binding binds a particular individual to a role in a situation. </w:t>
      </w:r>
      <w:r>
        <w:br/>
        <w:t>For relations (which are situation), this binds an association "end".</w:t>
      </w:r>
    </w:p>
    <w:p w14:paraId="6BF4519E" w14:textId="77777777" w:rsidR="009811F0" w:rsidRDefault="009811F0" w:rsidP="009811F0">
      <w:pPr>
        <w:pStyle w:val="Heading4"/>
      </w:pPr>
      <w:r>
        <w:t>Direct Supertypes</w:t>
      </w:r>
    </w:p>
    <w:p w14:paraId="16EC1775" w14:textId="77777777" w:rsidR="009811F0" w:rsidRDefault="0098398E" w:rsidP="009811F0">
      <w:pPr>
        <w:ind w:left="360"/>
      </w:pPr>
      <w:hyperlink w:anchor="_7930d7b301f56f0155603422a27ad833" w:history="1">
        <w:r w:rsidR="009811F0">
          <w:rPr>
            <w:rStyle w:val="Hyperlink"/>
          </w:rPr>
          <w:t>Instance Relation</w:t>
        </w:r>
      </w:hyperlink>
    </w:p>
    <w:p w14:paraId="7A4C9D1F" w14:textId="77777777" w:rsidR="009811F0" w:rsidRDefault="009811F0" w:rsidP="009811F0">
      <w:pPr>
        <w:pStyle w:val="Code0"/>
      </w:pPr>
      <w:r w:rsidRPr="00043180">
        <w:rPr>
          <w:b/>
          <w:sz w:val="24"/>
          <w:szCs w:val="24"/>
        </w:rPr>
        <w:t>package</w:t>
      </w:r>
      <w:r>
        <w:t xml:space="preserve"> SIMF Meta Model::Situations</w:t>
      </w:r>
    </w:p>
    <w:p w14:paraId="6834A240"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7930d7b301f56f0155603422a27ad833" w:history="1">
        <w:r>
          <w:rPr>
            <w:rStyle w:val="Hyperlink"/>
          </w:rPr>
          <w:t>Instance Relation</w:t>
        </w:r>
      </w:hyperlink>
    </w:p>
    <w:p w14:paraId="464151FB" w14:textId="77777777" w:rsidR="009811F0" w:rsidRDefault="009811F0" w:rsidP="009811F0">
      <w:pPr>
        <w:pStyle w:val="Code0"/>
      </w:pPr>
    </w:p>
    <w:p w14:paraId="52F2F721" w14:textId="77777777" w:rsidR="009811F0" w:rsidRDefault="009811F0" w:rsidP="009811F0">
      <w:pPr>
        <w:pStyle w:val="Heading5"/>
      </w:pPr>
      <w:r>
        <w:t>Association Ends</w:t>
      </w:r>
    </w:p>
    <w:p w14:paraId="4DFF8ADF" w14:textId="77777777" w:rsidR="009811F0" w:rsidRDefault="009811F0" w:rsidP="009811F0">
      <w:pPr>
        <w:ind w:firstLine="720"/>
      </w:pPr>
      <w:r>
        <w:rPr>
          <w:noProof/>
        </w:rPr>
        <w:drawing>
          <wp:inline distT="0" distB="0" distL="0" distR="0" wp14:anchorId="748E49F4" wp14:editId="11B811BA">
            <wp:extent cx="152400" cy="152400"/>
            <wp:effectExtent l="0" t="0" r="0" b="0"/>
            <wp:docPr id="13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w:t>
      </w:r>
    </w:p>
    <w:p w14:paraId="5F7F7DB4" w14:textId="77777777" w:rsidR="009811F0" w:rsidRDefault="009811F0" w:rsidP="009811F0">
      <w:pPr>
        <w:ind w:firstLine="720"/>
      </w:pPr>
      <w:r>
        <w:rPr>
          <w:noProof/>
        </w:rPr>
        <w:drawing>
          <wp:inline distT="0" distB="0" distL="0" distR="0" wp14:anchorId="5D8CB841" wp14:editId="7A856B7A">
            <wp:extent cx="152400" cy="152400"/>
            <wp:effectExtent l="0" t="0" r="0" b="0"/>
            <wp:docPr id="132"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3b2e69eb6121d1e3a1180bbe8ee64013" w:history="1">
        <w:r>
          <w:rPr>
            <w:rStyle w:val="Hyperlink"/>
          </w:rPr>
          <w:t>Classification</w:t>
        </w:r>
      </w:hyperlink>
      <w:r>
        <w:t xml:space="preserve"> </w:t>
      </w:r>
    </w:p>
    <w:p w14:paraId="3906436C" w14:textId="77777777" w:rsidR="009811F0" w:rsidRDefault="009811F0" w:rsidP="009811F0">
      <w:pPr>
        <w:pStyle w:val="Heading4"/>
      </w:pPr>
      <w:r>
        <w:t>Associations</w:t>
      </w:r>
    </w:p>
    <w:p w14:paraId="405568B1" w14:textId="77777777" w:rsidR="009811F0" w:rsidRDefault="009811F0" w:rsidP="009811F0">
      <w:pPr>
        <w:ind w:left="605" w:hanging="245"/>
      </w:pPr>
      <w:r>
        <w:rPr>
          <w:noProof/>
        </w:rPr>
        <w:drawing>
          <wp:inline distT="0" distB="0" distL="0" distR="0" wp14:anchorId="6B792DAA" wp14:editId="22D9C6D3">
            <wp:extent cx="152400" cy="152400"/>
            <wp:effectExtent l="0" t="0" r="0" b="0"/>
            <wp:docPr id="134"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bound in:</w:t>
      </w:r>
      <w:hyperlink w:anchor="_8c517cf1950741c0f89edebf828214cc" w:history="1">
        <w:r>
          <w:rPr>
            <w:rStyle w:val="Hyperlink"/>
          </w:rPr>
          <w:t>Situation</w:t>
        </w:r>
      </w:hyperlink>
      <w:r>
        <w:t xml:space="preserve"> [1] </w:t>
      </w:r>
    </w:p>
    <w:p w14:paraId="279E1BB4" w14:textId="77777777" w:rsidR="009811F0" w:rsidRDefault="009811F0" w:rsidP="009811F0"/>
    <w:p w14:paraId="77999437" w14:textId="77777777" w:rsidR="009811F0" w:rsidRDefault="009811F0" w:rsidP="009811F0">
      <w:pPr>
        <w:pStyle w:val="Heading3"/>
      </w:pPr>
      <w:bookmarkStart w:id="229" w:name="_63eecd782b89142ca4b95f2aad7bbd26"/>
      <w:bookmarkStart w:id="230" w:name="_Toc418510199"/>
      <w:r>
        <w:t>Class Occurance</w:t>
      </w:r>
      <w:bookmarkEnd w:id="229"/>
      <w:bookmarkEnd w:id="230"/>
    </w:p>
    <w:p w14:paraId="59D7FB4A" w14:textId="77777777" w:rsidR="009811F0" w:rsidRDefault="009811F0" w:rsidP="009811F0">
      <w:r>
        <w:t>A situation that is happening (changing) over time.</w:t>
      </w:r>
    </w:p>
    <w:p w14:paraId="4DD022B8" w14:textId="77777777" w:rsidR="009811F0" w:rsidRDefault="009811F0" w:rsidP="009811F0">
      <w:pPr>
        <w:pStyle w:val="Heading4"/>
      </w:pPr>
      <w:r>
        <w:t>Direct Supertypes</w:t>
      </w:r>
    </w:p>
    <w:p w14:paraId="44D0C8B5" w14:textId="77777777" w:rsidR="009811F0" w:rsidRDefault="0098398E" w:rsidP="009811F0">
      <w:pPr>
        <w:ind w:left="360"/>
      </w:pPr>
      <w:hyperlink w:anchor="_8c517cf1950741c0f89edebf828214cc" w:history="1">
        <w:r w:rsidR="009811F0">
          <w:rPr>
            <w:rStyle w:val="Hyperlink"/>
          </w:rPr>
          <w:t>Situation</w:t>
        </w:r>
      </w:hyperlink>
    </w:p>
    <w:p w14:paraId="18B095C2" w14:textId="77777777" w:rsidR="009811F0" w:rsidRDefault="009811F0" w:rsidP="009811F0">
      <w:pPr>
        <w:pStyle w:val="Code0"/>
      </w:pPr>
      <w:r w:rsidRPr="00043180">
        <w:rPr>
          <w:b/>
          <w:sz w:val="24"/>
          <w:szCs w:val="24"/>
        </w:rPr>
        <w:t>package</w:t>
      </w:r>
      <w:r>
        <w:t xml:space="preserve"> SIMF Meta Model::Situations</w:t>
      </w:r>
    </w:p>
    <w:p w14:paraId="496DEA5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8c517cf1950741c0f89edebf828214cc" w:history="1">
        <w:r>
          <w:rPr>
            <w:rStyle w:val="Hyperlink"/>
          </w:rPr>
          <w:t>Situation</w:t>
        </w:r>
      </w:hyperlink>
    </w:p>
    <w:p w14:paraId="18C34A7F" w14:textId="77777777" w:rsidR="009811F0" w:rsidRDefault="009811F0" w:rsidP="009811F0">
      <w:pPr>
        <w:pStyle w:val="Code0"/>
      </w:pPr>
    </w:p>
    <w:p w14:paraId="170DA389" w14:textId="77777777" w:rsidR="009811F0" w:rsidRDefault="009811F0" w:rsidP="009811F0">
      <w:pPr>
        <w:pStyle w:val="Heading4"/>
      </w:pPr>
      <w:r>
        <w:lastRenderedPageBreak/>
        <w:t>Inherited Features</w:t>
      </w:r>
    </w:p>
    <w:p w14:paraId="0147777F"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2DBFE382" w14:textId="77777777" w:rsidR="009811F0" w:rsidRDefault="009811F0" w:rsidP="009811F0">
      <w:pPr>
        <w:ind w:firstLine="720"/>
      </w:pPr>
      <w:r>
        <w:t>‘binds’:</w:t>
      </w:r>
      <w:hyperlink w:anchor="_4050167f9abcfb2187d46a6d3c360798" w:history="1">
        <w:r>
          <w:rPr>
            <w:rStyle w:val="Hyperlink"/>
          </w:rPr>
          <w:t>Binding</w:t>
        </w:r>
      </w:hyperlink>
    </w:p>
    <w:p w14:paraId="3587B7B0" w14:textId="77777777" w:rsidR="009811F0" w:rsidRDefault="009811F0" w:rsidP="009811F0">
      <w:pPr>
        <w:ind w:firstLine="720"/>
      </w:pPr>
      <w:r>
        <w:t>‘asserted in’:</w:t>
      </w:r>
      <w:hyperlink w:anchor="_66d62b068053cee3464e1e03e6035eed" w:history="1">
        <w:r>
          <w:rPr>
            <w:rStyle w:val="Hyperlink"/>
          </w:rPr>
          <w:t>Context</w:t>
        </w:r>
      </w:hyperlink>
    </w:p>
    <w:p w14:paraId="329EA88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BB40D13" w14:textId="77777777" w:rsidR="009811F0" w:rsidRDefault="009811F0" w:rsidP="009811F0">
      <w:pPr>
        <w:ind w:firstLine="720"/>
      </w:pPr>
      <w:r>
        <w:t>‘contextualizes’:</w:t>
      </w:r>
      <w:hyperlink w:anchor="_a52cb0ff6e414b3170b58afe10b6afcb" w:history="1">
        <w:r>
          <w:rPr>
            <w:rStyle w:val="Hyperlink"/>
          </w:rPr>
          <w:t>Anything</w:t>
        </w:r>
      </w:hyperlink>
    </w:p>
    <w:p w14:paraId="15665710" w14:textId="77777777" w:rsidR="009811F0" w:rsidRDefault="009811F0" w:rsidP="009811F0">
      <w:pPr>
        <w:ind w:firstLine="720"/>
      </w:pPr>
      <w:r>
        <w:t>‘has rule’:</w:t>
      </w:r>
      <w:hyperlink w:anchor="_82919e40af9ad2e13647e9d37bbf0956" w:history="1">
        <w:r>
          <w:rPr>
            <w:rStyle w:val="Hyperlink"/>
          </w:rPr>
          <w:t>Rule</w:t>
        </w:r>
      </w:hyperlink>
    </w:p>
    <w:p w14:paraId="1226CD64" w14:textId="77777777" w:rsidR="009811F0" w:rsidRDefault="009811F0" w:rsidP="009811F0">
      <w:pPr>
        <w:ind w:firstLine="720"/>
      </w:pPr>
      <w:r>
        <w:t>‘generalizes’:</w:t>
      </w:r>
      <w:hyperlink w:anchor="_66d62b068053cee3464e1e03e6035eed" w:history="1">
        <w:r>
          <w:rPr>
            <w:rStyle w:val="Hyperlink"/>
          </w:rPr>
          <w:t>Context</w:t>
        </w:r>
      </w:hyperlink>
    </w:p>
    <w:p w14:paraId="75A2413A" w14:textId="77777777" w:rsidR="009811F0" w:rsidRDefault="009811F0" w:rsidP="009811F0">
      <w:pPr>
        <w:ind w:firstLine="720"/>
      </w:pPr>
      <w:r>
        <w:t>‘specializes’:</w:t>
      </w:r>
      <w:hyperlink w:anchor="_66d62b068053cee3464e1e03e6035eed" w:history="1">
        <w:r>
          <w:rPr>
            <w:rStyle w:val="Hyperlink"/>
          </w:rPr>
          <w:t>Context</w:t>
        </w:r>
      </w:hyperlink>
    </w:p>
    <w:p w14:paraId="6CAD4E58" w14:textId="77777777" w:rsidR="009811F0" w:rsidRDefault="009811F0" w:rsidP="009811F0">
      <w:pPr>
        <w:ind w:firstLine="720"/>
      </w:pPr>
      <w:r>
        <w:t>‘asserts’:</w:t>
      </w:r>
      <w:hyperlink w:anchor="_8c517cf1950741c0f89edebf828214cc" w:history="1">
        <w:r>
          <w:rPr>
            <w:rStyle w:val="Hyperlink"/>
          </w:rPr>
          <w:t>Situation</w:t>
        </w:r>
      </w:hyperlink>
    </w:p>
    <w:p w14:paraId="4FA384F9"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F3119CD" w14:textId="77777777" w:rsidR="009811F0" w:rsidRDefault="009811F0" w:rsidP="009811F0">
      <w:pPr>
        <w:ind w:firstLine="720"/>
      </w:pPr>
      <w:r>
        <w:t>‘represented by’:</w:t>
      </w:r>
      <w:hyperlink w:anchor="_1d7f13297e70f68af8189a69a2e52b05" w:history="1">
        <w:r>
          <w:rPr>
            <w:rStyle w:val="Hyperlink"/>
          </w:rPr>
          <w:t>Information</w:t>
        </w:r>
      </w:hyperlink>
    </w:p>
    <w:p w14:paraId="29B7A30B" w14:textId="77777777" w:rsidR="009811F0" w:rsidRDefault="009811F0" w:rsidP="009811F0">
      <w:pPr>
        <w:ind w:firstLine="720"/>
      </w:pPr>
      <w:r>
        <w:t>‘identified by’:</w:t>
      </w:r>
      <w:hyperlink w:anchor="_18f8ef1b23e6cdf9278bd94f24f73c26" w:history="1">
        <w:r>
          <w:rPr>
            <w:rStyle w:val="Hyperlink"/>
          </w:rPr>
          <w:t>Identifier</w:t>
        </w:r>
      </w:hyperlink>
    </w:p>
    <w:p w14:paraId="04F6A11C" w14:textId="77777777" w:rsidR="009811F0" w:rsidRDefault="009811F0" w:rsidP="009811F0">
      <w:pPr>
        <w:ind w:firstLine="720"/>
      </w:pPr>
      <w:r>
        <w:t>‘prefered term’:</w:t>
      </w:r>
      <w:hyperlink w:anchor="_1945edd0888993a52c5dc6467a7b3ef8" w:history="1">
        <w:r>
          <w:rPr>
            <w:rStyle w:val="Hyperlink"/>
          </w:rPr>
          <w:t>Term</w:t>
        </w:r>
      </w:hyperlink>
    </w:p>
    <w:p w14:paraId="048F66E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C6C249C" w14:textId="77777777" w:rsidR="009811F0" w:rsidRDefault="009811F0" w:rsidP="009811F0">
      <w:pPr>
        <w:ind w:firstLine="720"/>
      </w:pPr>
      <w:r>
        <w:t>‘created by’:</w:t>
      </w:r>
      <w:hyperlink w:anchor="_dd21593da1e0b28c0a75ed488ef07fd3" w:history="1">
        <w:r>
          <w:rPr>
            <w:rStyle w:val="Hyperlink"/>
          </w:rPr>
          <w:t>Transaction</w:t>
        </w:r>
      </w:hyperlink>
    </w:p>
    <w:p w14:paraId="2BC522FB" w14:textId="77777777" w:rsidR="009811F0" w:rsidRDefault="009811F0" w:rsidP="009811F0">
      <w:pPr>
        <w:ind w:firstLine="720"/>
      </w:pPr>
      <w:r>
        <w:t>‘invalidated by’:</w:t>
      </w:r>
      <w:hyperlink w:anchor="_dd21593da1e0b28c0a75ed488ef07fd3" w:history="1">
        <w:r>
          <w:rPr>
            <w:rStyle w:val="Hyperlink"/>
          </w:rPr>
          <w:t>Transaction</w:t>
        </w:r>
      </w:hyperlink>
    </w:p>
    <w:p w14:paraId="44DBB466" w14:textId="77777777" w:rsidR="009811F0" w:rsidRDefault="009811F0" w:rsidP="009811F0">
      <w:pPr>
        <w:ind w:firstLine="720"/>
      </w:pPr>
      <w:r>
        <w:t>‘defined by’:</w:t>
      </w:r>
      <w:hyperlink w:anchor="_1a6d88e097d757268d09f68af82fbd34" w:history="1">
        <w:r>
          <w:rPr>
            <w:rStyle w:val="Hyperlink"/>
          </w:rPr>
          <w:t>Definition</w:t>
        </w:r>
      </w:hyperlink>
    </w:p>
    <w:p w14:paraId="3BA49641" w14:textId="77777777" w:rsidR="009811F0" w:rsidRDefault="009811F0" w:rsidP="009811F0">
      <w:pPr>
        <w:ind w:firstLine="720"/>
      </w:pPr>
      <w:r>
        <w:t>‘has type’:</w:t>
      </w:r>
      <w:hyperlink w:anchor="_dfe1514224ca21cedba7b2b29802db50" w:history="1">
        <w:r>
          <w:rPr>
            <w:rStyle w:val="Hyperlink"/>
          </w:rPr>
          <w:t>Type</w:t>
        </w:r>
      </w:hyperlink>
    </w:p>
    <w:p w14:paraId="3425165A" w14:textId="77777777" w:rsidR="009811F0" w:rsidRDefault="009811F0" w:rsidP="009811F0">
      <w:pPr>
        <w:ind w:firstLine="720"/>
      </w:pPr>
      <w:r>
        <w:t>‘in context of’:</w:t>
      </w:r>
      <w:hyperlink w:anchor="_66d62b068053cee3464e1e03e6035eed" w:history="1">
        <w:r>
          <w:rPr>
            <w:rStyle w:val="Hyperlink"/>
          </w:rPr>
          <w:t>Context</w:t>
        </w:r>
      </w:hyperlink>
    </w:p>
    <w:p w14:paraId="0DD75344" w14:textId="77777777" w:rsidR="009811F0" w:rsidRDefault="009811F0" w:rsidP="009811F0">
      <w:pPr>
        <w:ind w:firstLine="720"/>
      </w:pPr>
      <w:r>
        <w:t>‘defined in’:</w:t>
      </w:r>
      <w:hyperlink w:anchor="_693daf0a0de3f4b82a04aee474c3f151" w:history="1">
        <w:r>
          <w:rPr>
            <w:rStyle w:val="Hyperlink"/>
          </w:rPr>
          <w:t>Lexical Scope</w:t>
        </w:r>
      </w:hyperlink>
    </w:p>
    <w:p w14:paraId="18A1FFA5"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9D9094D" w14:textId="77777777" w:rsidR="009811F0" w:rsidRDefault="009811F0" w:rsidP="009811F0">
      <w:pPr>
        <w:ind w:firstLine="720"/>
      </w:pPr>
      <w:r>
        <w:t>‘ElementID’:</w:t>
      </w:r>
      <w:hyperlink w:anchor="_f904ff1da5bfc3387d892b7e0fe9ecb1" w:history="1">
        <w:r>
          <w:rPr>
            <w:rStyle w:val="Hyperlink"/>
          </w:rPr>
          <w:t>URIIdentifier</w:t>
        </w:r>
      </w:hyperlink>
    </w:p>
    <w:p w14:paraId="364696D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152446" w14:textId="77777777" w:rsidR="009811F0" w:rsidRDefault="009811F0" w:rsidP="009811F0">
      <w:pPr>
        <w:ind w:firstLine="720"/>
      </w:pPr>
      <w:r>
        <w:t>‘defines’:</w:t>
      </w:r>
      <w:hyperlink w:anchor="_a52cb0ff6e414b3170b58afe10b6afcb" w:history="1">
        <w:r>
          <w:rPr>
            <w:rStyle w:val="Hyperlink"/>
          </w:rPr>
          <w:t>Anything</w:t>
        </w:r>
      </w:hyperlink>
    </w:p>
    <w:p w14:paraId="3F1D626D" w14:textId="77777777" w:rsidR="009811F0" w:rsidRDefault="009811F0" w:rsidP="009811F0">
      <w:pPr>
        <w:ind w:firstLine="720"/>
      </w:pPr>
      <w:r>
        <w:t>‘changed in’:</w:t>
      </w:r>
      <w:hyperlink w:anchor="_dd21593da1e0b28c0a75ed488ef07fd3" w:history="1">
        <w:r>
          <w:rPr>
            <w:rStyle w:val="Hyperlink"/>
          </w:rPr>
          <w:t>Transaction</w:t>
        </w:r>
      </w:hyperlink>
    </w:p>
    <w:p w14:paraId="6555D6FF"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925E7F4" w14:textId="77777777" w:rsidR="009811F0" w:rsidRDefault="009811F0" w:rsidP="009811F0">
      <w:pPr>
        <w:ind w:firstLine="720"/>
      </w:pPr>
      <w:r>
        <w:t>‘references’:</w:t>
      </w:r>
      <w:hyperlink w:anchor="_0315319befc74caa0a2a7d36cff333c0" w:history="1">
        <w:r>
          <w:rPr>
            <w:rStyle w:val="Hyperlink"/>
          </w:rPr>
          <w:t>Lexical Reference</w:t>
        </w:r>
      </w:hyperlink>
    </w:p>
    <w:p w14:paraId="2E404406" w14:textId="77777777" w:rsidR="009811F0" w:rsidRDefault="009811F0" w:rsidP="009811F0"/>
    <w:p w14:paraId="727E5F7C" w14:textId="77777777" w:rsidR="009811F0" w:rsidRDefault="009811F0" w:rsidP="009811F0">
      <w:pPr>
        <w:pStyle w:val="Heading3"/>
      </w:pPr>
      <w:bookmarkStart w:id="231" w:name="_d200b99bdd15c25d57fadd1bf37be3c5"/>
      <w:bookmarkStart w:id="232" w:name="_Toc418510200"/>
      <w:r>
        <w:t>Class Phase</w:t>
      </w:r>
      <w:bookmarkEnd w:id="231"/>
      <w:bookmarkEnd w:id="232"/>
    </w:p>
    <w:p w14:paraId="752218EC" w14:textId="77777777" w:rsidR="009811F0" w:rsidRDefault="009811F0" w:rsidP="009811F0">
      <w:r>
        <w:t>A situation involving a specific set of individuals with values and relations constant over a specific timespan. e.g. a typical "record" or DBMS. The set of individuals are those contextualized by the snapshot. Probably an SBVR "Actuality"</w:t>
      </w:r>
    </w:p>
    <w:p w14:paraId="3822FFC2" w14:textId="77777777" w:rsidR="009811F0" w:rsidRDefault="009811F0" w:rsidP="009811F0">
      <w:pPr>
        <w:pStyle w:val="Heading4"/>
      </w:pPr>
      <w:r>
        <w:t>Direct Supertypes</w:t>
      </w:r>
    </w:p>
    <w:p w14:paraId="31BA9037" w14:textId="77777777" w:rsidR="009811F0" w:rsidRDefault="0098398E" w:rsidP="009811F0">
      <w:pPr>
        <w:ind w:left="360"/>
      </w:pPr>
      <w:hyperlink w:anchor="_3b2e69eb6121d1e3a1180bbe8ee64013" w:history="1">
        <w:r w:rsidR="009811F0">
          <w:rPr>
            <w:rStyle w:val="Hyperlink"/>
          </w:rPr>
          <w:t>Classification</w:t>
        </w:r>
      </w:hyperlink>
      <w:r w:rsidR="009811F0">
        <w:t xml:space="preserve">, </w:t>
      </w:r>
      <w:hyperlink w:anchor="_50241f5936e61055293ca95f860768d8" w:history="1">
        <w:r w:rsidR="009811F0">
          <w:rPr>
            <w:rStyle w:val="Hyperlink"/>
          </w:rPr>
          <w:t>Situation Type</w:t>
        </w:r>
      </w:hyperlink>
    </w:p>
    <w:p w14:paraId="5D3B668B" w14:textId="77777777" w:rsidR="009811F0" w:rsidRDefault="009811F0" w:rsidP="009811F0">
      <w:pPr>
        <w:pStyle w:val="Code0"/>
      </w:pPr>
      <w:r w:rsidRPr="00043180">
        <w:rPr>
          <w:b/>
          <w:sz w:val="24"/>
          <w:szCs w:val="24"/>
        </w:rPr>
        <w:t>package</w:t>
      </w:r>
      <w:r>
        <w:t xml:space="preserve"> SIMF Meta Model::Situations</w:t>
      </w:r>
    </w:p>
    <w:p w14:paraId="4AD9D72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3b2e69eb6121d1e3a1180bbe8ee64013" w:history="1">
        <w:r>
          <w:rPr>
            <w:rStyle w:val="Hyperlink"/>
          </w:rPr>
          <w:t>Classification</w:t>
        </w:r>
      </w:hyperlink>
    </w:p>
    <w:p w14:paraId="2220129E" w14:textId="77777777" w:rsidR="009811F0" w:rsidRDefault="009811F0" w:rsidP="009811F0">
      <w:pPr>
        <w:pStyle w:val="Code0"/>
      </w:pPr>
    </w:p>
    <w:p w14:paraId="4376FF41" w14:textId="77777777" w:rsidR="009811F0" w:rsidRDefault="009811F0" w:rsidP="009811F0">
      <w:pPr>
        <w:pStyle w:val="Heading4"/>
      </w:pPr>
      <w:r>
        <w:t>Inherited Features</w:t>
      </w:r>
    </w:p>
    <w:p w14:paraId="472B41DF"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618AD902" w14:textId="77777777" w:rsidR="009811F0" w:rsidRDefault="009811F0" w:rsidP="009811F0">
      <w:pPr>
        <w:ind w:firstLine="720"/>
      </w:pPr>
      <w:r>
        <w:t>‘initial situation’:</w:t>
      </w:r>
      <w:hyperlink w:anchor="_8d9c945b6f864c34fdd7a91d4d62755f" w:history="1">
        <w:r>
          <w:rPr>
            <w:rStyle w:val="Hyperlink"/>
          </w:rPr>
          <w:t>Template</w:t>
        </w:r>
      </w:hyperlink>
    </w:p>
    <w:p w14:paraId="26B40921" w14:textId="77777777" w:rsidR="009811F0" w:rsidRDefault="009811F0" w:rsidP="009811F0">
      <w:pPr>
        <w:ind w:firstLine="720"/>
      </w:pPr>
      <w:r>
        <w:t>‘involves’:</w:t>
      </w:r>
      <w:hyperlink w:anchor="_a8049a836c9b9b5d6df4b578a5836756" w:history="1">
        <w:r>
          <w:rPr>
            <w:rStyle w:val="Hyperlink"/>
          </w:rPr>
          <w:t>Role</w:t>
        </w:r>
      </w:hyperlink>
    </w:p>
    <w:p w14:paraId="63CF03F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7D6FCEF" w14:textId="77777777" w:rsidR="009811F0" w:rsidRDefault="009811F0" w:rsidP="009811F0">
      <w:pPr>
        <w:ind w:firstLine="720"/>
      </w:pPr>
      <w:r>
        <w:t>‘categorizes’:</w:t>
      </w:r>
      <w:hyperlink w:anchor="_a52cb0ff6e414b3170b58afe10b6afcb" w:history="1">
        <w:r>
          <w:rPr>
            <w:rStyle w:val="Hyperlink"/>
          </w:rPr>
          <w:t>Anything</w:t>
        </w:r>
      </w:hyperlink>
    </w:p>
    <w:p w14:paraId="2DB22222" w14:textId="77777777" w:rsidR="009811F0" w:rsidRDefault="009811F0" w:rsidP="009811F0">
      <w:pPr>
        <w:ind w:firstLine="720"/>
      </w:pPr>
      <w:r>
        <w:t>‘source for’:</w:t>
      </w:r>
      <w:hyperlink w:anchor="_fbe140d2e61a092c9ceffa2d5308ff5e" w:history="1">
        <w:r>
          <w:rPr>
            <w:rStyle w:val="Hyperlink"/>
          </w:rPr>
          <w:t>As-A Rule</w:t>
        </w:r>
      </w:hyperlink>
    </w:p>
    <w:p w14:paraId="25D44CDE" w14:textId="77777777" w:rsidR="009811F0" w:rsidRDefault="009811F0" w:rsidP="009811F0">
      <w:pPr>
        <w:ind w:firstLine="720"/>
      </w:pPr>
      <w:r>
        <w:t>‘target for’:</w:t>
      </w:r>
      <w:hyperlink w:anchor="_fbe140d2e61a092c9ceffa2d5308ff5e" w:history="1">
        <w:r>
          <w:rPr>
            <w:rStyle w:val="Hyperlink"/>
          </w:rPr>
          <w:t>As-A Rule</w:t>
        </w:r>
      </w:hyperlink>
    </w:p>
    <w:p w14:paraId="5C95A44F" w14:textId="77777777" w:rsidR="009811F0" w:rsidRDefault="009811F0" w:rsidP="009811F0">
      <w:pPr>
        <w:ind w:firstLine="720"/>
      </w:pPr>
      <w:r>
        <w:t>‘classifiers’:</w:t>
      </w:r>
      <w:hyperlink w:anchor="_3b2e69eb6121d1e3a1180bbe8ee64013" w:history="1">
        <w:r>
          <w:rPr>
            <w:rStyle w:val="Hyperlink"/>
          </w:rPr>
          <w:t>Classification</w:t>
        </w:r>
      </w:hyperlink>
    </w:p>
    <w:p w14:paraId="73CD455C" w14:textId="77777777" w:rsidR="009811F0" w:rsidRDefault="009811F0" w:rsidP="009811F0">
      <w:pPr>
        <w:ind w:firstLine="720"/>
      </w:pPr>
      <w:r>
        <w:t>‘has key’:</w:t>
      </w:r>
      <w:hyperlink w:anchor="_1b4bfdc2f6552991ff5cecb390e7e2af" w:history="1">
        <w:r>
          <w:rPr>
            <w:rStyle w:val="Hyperlink"/>
          </w:rPr>
          <w:t>Key</w:t>
        </w:r>
      </w:hyperlink>
    </w:p>
    <w:p w14:paraId="24EAD26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F95CC19" w14:textId="77777777" w:rsidR="009811F0" w:rsidRDefault="009811F0" w:rsidP="009811F0">
      <w:pPr>
        <w:ind w:firstLine="720"/>
      </w:pPr>
      <w:r>
        <w:t>‘defines’:</w:t>
      </w:r>
      <w:hyperlink w:anchor="_a52cb0ff6e414b3170b58afe10b6afcb" w:history="1">
        <w:r>
          <w:rPr>
            <w:rStyle w:val="Hyperlink"/>
          </w:rPr>
          <w:t>Anything</w:t>
        </w:r>
      </w:hyperlink>
    </w:p>
    <w:p w14:paraId="10C3B466" w14:textId="77777777" w:rsidR="009811F0" w:rsidRDefault="009811F0" w:rsidP="009811F0">
      <w:pPr>
        <w:ind w:firstLine="720"/>
      </w:pPr>
      <w:r>
        <w:t>‘changed in’:</w:t>
      </w:r>
      <w:hyperlink w:anchor="_dd21593da1e0b28c0a75ed488ef07fd3" w:history="1">
        <w:r>
          <w:rPr>
            <w:rStyle w:val="Hyperlink"/>
          </w:rPr>
          <w:t>Transaction</w:t>
        </w:r>
      </w:hyperlink>
    </w:p>
    <w:p w14:paraId="3EEC745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036F0F0" w14:textId="77777777" w:rsidR="009811F0" w:rsidRDefault="009811F0" w:rsidP="009811F0">
      <w:pPr>
        <w:ind w:firstLine="720"/>
      </w:pPr>
      <w:r>
        <w:t>‘references’:</w:t>
      </w:r>
      <w:hyperlink w:anchor="_0315319befc74caa0a2a7d36cff333c0" w:history="1">
        <w:r>
          <w:rPr>
            <w:rStyle w:val="Hyperlink"/>
          </w:rPr>
          <w:t>Lexical Reference</w:t>
        </w:r>
      </w:hyperlink>
    </w:p>
    <w:p w14:paraId="26C5F2CB" w14:textId="77777777"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14:paraId="130013CA" w14:textId="77777777" w:rsidR="009811F0" w:rsidRDefault="009811F0" w:rsidP="009811F0">
      <w:pPr>
        <w:ind w:firstLine="720"/>
      </w:pPr>
      <w:r>
        <w:t>‘contextualizes’:</w:t>
      </w:r>
      <w:hyperlink w:anchor="_a52cb0ff6e414b3170b58afe10b6afcb" w:history="1">
        <w:r>
          <w:rPr>
            <w:rStyle w:val="Hyperlink"/>
          </w:rPr>
          <w:t>Anything</w:t>
        </w:r>
      </w:hyperlink>
    </w:p>
    <w:p w14:paraId="0503EF26" w14:textId="77777777" w:rsidR="009811F0" w:rsidRDefault="009811F0" w:rsidP="009811F0">
      <w:pPr>
        <w:ind w:firstLine="720"/>
      </w:pPr>
      <w:r>
        <w:t>‘has rule’:</w:t>
      </w:r>
      <w:hyperlink w:anchor="_82919e40af9ad2e13647e9d37bbf0956" w:history="1">
        <w:r>
          <w:rPr>
            <w:rStyle w:val="Hyperlink"/>
          </w:rPr>
          <w:t>Rule</w:t>
        </w:r>
      </w:hyperlink>
    </w:p>
    <w:p w14:paraId="02FA3237" w14:textId="77777777" w:rsidR="009811F0" w:rsidRDefault="009811F0" w:rsidP="009811F0">
      <w:pPr>
        <w:ind w:firstLine="720"/>
      </w:pPr>
      <w:r>
        <w:t>‘generalizes’:</w:t>
      </w:r>
      <w:hyperlink w:anchor="_66d62b068053cee3464e1e03e6035eed" w:history="1">
        <w:r>
          <w:rPr>
            <w:rStyle w:val="Hyperlink"/>
          </w:rPr>
          <w:t>Context</w:t>
        </w:r>
      </w:hyperlink>
    </w:p>
    <w:p w14:paraId="53651E4D" w14:textId="77777777" w:rsidR="009811F0" w:rsidRDefault="009811F0" w:rsidP="009811F0">
      <w:pPr>
        <w:ind w:firstLine="720"/>
      </w:pPr>
      <w:r>
        <w:t>‘specializes’:</w:t>
      </w:r>
      <w:hyperlink w:anchor="_66d62b068053cee3464e1e03e6035eed" w:history="1">
        <w:r>
          <w:rPr>
            <w:rStyle w:val="Hyperlink"/>
          </w:rPr>
          <w:t>Context</w:t>
        </w:r>
      </w:hyperlink>
    </w:p>
    <w:p w14:paraId="69486443" w14:textId="77777777" w:rsidR="009811F0" w:rsidRDefault="009811F0" w:rsidP="009811F0">
      <w:pPr>
        <w:ind w:firstLine="720"/>
      </w:pPr>
      <w:r>
        <w:t>‘asserts’:</w:t>
      </w:r>
      <w:hyperlink w:anchor="_8c517cf1950741c0f89edebf828214cc" w:history="1">
        <w:r>
          <w:rPr>
            <w:rStyle w:val="Hyperlink"/>
          </w:rPr>
          <w:t>Situation</w:t>
        </w:r>
      </w:hyperlink>
    </w:p>
    <w:p w14:paraId="193B4B97"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2CF8CE4" w14:textId="77777777" w:rsidR="009811F0" w:rsidRDefault="009811F0" w:rsidP="009811F0">
      <w:pPr>
        <w:ind w:firstLine="720"/>
      </w:pPr>
      <w:r>
        <w:t>‘represented by’:</w:t>
      </w:r>
      <w:hyperlink w:anchor="_1d7f13297e70f68af8189a69a2e52b05" w:history="1">
        <w:r>
          <w:rPr>
            <w:rStyle w:val="Hyperlink"/>
          </w:rPr>
          <w:t>Information</w:t>
        </w:r>
      </w:hyperlink>
    </w:p>
    <w:p w14:paraId="3F5CC0AC" w14:textId="77777777" w:rsidR="009811F0" w:rsidRDefault="009811F0" w:rsidP="009811F0">
      <w:pPr>
        <w:ind w:firstLine="720"/>
      </w:pPr>
      <w:r>
        <w:t>‘identified by’:</w:t>
      </w:r>
      <w:hyperlink w:anchor="_18f8ef1b23e6cdf9278bd94f24f73c26" w:history="1">
        <w:r>
          <w:rPr>
            <w:rStyle w:val="Hyperlink"/>
          </w:rPr>
          <w:t>Identifier</w:t>
        </w:r>
      </w:hyperlink>
    </w:p>
    <w:p w14:paraId="64586903" w14:textId="77777777" w:rsidR="009811F0" w:rsidRDefault="009811F0" w:rsidP="009811F0">
      <w:pPr>
        <w:ind w:firstLine="720"/>
      </w:pPr>
      <w:r>
        <w:t>‘prefered term’:</w:t>
      </w:r>
      <w:hyperlink w:anchor="_1945edd0888993a52c5dc6467a7b3ef8" w:history="1">
        <w:r>
          <w:rPr>
            <w:rStyle w:val="Hyperlink"/>
          </w:rPr>
          <w:t>Term</w:t>
        </w:r>
      </w:hyperlink>
    </w:p>
    <w:p w14:paraId="2EC192D3"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32A705C" w14:textId="77777777" w:rsidR="009811F0" w:rsidRDefault="009811F0" w:rsidP="009811F0">
      <w:pPr>
        <w:ind w:firstLine="720"/>
      </w:pPr>
      <w:r>
        <w:t>‘created by’:</w:t>
      </w:r>
      <w:hyperlink w:anchor="_dd21593da1e0b28c0a75ed488ef07fd3" w:history="1">
        <w:r>
          <w:rPr>
            <w:rStyle w:val="Hyperlink"/>
          </w:rPr>
          <w:t>Transaction</w:t>
        </w:r>
      </w:hyperlink>
    </w:p>
    <w:p w14:paraId="1E254CBF" w14:textId="77777777" w:rsidR="009811F0" w:rsidRDefault="009811F0" w:rsidP="009811F0">
      <w:pPr>
        <w:ind w:firstLine="720"/>
      </w:pPr>
      <w:r>
        <w:t>‘invalidated by’:</w:t>
      </w:r>
      <w:hyperlink w:anchor="_dd21593da1e0b28c0a75ed488ef07fd3" w:history="1">
        <w:r>
          <w:rPr>
            <w:rStyle w:val="Hyperlink"/>
          </w:rPr>
          <w:t>Transaction</w:t>
        </w:r>
      </w:hyperlink>
    </w:p>
    <w:p w14:paraId="17FDEE44" w14:textId="77777777" w:rsidR="009811F0" w:rsidRDefault="009811F0" w:rsidP="009811F0">
      <w:pPr>
        <w:ind w:firstLine="720"/>
      </w:pPr>
      <w:r>
        <w:t>‘defined by’:</w:t>
      </w:r>
      <w:hyperlink w:anchor="_1a6d88e097d757268d09f68af82fbd34" w:history="1">
        <w:r>
          <w:rPr>
            <w:rStyle w:val="Hyperlink"/>
          </w:rPr>
          <w:t>Definition</w:t>
        </w:r>
      </w:hyperlink>
    </w:p>
    <w:p w14:paraId="03AA66FF" w14:textId="77777777" w:rsidR="009811F0" w:rsidRDefault="009811F0" w:rsidP="009811F0">
      <w:pPr>
        <w:ind w:firstLine="720"/>
      </w:pPr>
      <w:r>
        <w:t>‘has type’:</w:t>
      </w:r>
      <w:hyperlink w:anchor="_dfe1514224ca21cedba7b2b29802db50" w:history="1">
        <w:r>
          <w:rPr>
            <w:rStyle w:val="Hyperlink"/>
          </w:rPr>
          <w:t>Type</w:t>
        </w:r>
      </w:hyperlink>
    </w:p>
    <w:p w14:paraId="3B3DF245" w14:textId="77777777" w:rsidR="009811F0" w:rsidRDefault="009811F0" w:rsidP="009811F0">
      <w:pPr>
        <w:ind w:firstLine="720"/>
      </w:pPr>
      <w:r>
        <w:t>‘in context of’:</w:t>
      </w:r>
      <w:hyperlink w:anchor="_66d62b068053cee3464e1e03e6035eed" w:history="1">
        <w:r>
          <w:rPr>
            <w:rStyle w:val="Hyperlink"/>
          </w:rPr>
          <w:t>Context</w:t>
        </w:r>
      </w:hyperlink>
    </w:p>
    <w:p w14:paraId="52840C4B" w14:textId="77777777" w:rsidR="009811F0" w:rsidRDefault="009811F0" w:rsidP="009811F0">
      <w:pPr>
        <w:ind w:firstLine="720"/>
      </w:pPr>
      <w:r>
        <w:t>‘defined in’:</w:t>
      </w:r>
      <w:hyperlink w:anchor="_693daf0a0de3f4b82a04aee474c3f151" w:history="1">
        <w:r>
          <w:rPr>
            <w:rStyle w:val="Hyperlink"/>
          </w:rPr>
          <w:t>Lexical Scope</w:t>
        </w:r>
      </w:hyperlink>
    </w:p>
    <w:p w14:paraId="2ED8812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2E04C5A" w14:textId="77777777" w:rsidR="009811F0" w:rsidRDefault="009811F0" w:rsidP="009811F0">
      <w:pPr>
        <w:ind w:firstLine="720"/>
      </w:pPr>
      <w:r>
        <w:t>‘ElementID’:</w:t>
      </w:r>
      <w:hyperlink w:anchor="_f904ff1da5bfc3387d892b7e0fe9ecb1" w:history="1">
        <w:r>
          <w:rPr>
            <w:rStyle w:val="Hyperlink"/>
          </w:rPr>
          <w:t>URIIdentifier</w:t>
        </w:r>
      </w:hyperlink>
    </w:p>
    <w:p w14:paraId="31DDEA98"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97D9127" w14:textId="77777777" w:rsidR="009811F0" w:rsidRDefault="009811F0" w:rsidP="009811F0">
      <w:pPr>
        <w:ind w:firstLine="720"/>
      </w:pPr>
      <w:r>
        <w:t>‘classifies’:</w:t>
      </w:r>
      <w:hyperlink w:anchor="_dfe1514224ca21cedba7b2b29802db50" w:history="1">
        <w:r>
          <w:rPr>
            <w:rStyle w:val="Hyperlink"/>
          </w:rPr>
          <w:t>Type</w:t>
        </w:r>
      </w:hyperlink>
    </w:p>
    <w:p w14:paraId="51364707" w14:textId="77777777" w:rsidR="009811F0" w:rsidRDefault="009811F0" w:rsidP="009811F0"/>
    <w:p w14:paraId="2A4FCAC9" w14:textId="77777777" w:rsidR="009811F0" w:rsidRDefault="009811F0" w:rsidP="009811F0">
      <w:pPr>
        <w:pStyle w:val="Heading3"/>
      </w:pPr>
      <w:bookmarkStart w:id="233" w:name="_1f7411e4f194e21da1f6ea8946dcfc1c"/>
      <w:bookmarkStart w:id="234" w:name="_Toc418510201"/>
      <w:r>
        <w:t>Association Redefinition</w:t>
      </w:r>
      <w:bookmarkEnd w:id="233"/>
      <w:bookmarkEnd w:id="234"/>
    </w:p>
    <w:p w14:paraId="5223426E" w14:textId="77777777" w:rsidR="009811F0" w:rsidRDefault="009811F0" w:rsidP="009811F0">
      <w:r>
        <w:t>THe substitution for one role for another in a situation. Used for redefinition and role/pattern synthesis.</w:t>
      </w:r>
    </w:p>
    <w:p w14:paraId="2DB865C1" w14:textId="77777777" w:rsidR="009811F0" w:rsidRDefault="009811F0" w:rsidP="009811F0">
      <w:pPr>
        <w:pStyle w:val="Heading3"/>
      </w:pPr>
      <w:bookmarkStart w:id="235" w:name="_Toc418510202"/>
      <w:r>
        <w:t>Direct Supertypes</w:t>
      </w:r>
      <w:bookmarkEnd w:id="235"/>
    </w:p>
    <w:p w14:paraId="16247741" w14:textId="77777777" w:rsidR="009811F0" w:rsidRDefault="0098398E" w:rsidP="009811F0">
      <w:pPr>
        <w:ind w:left="360"/>
      </w:pPr>
      <w:hyperlink w:anchor="_9668c4b6815cfd111fa02c95e2a3802a" w:history="1">
        <w:r w:rsidR="009811F0">
          <w:rPr>
            <w:rStyle w:val="Hyperlink"/>
          </w:rPr>
          <w:t>Generalization</w:t>
        </w:r>
      </w:hyperlink>
    </w:p>
    <w:p w14:paraId="0FFFBFCC" w14:textId="77777777" w:rsidR="009811F0" w:rsidRDefault="009811F0" w:rsidP="009811F0">
      <w:pPr>
        <w:pStyle w:val="Code0"/>
      </w:pPr>
      <w:r w:rsidRPr="00043180">
        <w:rPr>
          <w:b/>
          <w:sz w:val="24"/>
          <w:szCs w:val="24"/>
        </w:rPr>
        <w:t>package</w:t>
      </w:r>
      <w:r>
        <w:t xml:space="preserve"> SIMF Meta Model::Situations</w:t>
      </w:r>
    </w:p>
    <w:p w14:paraId="616DBE03"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9668c4b6815cfd111fa02c95e2a3802a" w:history="1">
        <w:r>
          <w:rPr>
            <w:rStyle w:val="Hyperlink"/>
          </w:rPr>
          <w:t>Generalization</w:t>
        </w:r>
      </w:hyperlink>
    </w:p>
    <w:p w14:paraId="4A1F6F2D" w14:textId="77777777" w:rsidR="009811F0" w:rsidRDefault="009811F0" w:rsidP="009811F0">
      <w:pPr>
        <w:pStyle w:val="Code0"/>
      </w:pPr>
    </w:p>
    <w:p w14:paraId="32F8F561" w14:textId="77777777" w:rsidR="009811F0" w:rsidRDefault="009811F0" w:rsidP="009811F0">
      <w:pPr>
        <w:pStyle w:val="Heading4"/>
      </w:pPr>
      <w:r>
        <w:t>Association Ends</w:t>
      </w:r>
    </w:p>
    <w:p w14:paraId="13EA5086" w14:textId="77777777" w:rsidR="009811F0" w:rsidRDefault="009811F0" w:rsidP="009811F0">
      <w:pPr>
        <w:ind w:firstLine="720"/>
      </w:pPr>
      <w:r>
        <w:rPr>
          <w:noProof/>
        </w:rPr>
        <w:drawing>
          <wp:inline distT="0" distB="0" distL="0" distR="0" wp14:anchorId="17AD4E11" wp14:editId="6E98AB9A">
            <wp:extent cx="152400" cy="152400"/>
            <wp:effectExtent l="0" t="0" r="0" b="0"/>
            <wp:docPr id="1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 : </w:t>
      </w:r>
      <w:hyperlink w:anchor="_a8049a836c9b9b5d6df4b578a5836756" w:history="1">
        <w:r>
          <w:rPr>
            <w:rStyle w:val="Hyperlink"/>
          </w:rPr>
          <w:t>Role</w:t>
        </w:r>
      </w:hyperlink>
      <w:r>
        <w:t xml:space="preserve"> [*] </w:t>
      </w:r>
    </w:p>
    <w:p w14:paraId="1F1FE6B2" w14:textId="77777777" w:rsidR="009811F0" w:rsidRDefault="009811F0" w:rsidP="009811F0">
      <w:pPr>
        <w:ind w:left="677" w:firstLine="360"/>
      </w:pPr>
      <w:r>
        <w:t>THe Role(s) a situational role redefines, or substitutes for. A kind of generalization. Note that UML "Subsets" equates to generalization of a role tole.</w:t>
      </w:r>
    </w:p>
    <w:p w14:paraId="25E1EF1E" w14:textId="77777777" w:rsidR="009811F0" w:rsidRDefault="009811F0" w:rsidP="009811F0">
      <w:pPr>
        <w:ind w:firstLine="720"/>
      </w:pPr>
      <w:r>
        <w:rPr>
          <w:noProof/>
        </w:rPr>
        <w:drawing>
          <wp:inline distT="0" distB="0" distL="0" distR="0" wp14:anchorId="71FC3372" wp14:editId="734E8A08">
            <wp:extent cx="152400" cy="152400"/>
            <wp:effectExtent l="0" t="0" r="0" b="0"/>
            <wp:docPr id="129"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 </w:t>
      </w:r>
      <w:hyperlink w:anchor="_a8049a836c9b9b5d6df4b578a5836756" w:history="1">
        <w:r>
          <w:rPr>
            <w:rStyle w:val="Hyperlink"/>
          </w:rPr>
          <w:t>Role</w:t>
        </w:r>
      </w:hyperlink>
      <w:r>
        <w:t xml:space="preserve"> </w:t>
      </w:r>
    </w:p>
    <w:p w14:paraId="679F0B11" w14:textId="77777777" w:rsidR="009811F0" w:rsidRDefault="009811F0" w:rsidP="009811F0"/>
    <w:p w14:paraId="5B787BB7" w14:textId="77777777" w:rsidR="009811F0" w:rsidRDefault="009811F0" w:rsidP="009811F0">
      <w:pPr>
        <w:pStyle w:val="Heading3"/>
      </w:pPr>
      <w:bookmarkStart w:id="236" w:name="_a8049a836c9b9b5d6df4b578a5836756"/>
      <w:bookmarkStart w:id="237" w:name="_Toc418510203"/>
      <w:r>
        <w:t>Class Role</w:t>
      </w:r>
      <w:bookmarkEnd w:id="236"/>
      <w:bookmarkEnd w:id="237"/>
    </w:p>
    <w:p w14:paraId="382F14F1" w14:textId="77777777" w:rsidR="009811F0" w:rsidRDefault="009811F0" w:rsidP="009811F0">
      <w:r>
        <w:t>A role with respect to some situation, e.g. Joe is teaching class A123. Roles owned by relations are the "ends" of that relation.</w:t>
      </w:r>
    </w:p>
    <w:p w14:paraId="014325E4" w14:textId="77777777" w:rsidR="009811F0" w:rsidRDefault="009811F0" w:rsidP="009811F0">
      <w:pPr>
        <w:pStyle w:val="Heading4"/>
      </w:pPr>
      <w:r>
        <w:t>Direct Supertypes</w:t>
      </w:r>
    </w:p>
    <w:p w14:paraId="0811421F" w14:textId="77777777" w:rsidR="009811F0" w:rsidRDefault="0098398E" w:rsidP="009811F0">
      <w:pPr>
        <w:ind w:left="360"/>
      </w:pPr>
      <w:hyperlink w:anchor="_3b2e69eb6121d1e3a1180bbe8ee64013" w:history="1">
        <w:r w:rsidR="009811F0">
          <w:rPr>
            <w:rStyle w:val="Hyperlink"/>
          </w:rPr>
          <w:t>Classification</w:t>
        </w:r>
      </w:hyperlink>
    </w:p>
    <w:p w14:paraId="19224BC6" w14:textId="77777777" w:rsidR="009811F0" w:rsidRDefault="009811F0" w:rsidP="009811F0">
      <w:pPr>
        <w:pStyle w:val="Code0"/>
      </w:pPr>
      <w:r w:rsidRPr="00043180">
        <w:rPr>
          <w:b/>
          <w:sz w:val="24"/>
          <w:szCs w:val="24"/>
        </w:rPr>
        <w:t>package</w:t>
      </w:r>
      <w:r>
        <w:t xml:space="preserve"> SIMF Meta Model::Situations</w:t>
      </w:r>
    </w:p>
    <w:p w14:paraId="53C1A5D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4704D096" w14:textId="77777777" w:rsidR="009811F0" w:rsidRDefault="009811F0" w:rsidP="009811F0">
      <w:pPr>
        <w:pStyle w:val="Code0"/>
      </w:pPr>
    </w:p>
    <w:p w14:paraId="1EC2DC9E" w14:textId="77777777" w:rsidR="009811F0" w:rsidRDefault="009811F0" w:rsidP="009811F0">
      <w:pPr>
        <w:pStyle w:val="Heading4"/>
      </w:pPr>
      <w:r>
        <w:t>Associations</w:t>
      </w:r>
    </w:p>
    <w:p w14:paraId="34964FDF" w14:textId="77777777" w:rsidR="009811F0" w:rsidRDefault="009811F0" w:rsidP="009811F0">
      <w:pPr>
        <w:ind w:left="605" w:hanging="245"/>
      </w:pPr>
      <w:r>
        <w:rPr>
          <w:noProof/>
        </w:rPr>
        <w:drawing>
          <wp:inline distT="0" distB="0" distL="0" distR="0" wp14:anchorId="27124B38" wp14:editId="03DC75FE">
            <wp:extent cx="152400" cy="152400"/>
            <wp:effectExtent l="0" t="0" r="0" b="0"/>
            <wp:docPr id="131"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situation:</w:t>
      </w:r>
      <w:hyperlink w:anchor="_50241f5936e61055293ca95f860768d8" w:history="1">
        <w:r>
          <w:rPr>
            <w:rStyle w:val="Hyperlink"/>
          </w:rPr>
          <w:t>Situation Type</w:t>
        </w:r>
      </w:hyperlink>
      <w:r>
        <w:t xml:space="preserve"> </w:t>
      </w:r>
    </w:p>
    <w:p w14:paraId="0582F9E1" w14:textId="77777777" w:rsidR="009811F0" w:rsidRDefault="009811F0" w:rsidP="009811F0">
      <w:pPr>
        <w:ind w:left="605" w:hanging="245"/>
      </w:pPr>
      <w:r>
        <w:rPr>
          <w:noProof/>
        </w:rPr>
        <w:drawing>
          <wp:inline distT="0" distB="0" distL="0" distR="0" wp14:anchorId="3BA75229" wp14:editId="1D07D446">
            <wp:extent cx="152400" cy="152400"/>
            <wp:effectExtent l="0" t="0" r="0" b="0"/>
            <wp:docPr id="133"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cff99d2f22ee84a9e95ea582786a897b" w:history="1">
        <w:r>
          <w:rPr>
            <w:rStyle w:val="Hyperlink"/>
          </w:rPr>
          <w:t>Function Type</w:t>
        </w:r>
      </w:hyperlink>
      <w:r>
        <w:t xml:space="preserve"> </w:t>
      </w:r>
    </w:p>
    <w:p w14:paraId="0CB8D461" w14:textId="77777777" w:rsidR="009811F0" w:rsidRDefault="009811F0" w:rsidP="009811F0">
      <w:pPr>
        <w:ind w:left="605" w:hanging="245"/>
      </w:pPr>
      <w:r>
        <w:rPr>
          <w:noProof/>
        </w:rPr>
        <w:drawing>
          <wp:inline distT="0" distB="0" distL="0" distR="0" wp14:anchorId="5067520D" wp14:editId="26C3A7A6">
            <wp:extent cx="152400" cy="152400"/>
            <wp:effectExtent l="0" t="0" r="0" b="0"/>
            <wp:docPr id="135"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29B84416" w14:textId="77777777" w:rsidR="009811F0" w:rsidRDefault="009811F0" w:rsidP="009811F0">
      <w:pPr>
        <w:ind w:left="605" w:hanging="245"/>
      </w:pPr>
      <w:r>
        <w:rPr>
          <w:noProof/>
        </w:rPr>
        <w:lastRenderedPageBreak/>
        <w:drawing>
          <wp:inline distT="0" distB="0" distL="0" distR="0" wp14:anchorId="3B034680" wp14:editId="07B46303">
            <wp:extent cx="152400" cy="152400"/>
            <wp:effectExtent l="0" t="0" r="0" b="0"/>
            <wp:docPr id="137"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6c2e5d52e1652a6c3d27d411345c754" w:history="1">
        <w:r>
          <w:rPr>
            <w:rStyle w:val="Hyperlink"/>
          </w:rPr>
          <w:t>Object Operation Type</w:t>
        </w:r>
      </w:hyperlink>
      <w:r>
        <w:t xml:space="preserve"> </w:t>
      </w:r>
    </w:p>
    <w:p w14:paraId="1D18D856" w14:textId="77777777" w:rsidR="009811F0" w:rsidRDefault="009811F0" w:rsidP="009811F0">
      <w:pPr>
        <w:ind w:left="605" w:hanging="245"/>
      </w:pPr>
      <w:r>
        <w:rPr>
          <w:noProof/>
        </w:rPr>
        <w:drawing>
          <wp:inline distT="0" distB="0" distL="0" distR="0" wp14:anchorId="2E471AA5" wp14:editId="78D5FA63">
            <wp:extent cx="152400" cy="152400"/>
            <wp:effectExtent l="0" t="0" r="0" b="0"/>
            <wp:docPr id="153"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redefines:</w:t>
      </w:r>
      <w:hyperlink w:anchor="_e6c2e5d52e1652a6c3d27d411345c754" w:history="1">
        <w:r>
          <w:rPr>
            <w:rStyle w:val="Hyperlink"/>
          </w:rPr>
          <w:t>Object Operation Type</w:t>
        </w:r>
      </w:hyperlink>
      <w:r>
        <w:t xml:space="preserve"> </w:t>
      </w:r>
    </w:p>
    <w:p w14:paraId="5D3014A3" w14:textId="77777777" w:rsidR="009811F0" w:rsidRDefault="009811F0" w:rsidP="009811F0">
      <w:pPr>
        <w:ind w:left="720" w:firstLine="360"/>
      </w:pPr>
      <w:r>
        <w:t>THe Role(s) a situational role redefines, or substitutes for. A kind of generalization. Note that UML "Subsets" equates to generalization of a role tole.</w:t>
      </w:r>
    </w:p>
    <w:p w14:paraId="1894904D" w14:textId="77777777" w:rsidR="009811F0" w:rsidRDefault="009811F0" w:rsidP="009811F0">
      <w:pPr>
        <w:ind w:left="605" w:hanging="245"/>
      </w:pPr>
      <w:r>
        <w:rPr>
          <w:noProof/>
        </w:rPr>
        <w:drawing>
          <wp:inline distT="0" distB="0" distL="0" distR="0" wp14:anchorId="43F3AEFC" wp14:editId="768CDFAC">
            <wp:extent cx="152400" cy="152400"/>
            <wp:effectExtent l="0" t="0" r="0" b="0"/>
            <wp:docPr id="15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to:</w:t>
      </w:r>
      <w:hyperlink w:anchor="_cfa3d81f355fabfe3776e75965ca1870" w:history="1">
        <w:r>
          <w:rPr>
            <w:rStyle w:val="Hyperlink"/>
          </w:rPr>
          <w:t>Relation Type</w:t>
        </w:r>
      </w:hyperlink>
      <w:r>
        <w:t xml:space="preserve"> </w:t>
      </w:r>
    </w:p>
    <w:p w14:paraId="1670A0B5" w14:textId="77777777" w:rsidR="009811F0" w:rsidRDefault="009811F0" w:rsidP="009811F0">
      <w:pPr>
        <w:ind w:left="720" w:firstLine="360"/>
      </w:pPr>
      <w:r>
        <w:t>The relation owning the from side role</w:t>
      </w:r>
    </w:p>
    <w:p w14:paraId="79D20536" w14:textId="77777777" w:rsidR="009811F0" w:rsidRDefault="009811F0" w:rsidP="009811F0">
      <w:pPr>
        <w:ind w:left="605" w:hanging="245"/>
      </w:pPr>
      <w:r>
        <w:rPr>
          <w:noProof/>
        </w:rPr>
        <w:drawing>
          <wp:inline distT="0" distB="0" distL="0" distR="0" wp14:anchorId="156DB96E" wp14:editId="2D6F72D3">
            <wp:extent cx="152400" cy="152400"/>
            <wp:effectExtent l="0" t="0" r="0" b="0"/>
            <wp:docPr id="155"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relates from:</w:t>
      </w:r>
      <w:hyperlink w:anchor="_cfa3d81f355fabfe3776e75965ca1870" w:history="1">
        <w:r>
          <w:rPr>
            <w:rStyle w:val="Hyperlink"/>
          </w:rPr>
          <w:t>Relation Type</w:t>
        </w:r>
      </w:hyperlink>
      <w:r>
        <w:t xml:space="preserve"> </w:t>
      </w:r>
    </w:p>
    <w:p w14:paraId="091ED112" w14:textId="77777777" w:rsidR="009811F0" w:rsidRDefault="009811F0" w:rsidP="009811F0">
      <w:pPr>
        <w:ind w:left="720" w:firstLine="360"/>
      </w:pPr>
      <w:r>
        <w:t>The relation owning the to side role</w:t>
      </w:r>
    </w:p>
    <w:p w14:paraId="7E475B1B" w14:textId="77777777" w:rsidR="009811F0" w:rsidRDefault="009811F0" w:rsidP="009811F0">
      <w:pPr>
        <w:pStyle w:val="Heading4"/>
      </w:pPr>
      <w:r>
        <w:t>Inherited Features</w:t>
      </w:r>
    </w:p>
    <w:p w14:paraId="127F0429"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DCF5B5B" w14:textId="77777777" w:rsidR="009811F0" w:rsidRDefault="009811F0" w:rsidP="009811F0">
      <w:pPr>
        <w:ind w:firstLine="720"/>
      </w:pPr>
      <w:r>
        <w:t>‘classifies’:</w:t>
      </w:r>
      <w:hyperlink w:anchor="_dfe1514224ca21cedba7b2b29802db50" w:history="1">
        <w:r>
          <w:rPr>
            <w:rStyle w:val="Hyperlink"/>
          </w:rPr>
          <w:t>Type</w:t>
        </w:r>
      </w:hyperlink>
    </w:p>
    <w:p w14:paraId="06F0905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55DD6098" w14:textId="77777777" w:rsidR="009811F0" w:rsidRDefault="009811F0" w:rsidP="009811F0">
      <w:pPr>
        <w:ind w:firstLine="720"/>
      </w:pPr>
      <w:r>
        <w:t>‘categorizes’:</w:t>
      </w:r>
      <w:hyperlink w:anchor="_a52cb0ff6e414b3170b58afe10b6afcb" w:history="1">
        <w:r>
          <w:rPr>
            <w:rStyle w:val="Hyperlink"/>
          </w:rPr>
          <w:t>Anything</w:t>
        </w:r>
      </w:hyperlink>
    </w:p>
    <w:p w14:paraId="28CF9A03" w14:textId="77777777" w:rsidR="009811F0" w:rsidRDefault="009811F0" w:rsidP="009811F0">
      <w:pPr>
        <w:ind w:firstLine="720"/>
      </w:pPr>
      <w:r>
        <w:t>‘source for’:</w:t>
      </w:r>
      <w:hyperlink w:anchor="_fbe140d2e61a092c9ceffa2d5308ff5e" w:history="1">
        <w:r>
          <w:rPr>
            <w:rStyle w:val="Hyperlink"/>
          </w:rPr>
          <w:t>As-A Rule</w:t>
        </w:r>
      </w:hyperlink>
    </w:p>
    <w:p w14:paraId="3F54230E" w14:textId="77777777" w:rsidR="009811F0" w:rsidRDefault="009811F0" w:rsidP="009811F0">
      <w:pPr>
        <w:ind w:firstLine="720"/>
      </w:pPr>
      <w:r>
        <w:t>‘target for’:</w:t>
      </w:r>
      <w:hyperlink w:anchor="_fbe140d2e61a092c9ceffa2d5308ff5e" w:history="1">
        <w:r>
          <w:rPr>
            <w:rStyle w:val="Hyperlink"/>
          </w:rPr>
          <w:t>As-A Rule</w:t>
        </w:r>
      </w:hyperlink>
    </w:p>
    <w:p w14:paraId="19D1B23F" w14:textId="77777777" w:rsidR="009811F0" w:rsidRDefault="009811F0" w:rsidP="009811F0">
      <w:pPr>
        <w:ind w:firstLine="720"/>
      </w:pPr>
      <w:r>
        <w:t>‘classifiers’:</w:t>
      </w:r>
      <w:hyperlink w:anchor="_3b2e69eb6121d1e3a1180bbe8ee64013" w:history="1">
        <w:r>
          <w:rPr>
            <w:rStyle w:val="Hyperlink"/>
          </w:rPr>
          <w:t>Classification</w:t>
        </w:r>
      </w:hyperlink>
    </w:p>
    <w:p w14:paraId="1CAFCC6B" w14:textId="77777777" w:rsidR="009811F0" w:rsidRDefault="009811F0" w:rsidP="009811F0">
      <w:pPr>
        <w:ind w:firstLine="720"/>
      </w:pPr>
      <w:r>
        <w:t>‘has key’:</w:t>
      </w:r>
      <w:hyperlink w:anchor="_1b4bfdc2f6552991ff5cecb390e7e2af" w:history="1">
        <w:r>
          <w:rPr>
            <w:rStyle w:val="Hyperlink"/>
          </w:rPr>
          <w:t>Key</w:t>
        </w:r>
      </w:hyperlink>
    </w:p>
    <w:p w14:paraId="1F41DAD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747BBD" w14:textId="77777777" w:rsidR="009811F0" w:rsidRDefault="009811F0" w:rsidP="009811F0">
      <w:pPr>
        <w:ind w:firstLine="720"/>
      </w:pPr>
      <w:r>
        <w:t>‘defines’:</w:t>
      </w:r>
      <w:hyperlink w:anchor="_a52cb0ff6e414b3170b58afe10b6afcb" w:history="1">
        <w:r>
          <w:rPr>
            <w:rStyle w:val="Hyperlink"/>
          </w:rPr>
          <w:t>Anything</w:t>
        </w:r>
      </w:hyperlink>
    </w:p>
    <w:p w14:paraId="5BBBC625" w14:textId="77777777" w:rsidR="009811F0" w:rsidRDefault="009811F0" w:rsidP="009811F0">
      <w:pPr>
        <w:ind w:firstLine="720"/>
      </w:pPr>
      <w:r>
        <w:t>‘changed in’:</w:t>
      </w:r>
      <w:hyperlink w:anchor="_dd21593da1e0b28c0a75ed488ef07fd3" w:history="1">
        <w:r>
          <w:rPr>
            <w:rStyle w:val="Hyperlink"/>
          </w:rPr>
          <w:t>Transaction</w:t>
        </w:r>
      </w:hyperlink>
    </w:p>
    <w:p w14:paraId="4DAD540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0D7D818A" w14:textId="77777777" w:rsidR="009811F0" w:rsidRDefault="009811F0" w:rsidP="009811F0">
      <w:pPr>
        <w:ind w:firstLine="720"/>
      </w:pPr>
      <w:r>
        <w:t>‘references’:</w:t>
      </w:r>
      <w:hyperlink w:anchor="_0315319befc74caa0a2a7d36cff333c0" w:history="1">
        <w:r>
          <w:rPr>
            <w:rStyle w:val="Hyperlink"/>
          </w:rPr>
          <w:t>Lexical Reference</w:t>
        </w:r>
      </w:hyperlink>
    </w:p>
    <w:p w14:paraId="22DF3B5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8F33E08" w14:textId="77777777" w:rsidR="009811F0" w:rsidRDefault="009811F0" w:rsidP="009811F0">
      <w:pPr>
        <w:ind w:firstLine="720"/>
      </w:pPr>
      <w:r>
        <w:t>‘contextualizes’:</w:t>
      </w:r>
      <w:hyperlink w:anchor="_a52cb0ff6e414b3170b58afe10b6afcb" w:history="1">
        <w:r>
          <w:rPr>
            <w:rStyle w:val="Hyperlink"/>
          </w:rPr>
          <w:t>Anything</w:t>
        </w:r>
      </w:hyperlink>
    </w:p>
    <w:p w14:paraId="569FAE2B" w14:textId="77777777" w:rsidR="009811F0" w:rsidRDefault="009811F0" w:rsidP="009811F0">
      <w:pPr>
        <w:ind w:firstLine="720"/>
      </w:pPr>
      <w:r>
        <w:t>‘has rule’:</w:t>
      </w:r>
      <w:hyperlink w:anchor="_82919e40af9ad2e13647e9d37bbf0956" w:history="1">
        <w:r>
          <w:rPr>
            <w:rStyle w:val="Hyperlink"/>
          </w:rPr>
          <w:t>Rule</w:t>
        </w:r>
      </w:hyperlink>
    </w:p>
    <w:p w14:paraId="46E98BBA" w14:textId="77777777" w:rsidR="009811F0" w:rsidRDefault="009811F0" w:rsidP="009811F0">
      <w:pPr>
        <w:ind w:firstLine="720"/>
      </w:pPr>
      <w:r>
        <w:t>‘generalizes’:</w:t>
      </w:r>
      <w:hyperlink w:anchor="_66d62b068053cee3464e1e03e6035eed" w:history="1">
        <w:r>
          <w:rPr>
            <w:rStyle w:val="Hyperlink"/>
          </w:rPr>
          <w:t>Context</w:t>
        </w:r>
      </w:hyperlink>
    </w:p>
    <w:p w14:paraId="08A22BD3" w14:textId="77777777" w:rsidR="009811F0" w:rsidRDefault="009811F0" w:rsidP="009811F0">
      <w:pPr>
        <w:ind w:firstLine="720"/>
      </w:pPr>
      <w:r>
        <w:t>‘specializes’:</w:t>
      </w:r>
      <w:hyperlink w:anchor="_66d62b068053cee3464e1e03e6035eed" w:history="1">
        <w:r>
          <w:rPr>
            <w:rStyle w:val="Hyperlink"/>
          </w:rPr>
          <w:t>Context</w:t>
        </w:r>
      </w:hyperlink>
    </w:p>
    <w:p w14:paraId="5077FB8B" w14:textId="77777777" w:rsidR="009811F0" w:rsidRDefault="009811F0" w:rsidP="009811F0">
      <w:pPr>
        <w:ind w:firstLine="720"/>
      </w:pPr>
      <w:r>
        <w:t>‘asserts’:</w:t>
      </w:r>
      <w:hyperlink w:anchor="_8c517cf1950741c0f89edebf828214cc" w:history="1">
        <w:r>
          <w:rPr>
            <w:rStyle w:val="Hyperlink"/>
          </w:rPr>
          <w:t>Situation</w:t>
        </w:r>
      </w:hyperlink>
    </w:p>
    <w:p w14:paraId="25F9DEB0"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DE0BB95" w14:textId="77777777" w:rsidR="009811F0" w:rsidRDefault="009811F0" w:rsidP="009811F0">
      <w:pPr>
        <w:ind w:firstLine="720"/>
      </w:pPr>
      <w:r>
        <w:t>‘represented by’:</w:t>
      </w:r>
      <w:hyperlink w:anchor="_1d7f13297e70f68af8189a69a2e52b05" w:history="1">
        <w:r>
          <w:rPr>
            <w:rStyle w:val="Hyperlink"/>
          </w:rPr>
          <w:t>Information</w:t>
        </w:r>
      </w:hyperlink>
    </w:p>
    <w:p w14:paraId="3189456E" w14:textId="77777777" w:rsidR="009811F0" w:rsidRDefault="009811F0" w:rsidP="009811F0">
      <w:pPr>
        <w:ind w:firstLine="720"/>
      </w:pPr>
      <w:r>
        <w:t>‘identified by’:</w:t>
      </w:r>
      <w:hyperlink w:anchor="_18f8ef1b23e6cdf9278bd94f24f73c26" w:history="1">
        <w:r>
          <w:rPr>
            <w:rStyle w:val="Hyperlink"/>
          </w:rPr>
          <w:t>Identifier</w:t>
        </w:r>
      </w:hyperlink>
    </w:p>
    <w:p w14:paraId="7A396200" w14:textId="77777777" w:rsidR="009811F0" w:rsidRDefault="009811F0" w:rsidP="009811F0">
      <w:pPr>
        <w:ind w:firstLine="720"/>
      </w:pPr>
      <w:r>
        <w:t>‘prefered term’:</w:t>
      </w:r>
      <w:hyperlink w:anchor="_1945edd0888993a52c5dc6467a7b3ef8" w:history="1">
        <w:r>
          <w:rPr>
            <w:rStyle w:val="Hyperlink"/>
          </w:rPr>
          <w:t>Term</w:t>
        </w:r>
      </w:hyperlink>
    </w:p>
    <w:p w14:paraId="0671A06D"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02423FA" w14:textId="77777777" w:rsidR="009811F0" w:rsidRDefault="009811F0" w:rsidP="009811F0">
      <w:pPr>
        <w:ind w:firstLine="720"/>
      </w:pPr>
      <w:r>
        <w:t>‘created by’:</w:t>
      </w:r>
      <w:hyperlink w:anchor="_dd21593da1e0b28c0a75ed488ef07fd3" w:history="1">
        <w:r>
          <w:rPr>
            <w:rStyle w:val="Hyperlink"/>
          </w:rPr>
          <w:t>Transaction</w:t>
        </w:r>
      </w:hyperlink>
    </w:p>
    <w:p w14:paraId="1585185F" w14:textId="77777777" w:rsidR="009811F0" w:rsidRDefault="009811F0" w:rsidP="009811F0">
      <w:pPr>
        <w:ind w:firstLine="720"/>
      </w:pPr>
      <w:r>
        <w:t>‘invalidated by’:</w:t>
      </w:r>
      <w:hyperlink w:anchor="_dd21593da1e0b28c0a75ed488ef07fd3" w:history="1">
        <w:r>
          <w:rPr>
            <w:rStyle w:val="Hyperlink"/>
          </w:rPr>
          <w:t>Transaction</w:t>
        </w:r>
      </w:hyperlink>
    </w:p>
    <w:p w14:paraId="2E04B33A" w14:textId="77777777" w:rsidR="009811F0" w:rsidRDefault="009811F0" w:rsidP="009811F0">
      <w:pPr>
        <w:ind w:firstLine="720"/>
      </w:pPr>
      <w:r>
        <w:t>‘defined by’:</w:t>
      </w:r>
      <w:hyperlink w:anchor="_1a6d88e097d757268d09f68af82fbd34" w:history="1">
        <w:r>
          <w:rPr>
            <w:rStyle w:val="Hyperlink"/>
          </w:rPr>
          <w:t>Definition</w:t>
        </w:r>
      </w:hyperlink>
    </w:p>
    <w:p w14:paraId="055C9330" w14:textId="77777777" w:rsidR="009811F0" w:rsidRDefault="009811F0" w:rsidP="009811F0">
      <w:pPr>
        <w:ind w:firstLine="720"/>
      </w:pPr>
      <w:r>
        <w:t>‘has type’:</w:t>
      </w:r>
      <w:hyperlink w:anchor="_dfe1514224ca21cedba7b2b29802db50" w:history="1">
        <w:r>
          <w:rPr>
            <w:rStyle w:val="Hyperlink"/>
          </w:rPr>
          <w:t>Type</w:t>
        </w:r>
      </w:hyperlink>
    </w:p>
    <w:p w14:paraId="4B87471E" w14:textId="77777777" w:rsidR="009811F0" w:rsidRDefault="009811F0" w:rsidP="009811F0">
      <w:pPr>
        <w:ind w:firstLine="720"/>
      </w:pPr>
      <w:r>
        <w:t>‘in context of’:</w:t>
      </w:r>
      <w:hyperlink w:anchor="_66d62b068053cee3464e1e03e6035eed" w:history="1">
        <w:r>
          <w:rPr>
            <w:rStyle w:val="Hyperlink"/>
          </w:rPr>
          <w:t>Context</w:t>
        </w:r>
      </w:hyperlink>
    </w:p>
    <w:p w14:paraId="1FC029F5" w14:textId="77777777" w:rsidR="009811F0" w:rsidRDefault="009811F0" w:rsidP="009811F0">
      <w:pPr>
        <w:ind w:firstLine="720"/>
      </w:pPr>
      <w:r>
        <w:t>‘defined in’:</w:t>
      </w:r>
      <w:hyperlink w:anchor="_693daf0a0de3f4b82a04aee474c3f151" w:history="1">
        <w:r>
          <w:rPr>
            <w:rStyle w:val="Hyperlink"/>
          </w:rPr>
          <w:t>Lexical Scope</w:t>
        </w:r>
      </w:hyperlink>
    </w:p>
    <w:p w14:paraId="2A16709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9EA7A32" w14:textId="77777777" w:rsidR="009811F0" w:rsidRDefault="009811F0" w:rsidP="009811F0">
      <w:pPr>
        <w:ind w:firstLine="720"/>
      </w:pPr>
      <w:r>
        <w:t>‘ElementID’:</w:t>
      </w:r>
      <w:hyperlink w:anchor="_f904ff1da5bfc3387d892b7e0fe9ecb1" w:history="1">
        <w:r>
          <w:rPr>
            <w:rStyle w:val="Hyperlink"/>
          </w:rPr>
          <w:t>URIIdentifier</w:t>
        </w:r>
      </w:hyperlink>
    </w:p>
    <w:p w14:paraId="735E971E" w14:textId="77777777" w:rsidR="009811F0" w:rsidRDefault="009811F0" w:rsidP="009811F0"/>
    <w:p w14:paraId="0ED85AA1" w14:textId="77777777" w:rsidR="009811F0" w:rsidRDefault="009811F0" w:rsidP="009811F0">
      <w:pPr>
        <w:pStyle w:val="Heading3"/>
      </w:pPr>
      <w:bookmarkStart w:id="238" w:name="_8c517cf1950741c0f89edebf828214cc"/>
      <w:bookmarkStart w:id="239" w:name="_Toc418510204"/>
      <w:r>
        <w:t>Class Situation</w:t>
      </w:r>
      <w:bookmarkEnd w:id="238"/>
      <w:bookmarkEnd w:id="239"/>
    </w:p>
    <w:p w14:paraId="1D19885D" w14:textId="77777777" w:rsidR="009811F0" w:rsidRDefault="009811F0" w:rsidP="009811F0">
      <w:r>
        <w:t>An identifiable arrangement of individuals, assertions and the relations and assertions between them over a timespan. Any "condition" that exists is a situation</w:t>
      </w:r>
    </w:p>
    <w:p w14:paraId="77912243" w14:textId="77777777" w:rsidR="009811F0" w:rsidRDefault="009811F0" w:rsidP="009811F0">
      <w:pPr>
        <w:pStyle w:val="Heading4"/>
      </w:pPr>
      <w:r>
        <w:t>Direct Supertypes</w:t>
      </w:r>
    </w:p>
    <w:p w14:paraId="15DC5350" w14:textId="77777777" w:rsidR="009811F0" w:rsidRDefault="0098398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14:paraId="4074D7FD" w14:textId="77777777" w:rsidR="009811F0" w:rsidRDefault="009811F0" w:rsidP="009811F0">
      <w:pPr>
        <w:pStyle w:val="Code0"/>
      </w:pPr>
      <w:r w:rsidRPr="00043180">
        <w:rPr>
          <w:b/>
          <w:sz w:val="24"/>
          <w:szCs w:val="24"/>
        </w:rPr>
        <w:t>package</w:t>
      </w:r>
      <w:r>
        <w:t xml:space="preserve"> SIMF Meta Model::Situations</w:t>
      </w:r>
    </w:p>
    <w:p w14:paraId="5D8EDA0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6d62b068053cee3464e1e03e6035eed" w:history="1">
        <w:r>
          <w:rPr>
            <w:rStyle w:val="Hyperlink"/>
          </w:rPr>
          <w:t>Context</w:t>
        </w:r>
      </w:hyperlink>
      <w:r>
        <w:t xml:space="preserve">, </w:t>
      </w:r>
      <w:r w:rsidRPr="007E3012">
        <w:rPr>
          <w:rStyle w:val="Hyperlink"/>
        </w:rPr>
        <w:t xml:space="preserve"> </w:t>
      </w:r>
      <w:hyperlink w:anchor="_2aa128e17c8314200d6ed8ee7ec053cc" w:history="1">
        <w:r>
          <w:rPr>
            <w:rStyle w:val="Hyperlink"/>
          </w:rPr>
          <w:t>Block</w:t>
        </w:r>
      </w:hyperlink>
    </w:p>
    <w:p w14:paraId="4C4F2592" w14:textId="77777777" w:rsidR="009811F0" w:rsidRDefault="009811F0" w:rsidP="009811F0">
      <w:pPr>
        <w:pStyle w:val="Code0"/>
      </w:pPr>
    </w:p>
    <w:p w14:paraId="13612284" w14:textId="77777777" w:rsidR="009811F0" w:rsidRDefault="009811F0" w:rsidP="009811F0">
      <w:pPr>
        <w:pStyle w:val="Heading4"/>
      </w:pPr>
      <w:r>
        <w:lastRenderedPageBreak/>
        <w:t>Associations</w:t>
      </w:r>
    </w:p>
    <w:p w14:paraId="1075D894" w14:textId="77777777" w:rsidR="009811F0" w:rsidRDefault="009811F0" w:rsidP="009811F0">
      <w:pPr>
        <w:ind w:left="605" w:hanging="245"/>
      </w:pPr>
      <w:r>
        <w:rPr>
          <w:noProof/>
        </w:rPr>
        <w:drawing>
          <wp:inline distT="0" distB="0" distL="0" distR="0" wp14:anchorId="2794D588" wp14:editId="13D083D2">
            <wp:extent cx="152400" cy="152400"/>
            <wp:effectExtent l="0" t="0" r="0" b="0"/>
            <wp:docPr id="1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50241f5936e61055293ca95f860768d8" w:history="1">
        <w:r>
          <w:rPr>
            <w:rStyle w:val="Hyperlink"/>
          </w:rPr>
          <w:t>Situation Type</w:t>
        </w:r>
      </w:hyperlink>
      <w:r>
        <w:t xml:space="preserve"> </w:t>
      </w:r>
    </w:p>
    <w:p w14:paraId="14026934" w14:textId="77777777" w:rsidR="009811F0" w:rsidRDefault="009811F0" w:rsidP="009811F0">
      <w:pPr>
        <w:ind w:left="605" w:hanging="245"/>
      </w:pPr>
      <w:r>
        <w:rPr>
          <w:noProof/>
        </w:rPr>
        <w:drawing>
          <wp:inline distT="0" distB="0" distL="0" distR="0" wp14:anchorId="415DD8B8" wp14:editId="484FE4FB">
            <wp:extent cx="152400" cy="152400"/>
            <wp:effectExtent l="0" t="0" r="0" b="0"/>
            <wp:docPr id="157"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binds:</w:t>
      </w:r>
      <w:hyperlink w:anchor="_4050167f9abcfb2187d46a6d3c360798" w:history="1">
        <w:r>
          <w:rPr>
            <w:rStyle w:val="Hyperlink"/>
          </w:rPr>
          <w:t>Binding</w:t>
        </w:r>
      </w:hyperlink>
      <w:r>
        <w:t xml:space="preserve"> </w:t>
      </w:r>
    </w:p>
    <w:p w14:paraId="3B8AB5A6" w14:textId="77777777" w:rsidR="009811F0" w:rsidRDefault="009811F0" w:rsidP="009811F0">
      <w:pPr>
        <w:ind w:left="720" w:firstLine="360"/>
      </w:pPr>
      <w:r>
        <w:t>Bindings asserted in the situation.</w:t>
      </w:r>
    </w:p>
    <w:p w14:paraId="53677F44" w14:textId="77777777" w:rsidR="009811F0" w:rsidRDefault="009811F0" w:rsidP="009811F0">
      <w:pPr>
        <w:ind w:left="605" w:hanging="245"/>
      </w:pPr>
      <w:r>
        <w:rPr>
          <w:noProof/>
        </w:rPr>
        <w:drawing>
          <wp:inline distT="0" distB="0" distL="0" distR="0" wp14:anchorId="3C105EBB" wp14:editId="5B0EF4D6">
            <wp:extent cx="152400" cy="152400"/>
            <wp:effectExtent l="0" t="0" r="0" b="0"/>
            <wp:docPr id="1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asserted in:</w:t>
      </w:r>
      <w:hyperlink w:anchor="_66d62b068053cee3464e1e03e6035eed" w:history="1">
        <w:r>
          <w:rPr>
            <w:rStyle w:val="Hyperlink"/>
          </w:rPr>
          <w:t>Context</w:t>
        </w:r>
      </w:hyperlink>
      <w:r>
        <w:t xml:space="preserve"> </w:t>
      </w:r>
    </w:p>
    <w:p w14:paraId="448A2500" w14:textId="77777777" w:rsidR="009811F0" w:rsidRDefault="009811F0" w:rsidP="009811F0">
      <w:pPr>
        <w:ind w:left="720" w:firstLine="360"/>
      </w:pPr>
      <w:r>
        <w:t>Context in which the situation is considered true.</w:t>
      </w:r>
    </w:p>
    <w:p w14:paraId="02BA4DEA" w14:textId="77777777" w:rsidR="009811F0" w:rsidRDefault="009811F0" w:rsidP="009811F0">
      <w:pPr>
        <w:pStyle w:val="Heading4"/>
      </w:pPr>
      <w:r>
        <w:t>Inherited Features</w:t>
      </w:r>
    </w:p>
    <w:p w14:paraId="404BC67A"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360A0034" w14:textId="77777777" w:rsidR="009811F0" w:rsidRDefault="009811F0" w:rsidP="009811F0">
      <w:pPr>
        <w:ind w:firstLine="720"/>
      </w:pPr>
      <w:r>
        <w:t>‘contextualizes’:</w:t>
      </w:r>
      <w:hyperlink w:anchor="_a52cb0ff6e414b3170b58afe10b6afcb" w:history="1">
        <w:r>
          <w:rPr>
            <w:rStyle w:val="Hyperlink"/>
          </w:rPr>
          <w:t>Anything</w:t>
        </w:r>
      </w:hyperlink>
    </w:p>
    <w:p w14:paraId="38B6991E" w14:textId="77777777" w:rsidR="009811F0" w:rsidRDefault="009811F0" w:rsidP="009811F0">
      <w:pPr>
        <w:ind w:firstLine="720"/>
      </w:pPr>
      <w:r>
        <w:t>‘has rule’:</w:t>
      </w:r>
      <w:hyperlink w:anchor="_82919e40af9ad2e13647e9d37bbf0956" w:history="1">
        <w:r>
          <w:rPr>
            <w:rStyle w:val="Hyperlink"/>
          </w:rPr>
          <w:t>Rule</w:t>
        </w:r>
      </w:hyperlink>
    </w:p>
    <w:p w14:paraId="501CDFA6" w14:textId="77777777" w:rsidR="009811F0" w:rsidRDefault="009811F0" w:rsidP="009811F0">
      <w:pPr>
        <w:ind w:firstLine="720"/>
      </w:pPr>
      <w:r>
        <w:t>‘generalizes’:</w:t>
      </w:r>
      <w:hyperlink w:anchor="_66d62b068053cee3464e1e03e6035eed" w:history="1">
        <w:r>
          <w:rPr>
            <w:rStyle w:val="Hyperlink"/>
          </w:rPr>
          <w:t>Context</w:t>
        </w:r>
      </w:hyperlink>
    </w:p>
    <w:p w14:paraId="7EBCD5A4" w14:textId="77777777" w:rsidR="009811F0" w:rsidRDefault="009811F0" w:rsidP="009811F0">
      <w:pPr>
        <w:ind w:firstLine="720"/>
      </w:pPr>
      <w:r>
        <w:t>‘specializes’:</w:t>
      </w:r>
      <w:hyperlink w:anchor="_66d62b068053cee3464e1e03e6035eed" w:history="1">
        <w:r>
          <w:rPr>
            <w:rStyle w:val="Hyperlink"/>
          </w:rPr>
          <w:t>Context</w:t>
        </w:r>
      </w:hyperlink>
    </w:p>
    <w:p w14:paraId="2D5CFBD3" w14:textId="77777777" w:rsidR="009811F0" w:rsidRDefault="009811F0" w:rsidP="009811F0">
      <w:pPr>
        <w:ind w:firstLine="720"/>
      </w:pPr>
      <w:r>
        <w:t>‘asserts’:</w:t>
      </w:r>
      <w:hyperlink w:anchor="_8c517cf1950741c0f89edebf828214cc" w:history="1">
        <w:r>
          <w:rPr>
            <w:rStyle w:val="Hyperlink"/>
          </w:rPr>
          <w:t>Situation</w:t>
        </w:r>
      </w:hyperlink>
    </w:p>
    <w:p w14:paraId="6335A23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B9E2780" w14:textId="77777777" w:rsidR="009811F0" w:rsidRDefault="009811F0" w:rsidP="009811F0">
      <w:pPr>
        <w:ind w:firstLine="720"/>
      </w:pPr>
      <w:r>
        <w:t>‘represented by’:</w:t>
      </w:r>
      <w:hyperlink w:anchor="_1d7f13297e70f68af8189a69a2e52b05" w:history="1">
        <w:r>
          <w:rPr>
            <w:rStyle w:val="Hyperlink"/>
          </w:rPr>
          <w:t>Information</w:t>
        </w:r>
      </w:hyperlink>
    </w:p>
    <w:p w14:paraId="1D5E2076" w14:textId="77777777" w:rsidR="009811F0" w:rsidRDefault="009811F0" w:rsidP="009811F0">
      <w:pPr>
        <w:ind w:firstLine="720"/>
      </w:pPr>
      <w:r>
        <w:t>‘identified by’:</w:t>
      </w:r>
      <w:hyperlink w:anchor="_18f8ef1b23e6cdf9278bd94f24f73c26" w:history="1">
        <w:r>
          <w:rPr>
            <w:rStyle w:val="Hyperlink"/>
          </w:rPr>
          <w:t>Identifier</w:t>
        </w:r>
      </w:hyperlink>
    </w:p>
    <w:p w14:paraId="3F1002DE" w14:textId="77777777" w:rsidR="009811F0" w:rsidRDefault="009811F0" w:rsidP="009811F0">
      <w:pPr>
        <w:ind w:firstLine="720"/>
      </w:pPr>
      <w:r>
        <w:t>‘prefered term’:</w:t>
      </w:r>
      <w:hyperlink w:anchor="_1945edd0888993a52c5dc6467a7b3ef8" w:history="1">
        <w:r>
          <w:rPr>
            <w:rStyle w:val="Hyperlink"/>
          </w:rPr>
          <w:t>Term</w:t>
        </w:r>
      </w:hyperlink>
    </w:p>
    <w:p w14:paraId="644ADAB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6B64134" w14:textId="77777777" w:rsidR="009811F0" w:rsidRDefault="009811F0" w:rsidP="009811F0">
      <w:pPr>
        <w:ind w:firstLine="720"/>
      </w:pPr>
      <w:r>
        <w:t>‘created by’:</w:t>
      </w:r>
      <w:hyperlink w:anchor="_dd21593da1e0b28c0a75ed488ef07fd3" w:history="1">
        <w:r>
          <w:rPr>
            <w:rStyle w:val="Hyperlink"/>
          </w:rPr>
          <w:t>Transaction</w:t>
        </w:r>
      </w:hyperlink>
    </w:p>
    <w:p w14:paraId="38F038BD" w14:textId="77777777" w:rsidR="009811F0" w:rsidRDefault="009811F0" w:rsidP="009811F0">
      <w:pPr>
        <w:ind w:firstLine="720"/>
      </w:pPr>
      <w:r>
        <w:t>‘invalidated by’:</w:t>
      </w:r>
      <w:hyperlink w:anchor="_dd21593da1e0b28c0a75ed488ef07fd3" w:history="1">
        <w:r>
          <w:rPr>
            <w:rStyle w:val="Hyperlink"/>
          </w:rPr>
          <w:t>Transaction</w:t>
        </w:r>
      </w:hyperlink>
    </w:p>
    <w:p w14:paraId="72BD841F" w14:textId="77777777" w:rsidR="009811F0" w:rsidRDefault="009811F0" w:rsidP="009811F0">
      <w:pPr>
        <w:ind w:firstLine="720"/>
      </w:pPr>
      <w:r>
        <w:t>‘defined by’:</w:t>
      </w:r>
      <w:hyperlink w:anchor="_1a6d88e097d757268d09f68af82fbd34" w:history="1">
        <w:r>
          <w:rPr>
            <w:rStyle w:val="Hyperlink"/>
          </w:rPr>
          <w:t>Definition</w:t>
        </w:r>
      </w:hyperlink>
    </w:p>
    <w:p w14:paraId="6B8294D1" w14:textId="77777777" w:rsidR="009811F0" w:rsidRDefault="009811F0" w:rsidP="009811F0">
      <w:pPr>
        <w:ind w:firstLine="720"/>
      </w:pPr>
      <w:r>
        <w:t>‘has type’:</w:t>
      </w:r>
      <w:hyperlink w:anchor="_dfe1514224ca21cedba7b2b29802db50" w:history="1">
        <w:r>
          <w:rPr>
            <w:rStyle w:val="Hyperlink"/>
          </w:rPr>
          <w:t>Type</w:t>
        </w:r>
      </w:hyperlink>
    </w:p>
    <w:p w14:paraId="0B940400" w14:textId="77777777" w:rsidR="009811F0" w:rsidRDefault="009811F0" w:rsidP="009811F0">
      <w:pPr>
        <w:ind w:firstLine="720"/>
      </w:pPr>
      <w:r>
        <w:t>‘in context of’:</w:t>
      </w:r>
      <w:hyperlink w:anchor="_66d62b068053cee3464e1e03e6035eed" w:history="1">
        <w:r>
          <w:rPr>
            <w:rStyle w:val="Hyperlink"/>
          </w:rPr>
          <w:t>Context</w:t>
        </w:r>
      </w:hyperlink>
    </w:p>
    <w:p w14:paraId="486A2108" w14:textId="77777777" w:rsidR="009811F0" w:rsidRDefault="009811F0" w:rsidP="009811F0">
      <w:pPr>
        <w:ind w:firstLine="720"/>
      </w:pPr>
      <w:r>
        <w:t>‘defined in’:</w:t>
      </w:r>
      <w:hyperlink w:anchor="_693daf0a0de3f4b82a04aee474c3f151" w:history="1">
        <w:r>
          <w:rPr>
            <w:rStyle w:val="Hyperlink"/>
          </w:rPr>
          <w:t>Lexical Scope</w:t>
        </w:r>
      </w:hyperlink>
    </w:p>
    <w:p w14:paraId="2A82101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5AB10B11" w14:textId="77777777" w:rsidR="009811F0" w:rsidRDefault="009811F0" w:rsidP="009811F0">
      <w:pPr>
        <w:ind w:firstLine="720"/>
      </w:pPr>
      <w:r>
        <w:t>‘ElementID’:</w:t>
      </w:r>
      <w:hyperlink w:anchor="_f904ff1da5bfc3387d892b7e0fe9ecb1" w:history="1">
        <w:r>
          <w:rPr>
            <w:rStyle w:val="Hyperlink"/>
          </w:rPr>
          <w:t>URIIdentifier</w:t>
        </w:r>
      </w:hyperlink>
    </w:p>
    <w:p w14:paraId="55025F8B"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7184591" w14:textId="77777777" w:rsidR="009811F0" w:rsidRDefault="009811F0" w:rsidP="009811F0">
      <w:pPr>
        <w:ind w:firstLine="720"/>
      </w:pPr>
      <w:r>
        <w:t>‘defines’:</w:t>
      </w:r>
      <w:hyperlink w:anchor="_a52cb0ff6e414b3170b58afe10b6afcb" w:history="1">
        <w:r>
          <w:rPr>
            <w:rStyle w:val="Hyperlink"/>
          </w:rPr>
          <w:t>Anything</w:t>
        </w:r>
      </w:hyperlink>
    </w:p>
    <w:p w14:paraId="59319EFF" w14:textId="77777777" w:rsidR="009811F0" w:rsidRDefault="009811F0" w:rsidP="009811F0">
      <w:pPr>
        <w:ind w:firstLine="720"/>
      </w:pPr>
      <w:r>
        <w:t>‘changed in’:</w:t>
      </w:r>
      <w:hyperlink w:anchor="_dd21593da1e0b28c0a75ed488ef07fd3" w:history="1">
        <w:r>
          <w:rPr>
            <w:rStyle w:val="Hyperlink"/>
          </w:rPr>
          <w:t>Transaction</w:t>
        </w:r>
      </w:hyperlink>
    </w:p>
    <w:p w14:paraId="5FAD75E0"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C8FF907" w14:textId="77777777" w:rsidR="009811F0" w:rsidRDefault="009811F0" w:rsidP="009811F0">
      <w:pPr>
        <w:ind w:firstLine="720"/>
      </w:pPr>
      <w:r>
        <w:t>‘references’:</w:t>
      </w:r>
      <w:hyperlink w:anchor="_0315319befc74caa0a2a7d36cff333c0" w:history="1">
        <w:r>
          <w:rPr>
            <w:rStyle w:val="Hyperlink"/>
          </w:rPr>
          <w:t>Lexical Reference</w:t>
        </w:r>
      </w:hyperlink>
    </w:p>
    <w:p w14:paraId="5A515589" w14:textId="77777777" w:rsidR="009811F0" w:rsidRDefault="009811F0" w:rsidP="009811F0"/>
    <w:p w14:paraId="7D4B5A5B" w14:textId="77777777" w:rsidR="009811F0" w:rsidRDefault="009811F0" w:rsidP="009811F0">
      <w:pPr>
        <w:pStyle w:val="Heading3"/>
      </w:pPr>
      <w:bookmarkStart w:id="240" w:name="_50241f5936e61055293ca95f860768d8"/>
      <w:bookmarkStart w:id="241" w:name="_Toc418510205"/>
      <w:r>
        <w:t>Class Situation Type</w:t>
      </w:r>
      <w:bookmarkEnd w:id="240"/>
      <w:bookmarkEnd w:id="241"/>
    </w:p>
    <w:p w14:paraId="4ED66359" w14:textId="77777777" w:rsidR="009811F0" w:rsidRDefault="009811F0" w:rsidP="009811F0">
      <w:r>
        <w:t>A type of identifiable arrangement of individuals, assertions and the relations and assertions between them over a timespan</w:t>
      </w:r>
    </w:p>
    <w:p w14:paraId="11AE24C7" w14:textId="77777777" w:rsidR="009811F0" w:rsidRDefault="009811F0" w:rsidP="009811F0">
      <w:pPr>
        <w:pStyle w:val="Heading4"/>
      </w:pPr>
      <w:r>
        <w:t>Direct Supertypes</w:t>
      </w:r>
    </w:p>
    <w:p w14:paraId="60C598CB" w14:textId="77777777" w:rsidR="009811F0" w:rsidRDefault="0098398E" w:rsidP="009811F0">
      <w:pPr>
        <w:ind w:left="360"/>
      </w:pPr>
      <w:hyperlink w:anchor="_dfe1514224ca21cedba7b2b29802db50" w:history="1">
        <w:r w:rsidR="009811F0">
          <w:rPr>
            <w:rStyle w:val="Hyperlink"/>
          </w:rPr>
          <w:t>Type</w:t>
        </w:r>
      </w:hyperlink>
    </w:p>
    <w:p w14:paraId="17838DEC" w14:textId="77777777" w:rsidR="009811F0" w:rsidRDefault="009811F0" w:rsidP="009811F0">
      <w:pPr>
        <w:pStyle w:val="Code0"/>
      </w:pPr>
      <w:r w:rsidRPr="00043180">
        <w:rPr>
          <w:b/>
          <w:sz w:val="24"/>
          <w:szCs w:val="24"/>
        </w:rPr>
        <w:t>package</w:t>
      </w:r>
      <w:r>
        <w:t xml:space="preserve"> SIMF Meta Model::Situations</w:t>
      </w:r>
    </w:p>
    <w:p w14:paraId="2CE858F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8AA11CF" w14:textId="77777777" w:rsidR="009811F0" w:rsidRDefault="009811F0" w:rsidP="009811F0">
      <w:pPr>
        <w:pStyle w:val="Code0"/>
      </w:pPr>
    </w:p>
    <w:p w14:paraId="5F7A2BBB" w14:textId="77777777" w:rsidR="009811F0" w:rsidRDefault="009811F0" w:rsidP="009811F0">
      <w:pPr>
        <w:pStyle w:val="Heading4"/>
      </w:pPr>
      <w:r>
        <w:t>Associations</w:t>
      </w:r>
    </w:p>
    <w:p w14:paraId="6CEC9699" w14:textId="77777777" w:rsidR="009811F0" w:rsidRDefault="009811F0" w:rsidP="009811F0">
      <w:pPr>
        <w:ind w:left="605" w:hanging="245"/>
      </w:pPr>
      <w:r>
        <w:rPr>
          <w:noProof/>
        </w:rPr>
        <w:drawing>
          <wp:inline distT="0" distB="0" distL="0" distR="0" wp14:anchorId="67D3ABD4" wp14:editId="3E73C80C">
            <wp:extent cx="152400" cy="152400"/>
            <wp:effectExtent l="0" t="0" r="0" b="0"/>
            <wp:docPr id="16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initial situation:</w:t>
      </w:r>
      <w:hyperlink w:anchor="_8d9c945b6f864c34fdd7a91d4d62755f" w:history="1">
        <w:r>
          <w:rPr>
            <w:rStyle w:val="Hyperlink"/>
          </w:rPr>
          <w:t>Template</w:t>
        </w:r>
      </w:hyperlink>
      <w:r>
        <w:t xml:space="preserve"> [0..1] </w:t>
      </w:r>
    </w:p>
    <w:p w14:paraId="4B5A5A7A" w14:textId="77777777" w:rsidR="009811F0" w:rsidRDefault="009811F0" w:rsidP="009811F0">
      <w:pPr>
        <w:ind w:left="720" w:firstLine="360"/>
      </w:pPr>
      <w:r>
        <w:t>The template for a new situation of a situation type, establishing initial values and relations.</w:t>
      </w:r>
    </w:p>
    <w:p w14:paraId="644DCD90" w14:textId="77777777" w:rsidR="009811F0" w:rsidRDefault="009811F0" w:rsidP="009811F0">
      <w:pPr>
        <w:ind w:left="605" w:hanging="245"/>
      </w:pPr>
      <w:r>
        <w:rPr>
          <w:noProof/>
        </w:rPr>
        <w:drawing>
          <wp:inline distT="0" distB="0" distL="0" distR="0" wp14:anchorId="7ACE3AA4" wp14:editId="54AC8DF4">
            <wp:extent cx="152400" cy="152400"/>
            <wp:effectExtent l="0" t="0" r="0" b="0"/>
            <wp:docPr id="1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involves:</w:t>
      </w:r>
      <w:hyperlink w:anchor="_a8049a836c9b9b5d6df4b578a5836756" w:history="1">
        <w:r>
          <w:rPr>
            <w:rStyle w:val="Hyperlink"/>
          </w:rPr>
          <w:t>Role</w:t>
        </w:r>
      </w:hyperlink>
      <w:r>
        <w:t xml:space="preserve"> [*] </w:t>
      </w:r>
    </w:p>
    <w:p w14:paraId="17D405F3" w14:textId="77777777" w:rsidR="009811F0" w:rsidRDefault="009811F0" w:rsidP="009811F0">
      <w:pPr>
        <w:ind w:left="720" w:firstLine="360"/>
      </w:pPr>
      <w:r>
        <w:t>The roles involved in (bound to) a kind of situation.</w:t>
      </w:r>
    </w:p>
    <w:p w14:paraId="3BF4FFB0" w14:textId="77777777" w:rsidR="009811F0" w:rsidRDefault="009811F0" w:rsidP="009811F0">
      <w:pPr>
        <w:ind w:left="605" w:hanging="245"/>
      </w:pPr>
      <w:r>
        <w:rPr>
          <w:noProof/>
        </w:rPr>
        <w:drawing>
          <wp:inline distT="0" distB="0" distL="0" distR="0" wp14:anchorId="7ACEA486" wp14:editId="648AB58B">
            <wp:extent cx="152400" cy="152400"/>
            <wp:effectExtent l="0" t="0" r="0" b="0"/>
            <wp:docPr id="1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8c517cf1950741c0f89edebf828214cc" w:history="1">
        <w:r>
          <w:rPr>
            <w:rStyle w:val="Hyperlink"/>
          </w:rPr>
          <w:t>Situation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101D68F" w14:textId="77777777" w:rsidR="009811F0" w:rsidRDefault="009811F0" w:rsidP="009811F0">
      <w:pPr>
        <w:pStyle w:val="Heading4"/>
      </w:pPr>
      <w:r>
        <w:t>Inherited Features</w:t>
      </w:r>
    </w:p>
    <w:p w14:paraId="7E90FAB2"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AEE7B33" w14:textId="77777777" w:rsidR="009811F0" w:rsidRDefault="009811F0" w:rsidP="009811F0">
      <w:pPr>
        <w:ind w:firstLine="720"/>
      </w:pPr>
      <w:r>
        <w:t>‘categorizes’:</w:t>
      </w:r>
      <w:hyperlink w:anchor="_a52cb0ff6e414b3170b58afe10b6afcb" w:history="1">
        <w:r>
          <w:rPr>
            <w:rStyle w:val="Hyperlink"/>
          </w:rPr>
          <w:t>Anything</w:t>
        </w:r>
      </w:hyperlink>
    </w:p>
    <w:p w14:paraId="49F902CF" w14:textId="77777777" w:rsidR="009811F0" w:rsidRDefault="009811F0" w:rsidP="009811F0">
      <w:pPr>
        <w:ind w:firstLine="720"/>
      </w:pPr>
      <w:r>
        <w:lastRenderedPageBreak/>
        <w:t>‘source for’:</w:t>
      </w:r>
      <w:hyperlink w:anchor="_fbe140d2e61a092c9ceffa2d5308ff5e" w:history="1">
        <w:r>
          <w:rPr>
            <w:rStyle w:val="Hyperlink"/>
          </w:rPr>
          <w:t>As-A Rule</w:t>
        </w:r>
      </w:hyperlink>
    </w:p>
    <w:p w14:paraId="70ED8A46" w14:textId="77777777" w:rsidR="009811F0" w:rsidRDefault="009811F0" w:rsidP="009811F0">
      <w:pPr>
        <w:ind w:firstLine="720"/>
      </w:pPr>
      <w:r>
        <w:t>‘target for’:</w:t>
      </w:r>
      <w:hyperlink w:anchor="_fbe140d2e61a092c9ceffa2d5308ff5e" w:history="1">
        <w:r>
          <w:rPr>
            <w:rStyle w:val="Hyperlink"/>
          </w:rPr>
          <w:t>As-A Rule</w:t>
        </w:r>
      </w:hyperlink>
    </w:p>
    <w:p w14:paraId="63DE9FC8" w14:textId="77777777" w:rsidR="009811F0" w:rsidRDefault="009811F0" w:rsidP="009811F0">
      <w:pPr>
        <w:ind w:firstLine="720"/>
      </w:pPr>
      <w:r>
        <w:t>‘classifiers’:</w:t>
      </w:r>
      <w:hyperlink w:anchor="_3b2e69eb6121d1e3a1180bbe8ee64013" w:history="1">
        <w:r>
          <w:rPr>
            <w:rStyle w:val="Hyperlink"/>
          </w:rPr>
          <w:t>Classification</w:t>
        </w:r>
      </w:hyperlink>
    </w:p>
    <w:p w14:paraId="6EA49B56" w14:textId="77777777" w:rsidR="009811F0" w:rsidRDefault="009811F0" w:rsidP="009811F0">
      <w:pPr>
        <w:ind w:firstLine="720"/>
      </w:pPr>
      <w:r>
        <w:t>‘has key’:</w:t>
      </w:r>
      <w:hyperlink w:anchor="_1b4bfdc2f6552991ff5cecb390e7e2af" w:history="1">
        <w:r>
          <w:rPr>
            <w:rStyle w:val="Hyperlink"/>
          </w:rPr>
          <w:t>Key</w:t>
        </w:r>
      </w:hyperlink>
    </w:p>
    <w:p w14:paraId="3BE830B9"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5A1F40F" w14:textId="77777777" w:rsidR="009811F0" w:rsidRDefault="009811F0" w:rsidP="009811F0">
      <w:pPr>
        <w:ind w:firstLine="720"/>
      </w:pPr>
      <w:r>
        <w:t>‘defines’:</w:t>
      </w:r>
      <w:hyperlink w:anchor="_a52cb0ff6e414b3170b58afe10b6afcb" w:history="1">
        <w:r>
          <w:rPr>
            <w:rStyle w:val="Hyperlink"/>
          </w:rPr>
          <w:t>Anything</w:t>
        </w:r>
      </w:hyperlink>
    </w:p>
    <w:p w14:paraId="411CCEE6" w14:textId="77777777" w:rsidR="009811F0" w:rsidRDefault="009811F0" w:rsidP="009811F0">
      <w:pPr>
        <w:ind w:firstLine="720"/>
      </w:pPr>
      <w:r>
        <w:t>‘changed in’:</w:t>
      </w:r>
      <w:hyperlink w:anchor="_dd21593da1e0b28c0a75ed488ef07fd3" w:history="1">
        <w:r>
          <w:rPr>
            <w:rStyle w:val="Hyperlink"/>
          </w:rPr>
          <w:t>Transaction</w:t>
        </w:r>
      </w:hyperlink>
    </w:p>
    <w:p w14:paraId="093A132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3FE0249" w14:textId="77777777" w:rsidR="009811F0" w:rsidRDefault="009811F0" w:rsidP="009811F0">
      <w:pPr>
        <w:ind w:firstLine="720"/>
      </w:pPr>
      <w:r>
        <w:t>‘references’:</w:t>
      </w:r>
      <w:hyperlink w:anchor="_0315319befc74caa0a2a7d36cff333c0" w:history="1">
        <w:r>
          <w:rPr>
            <w:rStyle w:val="Hyperlink"/>
          </w:rPr>
          <w:t>Lexical Reference</w:t>
        </w:r>
      </w:hyperlink>
    </w:p>
    <w:p w14:paraId="12AA5DB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2CD951D4" w14:textId="77777777" w:rsidR="009811F0" w:rsidRDefault="009811F0" w:rsidP="009811F0">
      <w:pPr>
        <w:ind w:firstLine="720"/>
      </w:pPr>
      <w:r>
        <w:t>‘contextualizes’:</w:t>
      </w:r>
      <w:hyperlink w:anchor="_a52cb0ff6e414b3170b58afe10b6afcb" w:history="1">
        <w:r>
          <w:rPr>
            <w:rStyle w:val="Hyperlink"/>
          </w:rPr>
          <w:t>Anything</w:t>
        </w:r>
      </w:hyperlink>
    </w:p>
    <w:p w14:paraId="2824F587" w14:textId="77777777" w:rsidR="009811F0" w:rsidRDefault="009811F0" w:rsidP="009811F0">
      <w:pPr>
        <w:ind w:firstLine="720"/>
      </w:pPr>
      <w:r>
        <w:t>‘has rule’:</w:t>
      </w:r>
      <w:hyperlink w:anchor="_82919e40af9ad2e13647e9d37bbf0956" w:history="1">
        <w:r>
          <w:rPr>
            <w:rStyle w:val="Hyperlink"/>
          </w:rPr>
          <w:t>Rule</w:t>
        </w:r>
      </w:hyperlink>
    </w:p>
    <w:p w14:paraId="2CEC08C5" w14:textId="77777777" w:rsidR="009811F0" w:rsidRDefault="009811F0" w:rsidP="009811F0">
      <w:pPr>
        <w:ind w:firstLine="720"/>
      </w:pPr>
      <w:r>
        <w:t>‘generalizes’:</w:t>
      </w:r>
      <w:hyperlink w:anchor="_66d62b068053cee3464e1e03e6035eed" w:history="1">
        <w:r>
          <w:rPr>
            <w:rStyle w:val="Hyperlink"/>
          </w:rPr>
          <w:t>Context</w:t>
        </w:r>
      </w:hyperlink>
    </w:p>
    <w:p w14:paraId="76194767" w14:textId="77777777" w:rsidR="009811F0" w:rsidRDefault="009811F0" w:rsidP="009811F0">
      <w:pPr>
        <w:ind w:firstLine="720"/>
      </w:pPr>
      <w:r>
        <w:t>‘specializes’:</w:t>
      </w:r>
      <w:hyperlink w:anchor="_66d62b068053cee3464e1e03e6035eed" w:history="1">
        <w:r>
          <w:rPr>
            <w:rStyle w:val="Hyperlink"/>
          </w:rPr>
          <w:t>Context</w:t>
        </w:r>
      </w:hyperlink>
    </w:p>
    <w:p w14:paraId="42D53274" w14:textId="77777777" w:rsidR="009811F0" w:rsidRDefault="009811F0" w:rsidP="009811F0">
      <w:pPr>
        <w:ind w:firstLine="720"/>
      </w:pPr>
      <w:r>
        <w:t>‘asserts’:</w:t>
      </w:r>
      <w:hyperlink w:anchor="_8c517cf1950741c0f89edebf828214cc" w:history="1">
        <w:r>
          <w:rPr>
            <w:rStyle w:val="Hyperlink"/>
          </w:rPr>
          <w:t>Situation</w:t>
        </w:r>
      </w:hyperlink>
    </w:p>
    <w:p w14:paraId="07FD65A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F32A060" w14:textId="77777777" w:rsidR="009811F0" w:rsidRDefault="009811F0" w:rsidP="009811F0">
      <w:pPr>
        <w:ind w:firstLine="720"/>
      </w:pPr>
      <w:r>
        <w:t>‘represented by’:</w:t>
      </w:r>
      <w:hyperlink w:anchor="_1d7f13297e70f68af8189a69a2e52b05" w:history="1">
        <w:r>
          <w:rPr>
            <w:rStyle w:val="Hyperlink"/>
          </w:rPr>
          <w:t>Information</w:t>
        </w:r>
      </w:hyperlink>
    </w:p>
    <w:p w14:paraId="743F4662" w14:textId="77777777" w:rsidR="009811F0" w:rsidRDefault="009811F0" w:rsidP="009811F0">
      <w:pPr>
        <w:ind w:firstLine="720"/>
      </w:pPr>
      <w:r>
        <w:t>‘identified by’:</w:t>
      </w:r>
      <w:hyperlink w:anchor="_18f8ef1b23e6cdf9278bd94f24f73c26" w:history="1">
        <w:r>
          <w:rPr>
            <w:rStyle w:val="Hyperlink"/>
          </w:rPr>
          <w:t>Identifier</w:t>
        </w:r>
      </w:hyperlink>
    </w:p>
    <w:p w14:paraId="3A7C10B1" w14:textId="77777777" w:rsidR="009811F0" w:rsidRDefault="009811F0" w:rsidP="009811F0">
      <w:pPr>
        <w:ind w:firstLine="720"/>
      </w:pPr>
      <w:r>
        <w:t>‘prefered term’:</w:t>
      </w:r>
      <w:hyperlink w:anchor="_1945edd0888993a52c5dc6467a7b3ef8" w:history="1">
        <w:r>
          <w:rPr>
            <w:rStyle w:val="Hyperlink"/>
          </w:rPr>
          <w:t>Term</w:t>
        </w:r>
      </w:hyperlink>
    </w:p>
    <w:p w14:paraId="4499302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3D8A6C0" w14:textId="77777777" w:rsidR="009811F0" w:rsidRDefault="009811F0" w:rsidP="009811F0">
      <w:pPr>
        <w:ind w:firstLine="720"/>
      </w:pPr>
      <w:r>
        <w:t>‘created by’:</w:t>
      </w:r>
      <w:hyperlink w:anchor="_dd21593da1e0b28c0a75ed488ef07fd3" w:history="1">
        <w:r>
          <w:rPr>
            <w:rStyle w:val="Hyperlink"/>
          </w:rPr>
          <w:t>Transaction</w:t>
        </w:r>
      </w:hyperlink>
    </w:p>
    <w:p w14:paraId="6981ED23" w14:textId="77777777" w:rsidR="009811F0" w:rsidRDefault="009811F0" w:rsidP="009811F0">
      <w:pPr>
        <w:ind w:firstLine="720"/>
      </w:pPr>
      <w:r>
        <w:t>‘invalidated by’:</w:t>
      </w:r>
      <w:hyperlink w:anchor="_dd21593da1e0b28c0a75ed488ef07fd3" w:history="1">
        <w:r>
          <w:rPr>
            <w:rStyle w:val="Hyperlink"/>
          </w:rPr>
          <w:t>Transaction</w:t>
        </w:r>
      </w:hyperlink>
    </w:p>
    <w:p w14:paraId="38734C4E" w14:textId="77777777" w:rsidR="009811F0" w:rsidRDefault="009811F0" w:rsidP="009811F0">
      <w:pPr>
        <w:ind w:firstLine="720"/>
      </w:pPr>
      <w:r>
        <w:t>‘defined by’:</w:t>
      </w:r>
      <w:hyperlink w:anchor="_1a6d88e097d757268d09f68af82fbd34" w:history="1">
        <w:r>
          <w:rPr>
            <w:rStyle w:val="Hyperlink"/>
          </w:rPr>
          <w:t>Definition</w:t>
        </w:r>
      </w:hyperlink>
    </w:p>
    <w:p w14:paraId="3A431817" w14:textId="77777777" w:rsidR="009811F0" w:rsidRDefault="009811F0" w:rsidP="009811F0">
      <w:pPr>
        <w:ind w:firstLine="720"/>
      </w:pPr>
      <w:r>
        <w:t>‘has type’:</w:t>
      </w:r>
      <w:hyperlink w:anchor="_dfe1514224ca21cedba7b2b29802db50" w:history="1">
        <w:r>
          <w:rPr>
            <w:rStyle w:val="Hyperlink"/>
          </w:rPr>
          <w:t>Type</w:t>
        </w:r>
      </w:hyperlink>
    </w:p>
    <w:p w14:paraId="3AFFF655" w14:textId="77777777" w:rsidR="009811F0" w:rsidRDefault="009811F0" w:rsidP="009811F0">
      <w:pPr>
        <w:ind w:firstLine="720"/>
      </w:pPr>
      <w:r>
        <w:t>‘in context of’:</w:t>
      </w:r>
      <w:hyperlink w:anchor="_66d62b068053cee3464e1e03e6035eed" w:history="1">
        <w:r>
          <w:rPr>
            <w:rStyle w:val="Hyperlink"/>
          </w:rPr>
          <w:t>Context</w:t>
        </w:r>
      </w:hyperlink>
    </w:p>
    <w:p w14:paraId="0899FBC4" w14:textId="77777777" w:rsidR="009811F0" w:rsidRDefault="009811F0" w:rsidP="009811F0">
      <w:pPr>
        <w:ind w:firstLine="720"/>
      </w:pPr>
      <w:r>
        <w:t>‘defined in’:</w:t>
      </w:r>
      <w:hyperlink w:anchor="_693daf0a0de3f4b82a04aee474c3f151" w:history="1">
        <w:r>
          <w:rPr>
            <w:rStyle w:val="Hyperlink"/>
          </w:rPr>
          <w:t>Lexical Scope</w:t>
        </w:r>
      </w:hyperlink>
    </w:p>
    <w:p w14:paraId="165C3C5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B846B10" w14:textId="77777777" w:rsidR="009811F0" w:rsidRDefault="009811F0" w:rsidP="009811F0">
      <w:pPr>
        <w:ind w:firstLine="720"/>
      </w:pPr>
      <w:r>
        <w:t>‘ElementID’:</w:t>
      </w:r>
      <w:hyperlink w:anchor="_f904ff1da5bfc3387d892b7e0fe9ecb1" w:history="1">
        <w:r>
          <w:rPr>
            <w:rStyle w:val="Hyperlink"/>
          </w:rPr>
          <w:t>URIIdentifier</w:t>
        </w:r>
      </w:hyperlink>
    </w:p>
    <w:p w14:paraId="520C3641" w14:textId="77777777" w:rsidR="009811F0" w:rsidRDefault="009811F0" w:rsidP="009811F0"/>
    <w:p w14:paraId="398A35C1" w14:textId="77777777" w:rsidR="009811F0" w:rsidRDefault="009811F0" w:rsidP="009811F0">
      <w:pPr>
        <w:pStyle w:val="Heading2"/>
      </w:pPr>
      <w:bookmarkStart w:id="242" w:name="_Toc418510206"/>
      <w:r>
        <w:t>SIMF Meta Model::Templates</w:t>
      </w:r>
      <w:bookmarkEnd w:id="242"/>
    </w:p>
    <w:p w14:paraId="063CF44D" w14:textId="77777777" w:rsidR="009811F0" w:rsidRDefault="009811F0" w:rsidP="009811F0">
      <w:r>
        <w:t>Templates are patterns that may then be expressed as instances of the pattern.</w:t>
      </w:r>
    </w:p>
    <w:p w14:paraId="6B74D083" w14:textId="77777777" w:rsidR="009811F0" w:rsidRDefault="009811F0" w:rsidP="009811F0">
      <w:pPr>
        <w:pStyle w:val="Heading3"/>
      </w:pPr>
      <w:bookmarkStart w:id="243" w:name="_Toc418510207"/>
      <w:r>
        <w:lastRenderedPageBreak/>
        <w:t>Diagram: Templates</w:t>
      </w:r>
      <w:bookmarkEnd w:id="243"/>
    </w:p>
    <w:p w14:paraId="7B7027AC" w14:textId="77777777" w:rsidR="009811F0" w:rsidRDefault="009811F0" w:rsidP="009811F0">
      <w:pPr>
        <w:jc w:val="center"/>
        <w:rPr>
          <w:rFonts w:cs="Arial"/>
        </w:rPr>
      </w:pPr>
      <w:r>
        <w:rPr>
          <w:noProof/>
        </w:rPr>
        <w:drawing>
          <wp:inline distT="0" distB="0" distL="0" distR="0" wp14:anchorId="386381EB" wp14:editId="5C7BE7D7">
            <wp:extent cx="5732145" cy="3397096"/>
            <wp:effectExtent l="0" t="0" r="0" b="0"/>
            <wp:docPr id="166" name="Picture 1441964904.jpg" descr="1441964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441964904.jpg"/>
                    <pic:cNvPicPr/>
                  </pic:nvPicPr>
                  <pic:blipFill>
                    <a:blip r:embed="rId31" cstate="print"/>
                    <a:stretch>
                      <a:fillRect/>
                    </a:stretch>
                  </pic:blipFill>
                  <pic:spPr>
                    <a:xfrm>
                      <a:off x="0" y="0"/>
                      <a:ext cx="5732145" cy="3397096"/>
                    </a:xfrm>
                    <a:prstGeom prst="rect">
                      <a:avLst/>
                    </a:prstGeom>
                  </pic:spPr>
                </pic:pic>
              </a:graphicData>
            </a:graphic>
          </wp:inline>
        </w:drawing>
      </w:r>
    </w:p>
    <w:p w14:paraId="18AEFBE1"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Templates</w:t>
      </w:r>
    </w:p>
    <w:p w14:paraId="0C01AD19" w14:textId="77777777" w:rsidR="009811F0" w:rsidRDefault="009811F0" w:rsidP="009811F0"/>
    <w:p w14:paraId="375A6110" w14:textId="77777777" w:rsidR="009811F0" w:rsidRDefault="009811F0" w:rsidP="009811F0">
      <w:pPr>
        <w:pStyle w:val="Heading3"/>
      </w:pPr>
      <w:bookmarkStart w:id="244" w:name="_8d9c945b6f864c34fdd7a91d4d62755f"/>
      <w:bookmarkStart w:id="245" w:name="_Toc418510208"/>
      <w:r>
        <w:t>Class Template</w:t>
      </w:r>
      <w:bookmarkEnd w:id="244"/>
      <w:bookmarkEnd w:id="245"/>
    </w:p>
    <w:p w14:paraId="214A7982" w14:textId="77777777" w:rsidR="009811F0" w:rsidRDefault="009811F0" w:rsidP="009811F0">
      <w:r>
        <w:t xml:space="preserve">A template represents a pattern. A template provides the initial relations, which may be expressions, to be asserted for any situation of a given situation type. e.g. initial or default values. </w:t>
      </w:r>
      <w:r>
        <w:br/>
        <w:t>The structure of the template is defined by the bindings and asserted (sub) situations that derive from the template being a situation.</w:t>
      </w:r>
      <w:r>
        <w:br/>
      </w:r>
      <w:r>
        <w:br/>
        <w:t>In many cases the roles of a situation will utilize quantifiers.</w:t>
      </w:r>
    </w:p>
    <w:p w14:paraId="412429C6" w14:textId="77777777" w:rsidR="009811F0" w:rsidRDefault="009811F0" w:rsidP="009811F0">
      <w:pPr>
        <w:pStyle w:val="Heading4"/>
      </w:pPr>
      <w:r>
        <w:t>Direct Supertypes</w:t>
      </w:r>
    </w:p>
    <w:p w14:paraId="23635797" w14:textId="77777777" w:rsidR="009811F0" w:rsidRDefault="0098398E" w:rsidP="009811F0">
      <w:pPr>
        <w:ind w:left="360"/>
      </w:pPr>
      <w:hyperlink w:anchor="_8c517cf1950741c0f89edebf828214cc" w:history="1">
        <w:r w:rsidR="009811F0">
          <w:rPr>
            <w:rStyle w:val="Hyperlink"/>
          </w:rPr>
          <w:t>Situation</w:t>
        </w:r>
      </w:hyperlink>
      <w:r w:rsidR="009811F0">
        <w:t xml:space="preserve">, </w:t>
      </w:r>
      <w:hyperlink w:anchor="_50241f5936e61055293ca95f860768d8" w:history="1">
        <w:r w:rsidR="009811F0">
          <w:rPr>
            <w:rStyle w:val="Hyperlink"/>
          </w:rPr>
          <w:t>Situation Type</w:t>
        </w:r>
      </w:hyperlink>
    </w:p>
    <w:p w14:paraId="3523FA59" w14:textId="77777777" w:rsidR="009811F0" w:rsidRDefault="009811F0" w:rsidP="009811F0">
      <w:pPr>
        <w:pStyle w:val="Code0"/>
      </w:pPr>
      <w:r w:rsidRPr="00043180">
        <w:rPr>
          <w:b/>
          <w:sz w:val="24"/>
          <w:szCs w:val="24"/>
        </w:rPr>
        <w:t>package</w:t>
      </w:r>
      <w:r>
        <w:t xml:space="preserve"> SIMF Meta Model::Templates</w:t>
      </w:r>
    </w:p>
    <w:p w14:paraId="4047EE8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0241f5936e61055293ca95f860768d8" w:history="1">
        <w:r>
          <w:rPr>
            <w:rStyle w:val="Hyperlink"/>
          </w:rPr>
          <w:t>Situation Type</w:t>
        </w:r>
      </w:hyperlink>
      <w:r>
        <w:t xml:space="preserve">, </w:t>
      </w:r>
      <w:r w:rsidRPr="007E3012">
        <w:rPr>
          <w:rStyle w:val="Hyperlink"/>
        </w:rPr>
        <w:t xml:space="preserve"> </w:t>
      </w:r>
      <w:hyperlink w:anchor="_8c517cf1950741c0f89edebf828214cc" w:history="1">
        <w:r>
          <w:rPr>
            <w:rStyle w:val="Hyperlink"/>
          </w:rPr>
          <w:t>Situation</w:t>
        </w:r>
      </w:hyperlink>
    </w:p>
    <w:p w14:paraId="2297058B" w14:textId="77777777" w:rsidR="009811F0" w:rsidRDefault="009811F0" w:rsidP="009811F0">
      <w:pPr>
        <w:pStyle w:val="Code0"/>
      </w:pPr>
    </w:p>
    <w:p w14:paraId="16BC5E12" w14:textId="77777777" w:rsidR="009811F0" w:rsidRDefault="009811F0" w:rsidP="009811F0">
      <w:pPr>
        <w:pStyle w:val="Heading4"/>
      </w:pPr>
      <w:r>
        <w:t>Inherited Features</w:t>
      </w:r>
    </w:p>
    <w:p w14:paraId="53719155" w14:textId="77777777" w:rsidR="009811F0" w:rsidRDefault="009811F0" w:rsidP="009811F0">
      <w:r w:rsidRPr="000365A1">
        <w:rPr>
          <w:b/>
          <w:i/>
        </w:rPr>
        <w:t>From</w:t>
      </w:r>
      <w:r>
        <w:t xml:space="preserve"> </w:t>
      </w:r>
      <w:hyperlink w:anchor="_50241f5936e61055293ca95f860768d8" w:history="1">
        <w:r>
          <w:rPr>
            <w:rStyle w:val="Hyperlink"/>
          </w:rPr>
          <w:t>Situation Type</w:t>
        </w:r>
      </w:hyperlink>
      <w:r>
        <w:t xml:space="preserve">: </w:t>
      </w:r>
    </w:p>
    <w:p w14:paraId="46E15DF1" w14:textId="77777777" w:rsidR="009811F0" w:rsidRDefault="009811F0" w:rsidP="009811F0">
      <w:pPr>
        <w:ind w:firstLine="720"/>
      </w:pPr>
      <w:r>
        <w:t>‘initial situation’:</w:t>
      </w:r>
      <w:hyperlink w:anchor="_8d9c945b6f864c34fdd7a91d4d62755f" w:history="1">
        <w:r>
          <w:rPr>
            <w:rStyle w:val="Hyperlink"/>
          </w:rPr>
          <w:t>Template</w:t>
        </w:r>
      </w:hyperlink>
    </w:p>
    <w:p w14:paraId="4EDDCE40" w14:textId="77777777" w:rsidR="009811F0" w:rsidRDefault="009811F0" w:rsidP="009811F0">
      <w:pPr>
        <w:ind w:firstLine="720"/>
      </w:pPr>
      <w:r>
        <w:t>‘involves’:</w:t>
      </w:r>
      <w:hyperlink w:anchor="_a8049a836c9b9b5d6df4b578a5836756" w:history="1">
        <w:r>
          <w:rPr>
            <w:rStyle w:val="Hyperlink"/>
          </w:rPr>
          <w:t>Role</w:t>
        </w:r>
      </w:hyperlink>
    </w:p>
    <w:p w14:paraId="2E3E561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878F52A" w14:textId="77777777" w:rsidR="009811F0" w:rsidRDefault="009811F0" w:rsidP="009811F0">
      <w:pPr>
        <w:ind w:firstLine="720"/>
      </w:pPr>
      <w:r>
        <w:t>‘categorizes’:</w:t>
      </w:r>
      <w:hyperlink w:anchor="_a52cb0ff6e414b3170b58afe10b6afcb" w:history="1">
        <w:r>
          <w:rPr>
            <w:rStyle w:val="Hyperlink"/>
          </w:rPr>
          <w:t>Anything</w:t>
        </w:r>
      </w:hyperlink>
    </w:p>
    <w:p w14:paraId="43621311" w14:textId="77777777" w:rsidR="009811F0" w:rsidRDefault="009811F0" w:rsidP="009811F0">
      <w:pPr>
        <w:ind w:firstLine="720"/>
      </w:pPr>
      <w:r>
        <w:t>‘source for’:</w:t>
      </w:r>
      <w:hyperlink w:anchor="_fbe140d2e61a092c9ceffa2d5308ff5e" w:history="1">
        <w:r>
          <w:rPr>
            <w:rStyle w:val="Hyperlink"/>
          </w:rPr>
          <w:t>As-A Rule</w:t>
        </w:r>
      </w:hyperlink>
    </w:p>
    <w:p w14:paraId="24823F9B" w14:textId="77777777" w:rsidR="009811F0" w:rsidRDefault="009811F0" w:rsidP="009811F0">
      <w:pPr>
        <w:ind w:firstLine="720"/>
      </w:pPr>
      <w:r>
        <w:t>‘target for’:</w:t>
      </w:r>
      <w:hyperlink w:anchor="_fbe140d2e61a092c9ceffa2d5308ff5e" w:history="1">
        <w:r>
          <w:rPr>
            <w:rStyle w:val="Hyperlink"/>
          </w:rPr>
          <w:t>As-A Rule</w:t>
        </w:r>
      </w:hyperlink>
    </w:p>
    <w:p w14:paraId="33CEDB46" w14:textId="77777777" w:rsidR="009811F0" w:rsidRDefault="009811F0" w:rsidP="009811F0">
      <w:pPr>
        <w:ind w:firstLine="720"/>
      </w:pPr>
      <w:r>
        <w:t>‘classifiers’:</w:t>
      </w:r>
      <w:hyperlink w:anchor="_3b2e69eb6121d1e3a1180bbe8ee64013" w:history="1">
        <w:r>
          <w:rPr>
            <w:rStyle w:val="Hyperlink"/>
          </w:rPr>
          <w:t>Classification</w:t>
        </w:r>
      </w:hyperlink>
    </w:p>
    <w:p w14:paraId="21BEEE97" w14:textId="77777777" w:rsidR="009811F0" w:rsidRDefault="009811F0" w:rsidP="009811F0">
      <w:pPr>
        <w:ind w:firstLine="720"/>
      </w:pPr>
      <w:r>
        <w:t>‘has key’:</w:t>
      </w:r>
      <w:hyperlink w:anchor="_1b4bfdc2f6552991ff5cecb390e7e2af" w:history="1">
        <w:r>
          <w:rPr>
            <w:rStyle w:val="Hyperlink"/>
          </w:rPr>
          <w:t>Key</w:t>
        </w:r>
      </w:hyperlink>
    </w:p>
    <w:p w14:paraId="34D3C86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BBB33EA" w14:textId="77777777" w:rsidR="009811F0" w:rsidRDefault="009811F0" w:rsidP="009811F0">
      <w:pPr>
        <w:ind w:firstLine="720"/>
      </w:pPr>
      <w:r>
        <w:t>‘defines’:</w:t>
      </w:r>
      <w:hyperlink w:anchor="_a52cb0ff6e414b3170b58afe10b6afcb" w:history="1">
        <w:r>
          <w:rPr>
            <w:rStyle w:val="Hyperlink"/>
          </w:rPr>
          <w:t>Anything</w:t>
        </w:r>
      </w:hyperlink>
    </w:p>
    <w:p w14:paraId="17C36975" w14:textId="77777777" w:rsidR="009811F0" w:rsidRDefault="009811F0" w:rsidP="009811F0">
      <w:pPr>
        <w:ind w:firstLine="720"/>
      </w:pPr>
      <w:r>
        <w:t>‘changed in’:</w:t>
      </w:r>
      <w:hyperlink w:anchor="_dd21593da1e0b28c0a75ed488ef07fd3" w:history="1">
        <w:r>
          <w:rPr>
            <w:rStyle w:val="Hyperlink"/>
          </w:rPr>
          <w:t>Transaction</w:t>
        </w:r>
      </w:hyperlink>
    </w:p>
    <w:p w14:paraId="3EB171FD" w14:textId="77777777" w:rsidR="009811F0" w:rsidRDefault="009811F0" w:rsidP="009811F0">
      <w:r w:rsidRPr="000365A1">
        <w:rPr>
          <w:b/>
          <w:i/>
        </w:rPr>
        <w:lastRenderedPageBreak/>
        <w:t>From</w:t>
      </w:r>
      <w:r>
        <w:t xml:space="preserve"> </w:t>
      </w:r>
      <w:hyperlink w:anchor="_260b5def3f83400255a93c832b5c2167" w:history="1">
        <w:r>
          <w:rPr>
            <w:rStyle w:val="Hyperlink"/>
          </w:rPr>
          <w:t>Perspective</w:t>
        </w:r>
      </w:hyperlink>
      <w:r>
        <w:t xml:space="preserve">: </w:t>
      </w:r>
    </w:p>
    <w:p w14:paraId="386ED180" w14:textId="77777777" w:rsidR="009811F0" w:rsidRDefault="009811F0" w:rsidP="009811F0">
      <w:pPr>
        <w:ind w:firstLine="720"/>
      </w:pPr>
      <w:r>
        <w:t>‘references’:</w:t>
      </w:r>
      <w:hyperlink w:anchor="_0315319befc74caa0a2a7d36cff333c0" w:history="1">
        <w:r>
          <w:rPr>
            <w:rStyle w:val="Hyperlink"/>
          </w:rPr>
          <w:t>Lexical Reference</w:t>
        </w:r>
      </w:hyperlink>
    </w:p>
    <w:p w14:paraId="0E67E622"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42F45688" w14:textId="77777777" w:rsidR="009811F0" w:rsidRDefault="009811F0" w:rsidP="009811F0">
      <w:pPr>
        <w:ind w:firstLine="720"/>
      </w:pPr>
      <w:r>
        <w:t>‘contextualizes’:</w:t>
      </w:r>
      <w:hyperlink w:anchor="_a52cb0ff6e414b3170b58afe10b6afcb" w:history="1">
        <w:r>
          <w:rPr>
            <w:rStyle w:val="Hyperlink"/>
          </w:rPr>
          <w:t>Anything</w:t>
        </w:r>
      </w:hyperlink>
    </w:p>
    <w:p w14:paraId="32A87161" w14:textId="77777777" w:rsidR="009811F0" w:rsidRDefault="009811F0" w:rsidP="009811F0">
      <w:pPr>
        <w:ind w:firstLine="720"/>
      </w:pPr>
      <w:r>
        <w:t>‘has rule’:</w:t>
      </w:r>
      <w:hyperlink w:anchor="_82919e40af9ad2e13647e9d37bbf0956" w:history="1">
        <w:r>
          <w:rPr>
            <w:rStyle w:val="Hyperlink"/>
          </w:rPr>
          <w:t>Rule</w:t>
        </w:r>
      </w:hyperlink>
    </w:p>
    <w:p w14:paraId="03126524" w14:textId="77777777" w:rsidR="009811F0" w:rsidRDefault="009811F0" w:rsidP="009811F0">
      <w:pPr>
        <w:ind w:firstLine="720"/>
      </w:pPr>
      <w:r>
        <w:t>‘generalizes’:</w:t>
      </w:r>
      <w:hyperlink w:anchor="_66d62b068053cee3464e1e03e6035eed" w:history="1">
        <w:r>
          <w:rPr>
            <w:rStyle w:val="Hyperlink"/>
          </w:rPr>
          <w:t>Context</w:t>
        </w:r>
      </w:hyperlink>
    </w:p>
    <w:p w14:paraId="73BED3D1" w14:textId="77777777" w:rsidR="009811F0" w:rsidRDefault="009811F0" w:rsidP="009811F0">
      <w:pPr>
        <w:ind w:firstLine="720"/>
      </w:pPr>
      <w:r>
        <w:t>‘specializes’:</w:t>
      </w:r>
      <w:hyperlink w:anchor="_66d62b068053cee3464e1e03e6035eed" w:history="1">
        <w:r>
          <w:rPr>
            <w:rStyle w:val="Hyperlink"/>
          </w:rPr>
          <w:t>Context</w:t>
        </w:r>
      </w:hyperlink>
    </w:p>
    <w:p w14:paraId="7AD0EC8A" w14:textId="77777777" w:rsidR="009811F0" w:rsidRDefault="009811F0" w:rsidP="009811F0">
      <w:pPr>
        <w:ind w:firstLine="720"/>
      </w:pPr>
      <w:r>
        <w:t>‘asserts’:</w:t>
      </w:r>
      <w:hyperlink w:anchor="_8c517cf1950741c0f89edebf828214cc" w:history="1">
        <w:r>
          <w:rPr>
            <w:rStyle w:val="Hyperlink"/>
          </w:rPr>
          <w:t>Situation</w:t>
        </w:r>
      </w:hyperlink>
    </w:p>
    <w:p w14:paraId="3C0F656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5B17F87" w14:textId="77777777" w:rsidR="009811F0" w:rsidRDefault="009811F0" w:rsidP="009811F0">
      <w:pPr>
        <w:ind w:firstLine="720"/>
      </w:pPr>
      <w:r>
        <w:t>‘represented by’:</w:t>
      </w:r>
      <w:hyperlink w:anchor="_1d7f13297e70f68af8189a69a2e52b05" w:history="1">
        <w:r>
          <w:rPr>
            <w:rStyle w:val="Hyperlink"/>
          </w:rPr>
          <w:t>Information</w:t>
        </w:r>
      </w:hyperlink>
    </w:p>
    <w:p w14:paraId="75761B7B" w14:textId="77777777" w:rsidR="009811F0" w:rsidRDefault="009811F0" w:rsidP="009811F0">
      <w:pPr>
        <w:ind w:firstLine="720"/>
      </w:pPr>
      <w:r>
        <w:t>‘identified by’:</w:t>
      </w:r>
      <w:hyperlink w:anchor="_18f8ef1b23e6cdf9278bd94f24f73c26" w:history="1">
        <w:r>
          <w:rPr>
            <w:rStyle w:val="Hyperlink"/>
          </w:rPr>
          <w:t>Identifier</w:t>
        </w:r>
      </w:hyperlink>
    </w:p>
    <w:p w14:paraId="4F093BCA" w14:textId="77777777" w:rsidR="009811F0" w:rsidRDefault="009811F0" w:rsidP="009811F0">
      <w:pPr>
        <w:ind w:firstLine="720"/>
      </w:pPr>
      <w:r>
        <w:t>‘prefered term’:</w:t>
      </w:r>
      <w:hyperlink w:anchor="_1945edd0888993a52c5dc6467a7b3ef8" w:history="1">
        <w:r>
          <w:rPr>
            <w:rStyle w:val="Hyperlink"/>
          </w:rPr>
          <w:t>Term</w:t>
        </w:r>
      </w:hyperlink>
    </w:p>
    <w:p w14:paraId="304782D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2730609" w14:textId="77777777" w:rsidR="009811F0" w:rsidRDefault="009811F0" w:rsidP="009811F0">
      <w:pPr>
        <w:ind w:firstLine="720"/>
      </w:pPr>
      <w:r>
        <w:t>‘created by’:</w:t>
      </w:r>
      <w:hyperlink w:anchor="_dd21593da1e0b28c0a75ed488ef07fd3" w:history="1">
        <w:r>
          <w:rPr>
            <w:rStyle w:val="Hyperlink"/>
          </w:rPr>
          <w:t>Transaction</w:t>
        </w:r>
      </w:hyperlink>
    </w:p>
    <w:p w14:paraId="51BB6D3F" w14:textId="77777777" w:rsidR="009811F0" w:rsidRDefault="009811F0" w:rsidP="009811F0">
      <w:pPr>
        <w:ind w:firstLine="720"/>
      </w:pPr>
      <w:r>
        <w:t>‘invalidated by’:</w:t>
      </w:r>
      <w:hyperlink w:anchor="_dd21593da1e0b28c0a75ed488ef07fd3" w:history="1">
        <w:r>
          <w:rPr>
            <w:rStyle w:val="Hyperlink"/>
          </w:rPr>
          <w:t>Transaction</w:t>
        </w:r>
      </w:hyperlink>
    </w:p>
    <w:p w14:paraId="1E5AEBE5" w14:textId="77777777" w:rsidR="009811F0" w:rsidRDefault="009811F0" w:rsidP="009811F0">
      <w:pPr>
        <w:ind w:firstLine="720"/>
      </w:pPr>
      <w:r>
        <w:t>‘defined by’:</w:t>
      </w:r>
      <w:hyperlink w:anchor="_1a6d88e097d757268d09f68af82fbd34" w:history="1">
        <w:r>
          <w:rPr>
            <w:rStyle w:val="Hyperlink"/>
          </w:rPr>
          <w:t>Definition</w:t>
        </w:r>
      </w:hyperlink>
    </w:p>
    <w:p w14:paraId="21187A26" w14:textId="77777777" w:rsidR="009811F0" w:rsidRDefault="009811F0" w:rsidP="009811F0">
      <w:pPr>
        <w:ind w:firstLine="720"/>
      </w:pPr>
      <w:r>
        <w:t>‘has type’:</w:t>
      </w:r>
      <w:hyperlink w:anchor="_dfe1514224ca21cedba7b2b29802db50" w:history="1">
        <w:r>
          <w:rPr>
            <w:rStyle w:val="Hyperlink"/>
          </w:rPr>
          <w:t>Type</w:t>
        </w:r>
      </w:hyperlink>
    </w:p>
    <w:p w14:paraId="4312C1FF" w14:textId="77777777" w:rsidR="009811F0" w:rsidRDefault="009811F0" w:rsidP="009811F0">
      <w:pPr>
        <w:ind w:firstLine="720"/>
      </w:pPr>
      <w:r>
        <w:t>‘in context of’:</w:t>
      </w:r>
      <w:hyperlink w:anchor="_66d62b068053cee3464e1e03e6035eed" w:history="1">
        <w:r>
          <w:rPr>
            <w:rStyle w:val="Hyperlink"/>
          </w:rPr>
          <w:t>Context</w:t>
        </w:r>
      </w:hyperlink>
    </w:p>
    <w:p w14:paraId="41A92456" w14:textId="77777777" w:rsidR="009811F0" w:rsidRDefault="009811F0" w:rsidP="009811F0">
      <w:pPr>
        <w:ind w:firstLine="720"/>
      </w:pPr>
      <w:r>
        <w:t>‘defined in’:</w:t>
      </w:r>
      <w:hyperlink w:anchor="_693daf0a0de3f4b82a04aee474c3f151" w:history="1">
        <w:r>
          <w:rPr>
            <w:rStyle w:val="Hyperlink"/>
          </w:rPr>
          <w:t>Lexical Scope</w:t>
        </w:r>
      </w:hyperlink>
    </w:p>
    <w:p w14:paraId="10E3C2C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0CB3DD01" w14:textId="77777777" w:rsidR="009811F0" w:rsidRDefault="009811F0" w:rsidP="009811F0">
      <w:pPr>
        <w:ind w:firstLine="720"/>
      </w:pPr>
      <w:r>
        <w:t>‘ElementID’:</w:t>
      </w:r>
      <w:hyperlink w:anchor="_f904ff1da5bfc3387d892b7e0fe9ecb1" w:history="1">
        <w:r>
          <w:rPr>
            <w:rStyle w:val="Hyperlink"/>
          </w:rPr>
          <w:t>URIIdentifier</w:t>
        </w:r>
      </w:hyperlink>
    </w:p>
    <w:p w14:paraId="6B32363E"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0057E249" w14:textId="77777777" w:rsidR="009811F0" w:rsidRDefault="009811F0" w:rsidP="009811F0">
      <w:pPr>
        <w:ind w:firstLine="720"/>
      </w:pPr>
      <w:r>
        <w:t>‘binds’:</w:t>
      </w:r>
      <w:hyperlink w:anchor="_4050167f9abcfb2187d46a6d3c360798" w:history="1">
        <w:r>
          <w:rPr>
            <w:rStyle w:val="Hyperlink"/>
          </w:rPr>
          <w:t>Binding</w:t>
        </w:r>
      </w:hyperlink>
    </w:p>
    <w:p w14:paraId="4690C470" w14:textId="77777777" w:rsidR="009811F0" w:rsidRDefault="009811F0" w:rsidP="009811F0">
      <w:pPr>
        <w:ind w:firstLine="720"/>
      </w:pPr>
      <w:r>
        <w:t>‘asserted in’:</w:t>
      </w:r>
      <w:hyperlink w:anchor="_66d62b068053cee3464e1e03e6035eed" w:history="1">
        <w:r>
          <w:rPr>
            <w:rStyle w:val="Hyperlink"/>
          </w:rPr>
          <w:t>Context</w:t>
        </w:r>
      </w:hyperlink>
    </w:p>
    <w:p w14:paraId="3ACCE630" w14:textId="77777777" w:rsidR="009811F0" w:rsidRDefault="009811F0" w:rsidP="009811F0"/>
    <w:p w14:paraId="61A79E12" w14:textId="77777777" w:rsidR="009811F0" w:rsidRDefault="009811F0" w:rsidP="009811F0">
      <w:pPr>
        <w:pStyle w:val="Heading2"/>
      </w:pPr>
      <w:bookmarkStart w:id="246" w:name="_Toc418510209"/>
      <w:r>
        <w:t>SIMF Meta Model::Terms and Identifiers</w:t>
      </w:r>
      <w:bookmarkEnd w:id="246"/>
    </w:p>
    <w:p w14:paraId="7668022F" w14:textId="77777777" w:rsidR="009811F0" w:rsidRDefault="009811F0" w:rsidP="009811F0">
      <w:r>
        <w:t>Terms and identifiers provide for signs for (ways to identify) anything.</w:t>
      </w:r>
    </w:p>
    <w:p w14:paraId="0F28C9A0" w14:textId="77777777" w:rsidR="009811F0" w:rsidRDefault="009811F0" w:rsidP="009811F0">
      <w:pPr>
        <w:pStyle w:val="Heading3"/>
      </w:pPr>
      <w:bookmarkStart w:id="247" w:name="_Toc418510210"/>
      <w:r>
        <w:lastRenderedPageBreak/>
        <w:t>Diagram: Terms and identifiers</w:t>
      </w:r>
      <w:bookmarkEnd w:id="247"/>
    </w:p>
    <w:p w14:paraId="2ACBBF0A" w14:textId="77777777" w:rsidR="009811F0" w:rsidRDefault="009811F0" w:rsidP="009811F0">
      <w:pPr>
        <w:jc w:val="center"/>
        <w:rPr>
          <w:rFonts w:cs="Arial"/>
        </w:rPr>
      </w:pPr>
      <w:r>
        <w:rPr>
          <w:noProof/>
        </w:rPr>
        <w:drawing>
          <wp:inline distT="0" distB="0" distL="0" distR="0" wp14:anchorId="187A0A49" wp14:editId="1CE94A92">
            <wp:extent cx="5732145" cy="4389350"/>
            <wp:effectExtent l="0" t="0" r="0" b="0"/>
            <wp:docPr id="168" name="Picture 902474025.jpg" descr="902474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902474025.jpg"/>
                    <pic:cNvPicPr/>
                  </pic:nvPicPr>
                  <pic:blipFill>
                    <a:blip r:embed="rId32" cstate="print"/>
                    <a:stretch>
                      <a:fillRect/>
                    </a:stretch>
                  </pic:blipFill>
                  <pic:spPr>
                    <a:xfrm>
                      <a:off x="0" y="0"/>
                      <a:ext cx="5732145" cy="4389350"/>
                    </a:xfrm>
                    <a:prstGeom prst="rect">
                      <a:avLst/>
                    </a:prstGeom>
                  </pic:spPr>
                </pic:pic>
              </a:graphicData>
            </a:graphic>
          </wp:inline>
        </w:drawing>
      </w:r>
    </w:p>
    <w:p w14:paraId="656CBA26"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Terms and identifiers</w:t>
      </w:r>
    </w:p>
    <w:p w14:paraId="172E23A4" w14:textId="77777777" w:rsidR="009811F0" w:rsidRDefault="009811F0" w:rsidP="009811F0"/>
    <w:p w14:paraId="601A0A44" w14:textId="77777777" w:rsidR="009811F0" w:rsidRDefault="009811F0" w:rsidP="009811F0">
      <w:pPr>
        <w:pStyle w:val="Heading3"/>
      </w:pPr>
      <w:bookmarkStart w:id="248" w:name="_5a0c9611d1c64dcbc0f89b5299e112ed"/>
      <w:bookmarkStart w:id="249" w:name="_Toc418510211"/>
      <w:r>
        <w:t>Association Identification</w:t>
      </w:r>
      <w:bookmarkEnd w:id="248"/>
      <w:bookmarkEnd w:id="249"/>
    </w:p>
    <w:p w14:paraId="6208BBAD" w14:textId="77777777" w:rsidR="009811F0" w:rsidRDefault="009811F0" w:rsidP="009811F0">
      <w:pPr>
        <w:pStyle w:val="Code0"/>
      </w:pPr>
      <w:r w:rsidRPr="00043180">
        <w:rPr>
          <w:b/>
          <w:sz w:val="24"/>
          <w:szCs w:val="24"/>
        </w:rPr>
        <w:t>package</w:t>
      </w:r>
      <w:r>
        <w:t xml:space="preserve"> SIMF Meta Model::Terms and Identifiers</w:t>
      </w:r>
    </w:p>
    <w:p w14:paraId="0414C80C" w14:textId="77777777" w:rsidR="009811F0" w:rsidRDefault="009811F0" w:rsidP="009811F0">
      <w:pPr>
        <w:pStyle w:val="Heading4"/>
      </w:pPr>
      <w:r>
        <w:t>Association Ends</w:t>
      </w:r>
    </w:p>
    <w:p w14:paraId="2C4B32ED" w14:textId="77777777" w:rsidR="009811F0" w:rsidRDefault="009811F0" w:rsidP="009811F0">
      <w:pPr>
        <w:ind w:firstLine="720"/>
      </w:pPr>
      <w:r>
        <w:rPr>
          <w:noProof/>
        </w:rPr>
        <w:drawing>
          <wp:inline distT="0" distB="0" distL="0" distR="0" wp14:anchorId="3CDE716C" wp14:editId="3CB2006B">
            <wp:extent cx="152400" cy="152400"/>
            <wp:effectExtent l="0" t="0" r="0" b="0"/>
            <wp:docPr id="17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 </w:t>
      </w:r>
      <w:hyperlink w:anchor="_eb8398b5a178c638b98597120ec51c4d" w:history="1">
        <w:r>
          <w:rPr>
            <w:rStyle w:val="Hyperlink"/>
          </w:rPr>
          <w:t>Concept</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5BED7B46" w14:textId="77777777" w:rsidR="009811F0" w:rsidRDefault="009811F0" w:rsidP="009811F0">
      <w:pPr>
        <w:ind w:left="677" w:firstLine="360"/>
      </w:pPr>
      <w:r>
        <w:t>A named concept</w:t>
      </w:r>
    </w:p>
    <w:p w14:paraId="409F09B7" w14:textId="77777777" w:rsidR="009811F0" w:rsidRDefault="009811F0" w:rsidP="009811F0">
      <w:pPr>
        <w:ind w:firstLine="720"/>
      </w:pPr>
      <w:r>
        <w:rPr>
          <w:noProof/>
        </w:rPr>
        <w:drawing>
          <wp:inline distT="0" distB="0" distL="0" distR="0" wp14:anchorId="13C6EDF4" wp14:editId="51A35E64">
            <wp:extent cx="152400" cy="152400"/>
            <wp:effectExtent l="0" t="0" r="0" b="0"/>
            <wp:docPr id="1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 : </w:t>
      </w:r>
      <w:hyperlink w:anchor="_18f8ef1b23e6cdf9278bd94f24f73c26" w:history="1">
        <w:r>
          <w:rPr>
            <w:rStyle w:val="Hyperlink"/>
          </w:rPr>
          <w:t>Identifier</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304490CA" w14:textId="77777777" w:rsidR="009811F0" w:rsidRDefault="009811F0" w:rsidP="009811F0">
      <w:pPr>
        <w:ind w:left="677" w:firstLine="360"/>
      </w:pPr>
      <w:r>
        <w:t>Names for a concept</w:t>
      </w:r>
    </w:p>
    <w:p w14:paraId="51737105" w14:textId="77777777" w:rsidR="009811F0" w:rsidRDefault="009811F0" w:rsidP="009811F0"/>
    <w:p w14:paraId="54C3AC46" w14:textId="77777777" w:rsidR="009811F0" w:rsidRDefault="009811F0" w:rsidP="009811F0">
      <w:pPr>
        <w:pStyle w:val="Heading3"/>
      </w:pPr>
      <w:bookmarkStart w:id="250" w:name="_18f8ef1b23e6cdf9278bd94f24f73c26"/>
      <w:bookmarkStart w:id="251" w:name="_Toc418510212"/>
      <w:r>
        <w:t>Class Identifier</w:t>
      </w:r>
      <w:bookmarkEnd w:id="250"/>
      <w:bookmarkEnd w:id="251"/>
    </w:p>
    <w:p w14:paraId="71B4E300" w14:textId="77777777" w:rsidR="009811F0" w:rsidRDefault="009811F0" w:rsidP="009811F0">
      <w:r>
        <w:t>Anything that is used to identify a concept</w:t>
      </w:r>
    </w:p>
    <w:p w14:paraId="43757494" w14:textId="77777777" w:rsidR="009811F0" w:rsidRDefault="009811F0" w:rsidP="009811F0">
      <w:pPr>
        <w:pStyle w:val="Heading4"/>
      </w:pPr>
      <w:r>
        <w:t>Direct Supertypes</w:t>
      </w:r>
    </w:p>
    <w:p w14:paraId="0C063C18" w14:textId="77777777" w:rsidR="009811F0" w:rsidRDefault="0098398E" w:rsidP="009811F0">
      <w:pPr>
        <w:ind w:left="360"/>
      </w:pPr>
      <w:hyperlink w:anchor="_a739673c8d53da123e392b7e5059ceec" w:history="1">
        <w:r w:rsidR="009811F0">
          <w:rPr>
            <w:rStyle w:val="Hyperlink"/>
          </w:rPr>
          <w:t>Value</w:t>
        </w:r>
      </w:hyperlink>
    </w:p>
    <w:p w14:paraId="663C0E87" w14:textId="77777777" w:rsidR="009811F0" w:rsidRDefault="009811F0" w:rsidP="009811F0">
      <w:pPr>
        <w:pStyle w:val="Code0"/>
      </w:pPr>
      <w:r w:rsidRPr="00043180">
        <w:rPr>
          <w:b/>
          <w:sz w:val="24"/>
          <w:szCs w:val="24"/>
        </w:rPr>
        <w:t>package</w:t>
      </w:r>
      <w:r>
        <w:t xml:space="preserve"> SIMF Meta Model::Terms and Identifiers</w:t>
      </w:r>
    </w:p>
    <w:p w14:paraId="29063885"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739673c8d53da123e392b7e5059ceec" w:history="1">
        <w:r>
          <w:rPr>
            <w:rStyle w:val="Hyperlink"/>
          </w:rPr>
          <w:t>Value</w:t>
        </w:r>
      </w:hyperlink>
    </w:p>
    <w:p w14:paraId="6EB31A3C" w14:textId="77777777" w:rsidR="009811F0" w:rsidRDefault="009811F0" w:rsidP="009811F0">
      <w:pPr>
        <w:pStyle w:val="Code0"/>
      </w:pPr>
    </w:p>
    <w:p w14:paraId="68025A6B" w14:textId="77777777" w:rsidR="009811F0" w:rsidRDefault="009811F0" w:rsidP="009811F0">
      <w:pPr>
        <w:pStyle w:val="Heading4"/>
      </w:pPr>
      <w:r>
        <w:lastRenderedPageBreak/>
        <w:t>Associations</w:t>
      </w:r>
    </w:p>
    <w:p w14:paraId="3D53A6FE" w14:textId="77777777" w:rsidR="009811F0" w:rsidRDefault="009811F0" w:rsidP="009811F0">
      <w:pPr>
        <w:ind w:left="605" w:hanging="245"/>
      </w:pPr>
      <w:r>
        <w:rPr>
          <w:noProof/>
        </w:rPr>
        <w:drawing>
          <wp:inline distT="0" distB="0" distL="0" distR="0" wp14:anchorId="0368F760" wp14:editId="6CE6D791">
            <wp:extent cx="152400" cy="152400"/>
            <wp:effectExtent l="0" t="0" r="0" b="0"/>
            <wp:docPr id="1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w:t>
      </w:r>
      <w:hyperlink w:anchor="_eb8398b5a178c638b98597120ec51c4d" w:history="1">
        <w:r>
          <w:rPr>
            <w:rStyle w:val="Hyperlink"/>
          </w:rPr>
          <w:t>Concept</w:t>
        </w:r>
      </w:hyperlink>
      <w:r>
        <w:t xml:space="preserve"> </w:t>
      </w:r>
    </w:p>
    <w:p w14:paraId="4D3A3C3C" w14:textId="77777777" w:rsidR="009811F0" w:rsidRDefault="009811F0" w:rsidP="009811F0">
      <w:pPr>
        <w:ind w:left="720" w:firstLine="360"/>
      </w:pPr>
      <w:r>
        <w:t>A named concept</w:t>
      </w:r>
    </w:p>
    <w:p w14:paraId="4E259B18" w14:textId="77777777" w:rsidR="009811F0" w:rsidRDefault="009811F0" w:rsidP="009811F0">
      <w:pPr>
        <w:pStyle w:val="Heading4"/>
      </w:pPr>
      <w:r>
        <w:t>Inherited Features</w:t>
      </w:r>
    </w:p>
    <w:p w14:paraId="13BBC4A2"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25733752" w14:textId="77777777" w:rsidR="009811F0" w:rsidRDefault="009811F0" w:rsidP="009811F0">
      <w:pPr>
        <w:ind w:firstLine="720"/>
      </w:pPr>
      <w:r>
        <w:t>‘represents’:</w:t>
      </w:r>
      <w:hyperlink w:anchor="_eb8398b5a178c638b98597120ec51c4d" w:history="1">
        <w:r>
          <w:rPr>
            <w:rStyle w:val="Hyperlink"/>
          </w:rPr>
          <w:t>Concept</w:t>
        </w:r>
      </w:hyperlink>
    </w:p>
    <w:p w14:paraId="501E0EA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C2593B5" w14:textId="77777777" w:rsidR="009811F0" w:rsidRDefault="009811F0" w:rsidP="009811F0">
      <w:pPr>
        <w:ind w:firstLine="720"/>
      </w:pPr>
      <w:r>
        <w:t>‘created by’:</w:t>
      </w:r>
      <w:hyperlink w:anchor="_dd21593da1e0b28c0a75ed488ef07fd3" w:history="1">
        <w:r>
          <w:rPr>
            <w:rStyle w:val="Hyperlink"/>
          </w:rPr>
          <w:t>Transaction</w:t>
        </w:r>
      </w:hyperlink>
    </w:p>
    <w:p w14:paraId="38A05B93" w14:textId="77777777" w:rsidR="009811F0" w:rsidRDefault="009811F0" w:rsidP="009811F0">
      <w:pPr>
        <w:ind w:firstLine="720"/>
      </w:pPr>
      <w:r>
        <w:t>‘invalidated by’:</w:t>
      </w:r>
      <w:hyperlink w:anchor="_dd21593da1e0b28c0a75ed488ef07fd3" w:history="1">
        <w:r>
          <w:rPr>
            <w:rStyle w:val="Hyperlink"/>
          </w:rPr>
          <w:t>Transaction</w:t>
        </w:r>
      </w:hyperlink>
    </w:p>
    <w:p w14:paraId="7AE5E18D" w14:textId="77777777" w:rsidR="009811F0" w:rsidRDefault="009811F0" w:rsidP="009811F0">
      <w:pPr>
        <w:ind w:firstLine="720"/>
      </w:pPr>
      <w:r>
        <w:t>‘defined by’:</w:t>
      </w:r>
      <w:hyperlink w:anchor="_1a6d88e097d757268d09f68af82fbd34" w:history="1">
        <w:r>
          <w:rPr>
            <w:rStyle w:val="Hyperlink"/>
          </w:rPr>
          <w:t>Definition</w:t>
        </w:r>
      </w:hyperlink>
    </w:p>
    <w:p w14:paraId="600AE58B" w14:textId="77777777" w:rsidR="009811F0" w:rsidRDefault="009811F0" w:rsidP="009811F0">
      <w:pPr>
        <w:ind w:firstLine="720"/>
      </w:pPr>
      <w:r>
        <w:t>‘has type’:</w:t>
      </w:r>
      <w:hyperlink w:anchor="_dfe1514224ca21cedba7b2b29802db50" w:history="1">
        <w:r>
          <w:rPr>
            <w:rStyle w:val="Hyperlink"/>
          </w:rPr>
          <w:t>Type</w:t>
        </w:r>
      </w:hyperlink>
    </w:p>
    <w:p w14:paraId="1D14E123" w14:textId="77777777" w:rsidR="009811F0" w:rsidRDefault="009811F0" w:rsidP="009811F0">
      <w:pPr>
        <w:ind w:firstLine="720"/>
      </w:pPr>
      <w:r>
        <w:t>‘in context of’:</w:t>
      </w:r>
      <w:hyperlink w:anchor="_66d62b068053cee3464e1e03e6035eed" w:history="1">
        <w:r>
          <w:rPr>
            <w:rStyle w:val="Hyperlink"/>
          </w:rPr>
          <w:t>Context</w:t>
        </w:r>
      </w:hyperlink>
    </w:p>
    <w:p w14:paraId="450DB4CF" w14:textId="77777777" w:rsidR="009811F0" w:rsidRDefault="009811F0" w:rsidP="009811F0">
      <w:pPr>
        <w:ind w:firstLine="720"/>
      </w:pPr>
      <w:r>
        <w:t>‘defined in’:</w:t>
      </w:r>
      <w:hyperlink w:anchor="_693daf0a0de3f4b82a04aee474c3f151" w:history="1">
        <w:r>
          <w:rPr>
            <w:rStyle w:val="Hyperlink"/>
          </w:rPr>
          <w:t>Lexical Scope</w:t>
        </w:r>
      </w:hyperlink>
    </w:p>
    <w:p w14:paraId="39DE52C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1A4D26" w14:textId="77777777" w:rsidR="009811F0" w:rsidRDefault="009811F0" w:rsidP="009811F0">
      <w:pPr>
        <w:ind w:firstLine="720"/>
      </w:pPr>
      <w:r>
        <w:t>‘ElementID’:</w:t>
      </w:r>
      <w:hyperlink w:anchor="_f904ff1da5bfc3387d892b7e0fe9ecb1" w:history="1">
        <w:r>
          <w:rPr>
            <w:rStyle w:val="Hyperlink"/>
          </w:rPr>
          <w:t>URIIdentifier</w:t>
        </w:r>
      </w:hyperlink>
    </w:p>
    <w:p w14:paraId="090E6EC5" w14:textId="77777777" w:rsidR="009811F0" w:rsidRDefault="009811F0" w:rsidP="009811F0"/>
    <w:p w14:paraId="09BC2561" w14:textId="77777777" w:rsidR="009811F0" w:rsidRDefault="009811F0" w:rsidP="009811F0">
      <w:pPr>
        <w:pStyle w:val="Heading3"/>
      </w:pPr>
      <w:bookmarkStart w:id="252" w:name="_c280f15fe0cba2ff4ebb6fcedeb9b6f4"/>
      <w:bookmarkStart w:id="253" w:name="_Toc418510213"/>
      <w:r>
        <w:t>Class Name</w:t>
      </w:r>
      <w:bookmarkEnd w:id="252"/>
      <w:bookmarkEnd w:id="253"/>
    </w:p>
    <w:p w14:paraId="11F2BB5B" w14:textId="77777777" w:rsidR="009811F0" w:rsidRDefault="009811F0" w:rsidP="009811F0">
      <w:r>
        <w:t>a word or set of words by which a person, animal, place, or thing is known, addressed, or referred to</w:t>
      </w:r>
    </w:p>
    <w:p w14:paraId="280A3F9E" w14:textId="77777777" w:rsidR="009811F0" w:rsidRDefault="009811F0" w:rsidP="009811F0">
      <w:pPr>
        <w:pStyle w:val="Heading4"/>
      </w:pPr>
      <w:r>
        <w:t>Direct Supertypes</w:t>
      </w:r>
    </w:p>
    <w:p w14:paraId="2C3754A9" w14:textId="77777777" w:rsidR="009811F0" w:rsidRDefault="0098398E" w:rsidP="009811F0">
      <w:pPr>
        <w:ind w:left="360"/>
      </w:pPr>
      <w:hyperlink w:anchor="_18f8ef1b23e6cdf9278bd94f24f73c26" w:history="1">
        <w:r w:rsidR="009811F0">
          <w:rPr>
            <w:rStyle w:val="Hyperlink"/>
          </w:rPr>
          <w:t>Identifier</w:t>
        </w:r>
      </w:hyperlink>
    </w:p>
    <w:p w14:paraId="61B79D13" w14:textId="77777777" w:rsidR="009811F0" w:rsidRDefault="009811F0" w:rsidP="009811F0">
      <w:pPr>
        <w:pStyle w:val="Code0"/>
      </w:pPr>
      <w:r w:rsidRPr="00043180">
        <w:rPr>
          <w:b/>
          <w:sz w:val="24"/>
          <w:szCs w:val="24"/>
        </w:rPr>
        <w:t>package</w:t>
      </w:r>
      <w:r>
        <w:t xml:space="preserve"> SIMF Meta Model::Terms and Identifiers</w:t>
      </w:r>
    </w:p>
    <w:p w14:paraId="5C11DF4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34AEBC65" w14:textId="77777777" w:rsidR="009811F0" w:rsidRDefault="009811F0" w:rsidP="009811F0">
      <w:pPr>
        <w:pStyle w:val="Code0"/>
      </w:pPr>
    </w:p>
    <w:p w14:paraId="2E7E4B3B" w14:textId="77777777" w:rsidR="009811F0" w:rsidRDefault="009811F0" w:rsidP="009811F0">
      <w:pPr>
        <w:pStyle w:val="Heading4"/>
      </w:pPr>
      <w:r>
        <w:t>Inherited Features</w:t>
      </w:r>
    </w:p>
    <w:p w14:paraId="3E18D66C"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59E6CBB8" w14:textId="77777777" w:rsidR="009811F0" w:rsidRDefault="009811F0" w:rsidP="009811F0">
      <w:pPr>
        <w:ind w:firstLine="720"/>
      </w:pPr>
      <w:r>
        <w:t>‘identifies’:</w:t>
      </w:r>
      <w:hyperlink w:anchor="_eb8398b5a178c638b98597120ec51c4d" w:history="1">
        <w:r>
          <w:rPr>
            <w:rStyle w:val="Hyperlink"/>
          </w:rPr>
          <w:t>Concept</w:t>
        </w:r>
      </w:hyperlink>
    </w:p>
    <w:p w14:paraId="06222D8F"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683A8703" w14:textId="77777777" w:rsidR="009811F0" w:rsidRDefault="009811F0" w:rsidP="009811F0">
      <w:pPr>
        <w:ind w:firstLine="720"/>
      </w:pPr>
      <w:r>
        <w:t>‘represents’:</w:t>
      </w:r>
      <w:hyperlink w:anchor="_eb8398b5a178c638b98597120ec51c4d" w:history="1">
        <w:r>
          <w:rPr>
            <w:rStyle w:val="Hyperlink"/>
          </w:rPr>
          <w:t>Concept</w:t>
        </w:r>
      </w:hyperlink>
    </w:p>
    <w:p w14:paraId="285A638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EA9A317" w14:textId="77777777" w:rsidR="009811F0" w:rsidRDefault="009811F0" w:rsidP="009811F0">
      <w:pPr>
        <w:ind w:firstLine="720"/>
      </w:pPr>
      <w:r>
        <w:t>‘created by’:</w:t>
      </w:r>
      <w:hyperlink w:anchor="_dd21593da1e0b28c0a75ed488ef07fd3" w:history="1">
        <w:r>
          <w:rPr>
            <w:rStyle w:val="Hyperlink"/>
          </w:rPr>
          <w:t>Transaction</w:t>
        </w:r>
      </w:hyperlink>
    </w:p>
    <w:p w14:paraId="3CE269CB" w14:textId="77777777" w:rsidR="009811F0" w:rsidRDefault="009811F0" w:rsidP="009811F0">
      <w:pPr>
        <w:ind w:firstLine="720"/>
      </w:pPr>
      <w:r>
        <w:t>‘invalidated by’:</w:t>
      </w:r>
      <w:hyperlink w:anchor="_dd21593da1e0b28c0a75ed488ef07fd3" w:history="1">
        <w:r>
          <w:rPr>
            <w:rStyle w:val="Hyperlink"/>
          </w:rPr>
          <w:t>Transaction</w:t>
        </w:r>
      </w:hyperlink>
    </w:p>
    <w:p w14:paraId="550172AD" w14:textId="77777777" w:rsidR="009811F0" w:rsidRDefault="009811F0" w:rsidP="009811F0">
      <w:pPr>
        <w:ind w:firstLine="720"/>
      </w:pPr>
      <w:r>
        <w:t>‘defined by’:</w:t>
      </w:r>
      <w:hyperlink w:anchor="_1a6d88e097d757268d09f68af82fbd34" w:history="1">
        <w:r>
          <w:rPr>
            <w:rStyle w:val="Hyperlink"/>
          </w:rPr>
          <w:t>Definition</w:t>
        </w:r>
      </w:hyperlink>
    </w:p>
    <w:p w14:paraId="33994033" w14:textId="77777777" w:rsidR="009811F0" w:rsidRDefault="009811F0" w:rsidP="009811F0">
      <w:pPr>
        <w:ind w:firstLine="720"/>
      </w:pPr>
      <w:r>
        <w:t>‘has type’:</w:t>
      </w:r>
      <w:hyperlink w:anchor="_dfe1514224ca21cedba7b2b29802db50" w:history="1">
        <w:r>
          <w:rPr>
            <w:rStyle w:val="Hyperlink"/>
          </w:rPr>
          <w:t>Type</w:t>
        </w:r>
      </w:hyperlink>
    </w:p>
    <w:p w14:paraId="1940A6D7" w14:textId="77777777" w:rsidR="009811F0" w:rsidRDefault="009811F0" w:rsidP="009811F0">
      <w:pPr>
        <w:ind w:firstLine="720"/>
      </w:pPr>
      <w:r>
        <w:t>‘in context of’:</w:t>
      </w:r>
      <w:hyperlink w:anchor="_66d62b068053cee3464e1e03e6035eed" w:history="1">
        <w:r>
          <w:rPr>
            <w:rStyle w:val="Hyperlink"/>
          </w:rPr>
          <w:t>Context</w:t>
        </w:r>
      </w:hyperlink>
    </w:p>
    <w:p w14:paraId="604D566D" w14:textId="77777777" w:rsidR="009811F0" w:rsidRDefault="009811F0" w:rsidP="009811F0">
      <w:pPr>
        <w:ind w:firstLine="720"/>
      </w:pPr>
      <w:r>
        <w:t>‘defined in’:</w:t>
      </w:r>
      <w:hyperlink w:anchor="_693daf0a0de3f4b82a04aee474c3f151" w:history="1">
        <w:r>
          <w:rPr>
            <w:rStyle w:val="Hyperlink"/>
          </w:rPr>
          <w:t>Lexical Scope</w:t>
        </w:r>
      </w:hyperlink>
    </w:p>
    <w:p w14:paraId="11F9890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D0A03C5" w14:textId="77777777" w:rsidR="009811F0" w:rsidRDefault="009811F0" w:rsidP="009811F0">
      <w:pPr>
        <w:ind w:firstLine="720"/>
      </w:pPr>
      <w:r>
        <w:t>‘ElementID’:</w:t>
      </w:r>
      <w:hyperlink w:anchor="_f904ff1da5bfc3387d892b7e0fe9ecb1" w:history="1">
        <w:r>
          <w:rPr>
            <w:rStyle w:val="Hyperlink"/>
          </w:rPr>
          <w:t>URIIdentifier</w:t>
        </w:r>
      </w:hyperlink>
    </w:p>
    <w:p w14:paraId="743F6193" w14:textId="77777777" w:rsidR="009811F0" w:rsidRDefault="009811F0" w:rsidP="009811F0"/>
    <w:p w14:paraId="3E8F2968" w14:textId="77777777" w:rsidR="009811F0" w:rsidRDefault="009811F0" w:rsidP="009811F0">
      <w:pPr>
        <w:pStyle w:val="Heading3"/>
      </w:pPr>
      <w:bookmarkStart w:id="254" w:name="_f5c69fbab9ce89ac50b6da90b0584717"/>
      <w:bookmarkStart w:id="255" w:name="_Toc418510214"/>
      <w:r>
        <w:t>Class Name Text</w:t>
      </w:r>
      <w:bookmarkEnd w:id="254"/>
      <w:bookmarkEnd w:id="255"/>
    </w:p>
    <w:p w14:paraId="15344EEE" w14:textId="77777777" w:rsidR="009811F0" w:rsidRDefault="009811F0" w:rsidP="009811F0">
      <w:pPr>
        <w:pStyle w:val="Heading4"/>
      </w:pPr>
      <w:r>
        <w:t>Direct Supertypes</w:t>
      </w:r>
    </w:p>
    <w:p w14:paraId="12C4B344" w14:textId="77777777" w:rsidR="009811F0" w:rsidRDefault="0098398E" w:rsidP="009811F0">
      <w:pPr>
        <w:ind w:left="360"/>
      </w:pPr>
      <w:hyperlink w:anchor="_c280f15fe0cba2ff4ebb6fcedeb9b6f4" w:history="1">
        <w:r w:rsidR="009811F0">
          <w:rPr>
            <w:rStyle w:val="Hyperlink"/>
          </w:rPr>
          <w:t>Name</w:t>
        </w:r>
      </w:hyperlink>
    </w:p>
    <w:p w14:paraId="1F1DF107" w14:textId="77777777" w:rsidR="009811F0" w:rsidRDefault="009811F0" w:rsidP="009811F0">
      <w:pPr>
        <w:pStyle w:val="Code0"/>
      </w:pPr>
      <w:r w:rsidRPr="00043180">
        <w:rPr>
          <w:b/>
          <w:sz w:val="24"/>
          <w:szCs w:val="24"/>
        </w:rPr>
        <w:t>package</w:t>
      </w:r>
      <w:r>
        <w:t xml:space="preserve"> SIMF Meta Model::Terms and Identifiers</w:t>
      </w:r>
    </w:p>
    <w:p w14:paraId="5AB44B4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c280f15fe0cba2ff4ebb6fcedeb9b6f4" w:history="1">
        <w:r>
          <w:rPr>
            <w:rStyle w:val="Hyperlink"/>
          </w:rPr>
          <w:t>Name</w:t>
        </w:r>
      </w:hyperlink>
    </w:p>
    <w:p w14:paraId="51B96D76" w14:textId="77777777" w:rsidR="009811F0" w:rsidRDefault="009811F0" w:rsidP="009811F0">
      <w:pPr>
        <w:pStyle w:val="Code0"/>
      </w:pPr>
    </w:p>
    <w:p w14:paraId="51A93350" w14:textId="77777777" w:rsidR="009811F0" w:rsidRDefault="009811F0" w:rsidP="009811F0">
      <w:pPr>
        <w:pStyle w:val="Heading4"/>
      </w:pPr>
      <w:r>
        <w:t>Attributes</w:t>
      </w:r>
    </w:p>
    <w:p w14:paraId="63227008" w14:textId="77777777" w:rsidR="009811F0" w:rsidRDefault="009811F0" w:rsidP="009811F0">
      <w:pPr>
        <w:pStyle w:val="BodyText2"/>
      </w:pPr>
      <w:r>
        <w:rPr>
          <w:noProof/>
          <w:lang w:bidi="ar-SA"/>
        </w:rPr>
        <w:drawing>
          <wp:inline distT="0" distB="0" distL="0" distR="0" wp14:anchorId="6EE8D0A1" wp14:editId="7498B389">
            <wp:extent cx="152400" cy="152400"/>
            <wp:effectExtent l="0" t="0" r="0" b="0"/>
            <wp:docPr id="17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14:paraId="3B30D94B" w14:textId="77777777" w:rsidR="009811F0" w:rsidRDefault="009811F0" w:rsidP="009811F0">
      <w:pPr>
        <w:pStyle w:val="Heading4"/>
      </w:pPr>
      <w:r>
        <w:lastRenderedPageBreak/>
        <w:t>Inherited Features</w:t>
      </w:r>
    </w:p>
    <w:p w14:paraId="5C0CEBC9"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76BE5A2E" w14:textId="77777777" w:rsidR="009811F0" w:rsidRDefault="009811F0" w:rsidP="009811F0">
      <w:pPr>
        <w:ind w:firstLine="720"/>
      </w:pPr>
      <w:r>
        <w:t>‘identifies’:</w:t>
      </w:r>
      <w:hyperlink w:anchor="_eb8398b5a178c638b98597120ec51c4d" w:history="1">
        <w:r>
          <w:rPr>
            <w:rStyle w:val="Hyperlink"/>
          </w:rPr>
          <w:t>Concept</w:t>
        </w:r>
      </w:hyperlink>
    </w:p>
    <w:p w14:paraId="7F968095"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4BCFC74B" w14:textId="77777777" w:rsidR="009811F0" w:rsidRDefault="009811F0" w:rsidP="009811F0">
      <w:pPr>
        <w:ind w:firstLine="720"/>
      </w:pPr>
      <w:r>
        <w:t>‘represents’:</w:t>
      </w:r>
      <w:hyperlink w:anchor="_eb8398b5a178c638b98597120ec51c4d" w:history="1">
        <w:r>
          <w:rPr>
            <w:rStyle w:val="Hyperlink"/>
          </w:rPr>
          <w:t>Concept</w:t>
        </w:r>
      </w:hyperlink>
    </w:p>
    <w:p w14:paraId="7D1D6920"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C56EB81" w14:textId="77777777" w:rsidR="009811F0" w:rsidRDefault="009811F0" w:rsidP="009811F0">
      <w:pPr>
        <w:ind w:firstLine="720"/>
      </w:pPr>
      <w:r>
        <w:t>‘created by’:</w:t>
      </w:r>
      <w:hyperlink w:anchor="_dd21593da1e0b28c0a75ed488ef07fd3" w:history="1">
        <w:r>
          <w:rPr>
            <w:rStyle w:val="Hyperlink"/>
          </w:rPr>
          <w:t>Transaction</w:t>
        </w:r>
      </w:hyperlink>
    </w:p>
    <w:p w14:paraId="5D95AFDE" w14:textId="77777777" w:rsidR="009811F0" w:rsidRDefault="009811F0" w:rsidP="009811F0">
      <w:pPr>
        <w:ind w:firstLine="720"/>
      </w:pPr>
      <w:r>
        <w:t>‘invalidated by’:</w:t>
      </w:r>
      <w:hyperlink w:anchor="_dd21593da1e0b28c0a75ed488ef07fd3" w:history="1">
        <w:r>
          <w:rPr>
            <w:rStyle w:val="Hyperlink"/>
          </w:rPr>
          <w:t>Transaction</w:t>
        </w:r>
      </w:hyperlink>
    </w:p>
    <w:p w14:paraId="5288C92A" w14:textId="77777777" w:rsidR="009811F0" w:rsidRDefault="009811F0" w:rsidP="009811F0">
      <w:pPr>
        <w:ind w:firstLine="720"/>
      </w:pPr>
      <w:r>
        <w:t>‘defined by’:</w:t>
      </w:r>
      <w:hyperlink w:anchor="_1a6d88e097d757268d09f68af82fbd34" w:history="1">
        <w:r>
          <w:rPr>
            <w:rStyle w:val="Hyperlink"/>
          </w:rPr>
          <w:t>Definition</w:t>
        </w:r>
      </w:hyperlink>
    </w:p>
    <w:p w14:paraId="649A3137" w14:textId="77777777" w:rsidR="009811F0" w:rsidRDefault="009811F0" w:rsidP="009811F0">
      <w:pPr>
        <w:ind w:firstLine="720"/>
      </w:pPr>
      <w:r>
        <w:t>‘has type’:</w:t>
      </w:r>
      <w:hyperlink w:anchor="_dfe1514224ca21cedba7b2b29802db50" w:history="1">
        <w:r>
          <w:rPr>
            <w:rStyle w:val="Hyperlink"/>
          </w:rPr>
          <w:t>Type</w:t>
        </w:r>
      </w:hyperlink>
    </w:p>
    <w:p w14:paraId="0A5EE679" w14:textId="77777777" w:rsidR="009811F0" w:rsidRDefault="009811F0" w:rsidP="009811F0">
      <w:pPr>
        <w:ind w:firstLine="720"/>
      </w:pPr>
      <w:r>
        <w:t>‘in context of’:</w:t>
      </w:r>
      <w:hyperlink w:anchor="_66d62b068053cee3464e1e03e6035eed" w:history="1">
        <w:r>
          <w:rPr>
            <w:rStyle w:val="Hyperlink"/>
          </w:rPr>
          <w:t>Context</w:t>
        </w:r>
      </w:hyperlink>
    </w:p>
    <w:p w14:paraId="75BC5B1D" w14:textId="77777777" w:rsidR="009811F0" w:rsidRDefault="009811F0" w:rsidP="009811F0">
      <w:pPr>
        <w:ind w:firstLine="720"/>
      </w:pPr>
      <w:r>
        <w:t>‘defined in’:</w:t>
      </w:r>
      <w:hyperlink w:anchor="_693daf0a0de3f4b82a04aee474c3f151" w:history="1">
        <w:r>
          <w:rPr>
            <w:rStyle w:val="Hyperlink"/>
          </w:rPr>
          <w:t>Lexical Scope</w:t>
        </w:r>
      </w:hyperlink>
    </w:p>
    <w:p w14:paraId="5600595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670A83C" w14:textId="77777777" w:rsidR="009811F0" w:rsidRDefault="009811F0" w:rsidP="009811F0">
      <w:pPr>
        <w:ind w:firstLine="720"/>
      </w:pPr>
      <w:r>
        <w:t>‘ElementID’:</w:t>
      </w:r>
      <w:hyperlink w:anchor="_f904ff1da5bfc3387d892b7e0fe9ecb1" w:history="1">
        <w:r>
          <w:rPr>
            <w:rStyle w:val="Hyperlink"/>
          </w:rPr>
          <w:t>URIIdentifier</w:t>
        </w:r>
      </w:hyperlink>
    </w:p>
    <w:p w14:paraId="0AF2FE23" w14:textId="77777777" w:rsidR="009811F0" w:rsidRDefault="009811F0" w:rsidP="009811F0"/>
    <w:p w14:paraId="270C2D41" w14:textId="77777777" w:rsidR="009811F0" w:rsidRDefault="009811F0" w:rsidP="009811F0">
      <w:pPr>
        <w:pStyle w:val="Heading3"/>
      </w:pPr>
      <w:bookmarkStart w:id="256" w:name="_1945edd0888993a52c5dc6467a7b3ef8"/>
      <w:bookmarkStart w:id="257" w:name="_Toc418510215"/>
      <w:r>
        <w:t>Class Term</w:t>
      </w:r>
      <w:bookmarkEnd w:id="256"/>
      <w:bookmarkEnd w:id="257"/>
    </w:p>
    <w:p w14:paraId="1930D45B" w14:textId="77777777" w:rsidR="009811F0" w:rsidRDefault="009811F0" w:rsidP="009811F0">
      <w:r>
        <w:t xml:space="preserve">A term / element name: the binding between a label and a named concept. </w:t>
      </w:r>
    </w:p>
    <w:p w14:paraId="014F7450" w14:textId="77777777" w:rsidR="009811F0" w:rsidRDefault="009811F0" w:rsidP="009811F0">
      <w:pPr>
        <w:pStyle w:val="Heading4"/>
      </w:pPr>
      <w:r>
        <w:t>Direct Supertypes</w:t>
      </w:r>
    </w:p>
    <w:p w14:paraId="602DDEF4" w14:textId="77777777" w:rsidR="009811F0" w:rsidRDefault="0098398E" w:rsidP="009811F0">
      <w:pPr>
        <w:ind w:left="360"/>
      </w:pPr>
      <w:hyperlink w:anchor="_18f8ef1b23e6cdf9278bd94f24f73c26" w:history="1">
        <w:r w:rsidR="009811F0">
          <w:rPr>
            <w:rStyle w:val="Hyperlink"/>
          </w:rPr>
          <w:t>Identifier</w:t>
        </w:r>
      </w:hyperlink>
    </w:p>
    <w:p w14:paraId="5ACF11D4" w14:textId="77777777" w:rsidR="009811F0" w:rsidRDefault="009811F0" w:rsidP="009811F0">
      <w:pPr>
        <w:pStyle w:val="Code0"/>
      </w:pPr>
      <w:r w:rsidRPr="00043180">
        <w:rPr>
          <w:b/>
          <w:sz w:val="24"/>
          <w:szCs w:val="24"/>
        </w:rPr>
        <w:t>package</w:t>
      </w:r>
      <w:r>
        <w:t xml:space="preserve"> SIMF Meta Model::Terms and Identifiers</w:t>
      </w:r>
    </w:p>
    <w:p w14:paraId="54EBD97E"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77038AB1" w14:textId="77777777" w:rsidR="009811F0" w:rsidRDefault="009811F0" w:rsidP="009811F0">
      <w:pPr>
        <w:pStyle w:val="Code0"/>
      </w:pPr>
    </w:p>
    <w:p w14:paraId="5DEC92EC" w14:textId="77777777" w:rsidR="009811F0" w:rsidRDefault="009811F0" w:rsidP="009811F0">
      <w:pPr>
        <w:pStyle w:val="Heading4"/>
      </w:pPr>
      <w:r>
        <w:t>Attributes</w:t>
      </w:r>
    </w:p>
    <w:p w14:paraId="57CD53DB" w14:textId="77777777" w:rsidR="009811F0" w:rsidRDefault="009811F0" w:rsidP="009811F0">
      <w:pPr>
        <w:pStyle w:val="BodyText2"/>
      </w:pPr>
      <w:r>
        <w:rPr>
          <w:noProof/>
          <w:lang w:bidi="ar-SA"/>
        </w:rPr>
        <w:drawing>
          <wp:inline distT="0" distB="0" distL="0" distR="0" wp14:anchorId="212C8323" wp14:editId="43AF8CA3">
            <wp:extent cx="152400" cy="152400"/>
            <wp:effectExtent l="0" t="0" r="0" b="0"/>
            <wp:docPr id="17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label : </w:t>
      </w:r>
      <w:hyperlink w:anchor="_e8a6ce315d976318da3ab784a645ea44" w:history="1">
        <w:r>
          <w:rPr>
            <w:rStyle w:val="Hyperlink"/>
          </w:rPr>
          <w:t>String</w:t>
        </w:r>
      </w:hyperlink>
      <w:r>
        <w:t xml:space="preserve"> [1]</w:t>
      </w:r>
    </w:p>
    <w:p w14:paraId="7B16D684" w14:textId="77777777" w:rsidR="009811F0" w:rsidRDefault="009811F0" w:rsidP="009811F0">
      <w:pPr>
        <w:ind w:left="677" w:firstLine="360"/>
      </w:pPr>
      <w:r>
        <w:t>An actual name of a concept as a string</w:t>
      </w:r>
    </w:p>
    <w:p w14:paraId="36307D9D" w14:textId="77777777" w:rsidR="009811F0" w:rsidRDefault="009811F0" w:rsidP="009811F0">
      <w:pPr>
        <w:pStyle w:val="BodyText2"/>
      </w:pPr>
      <w:r>
        <w:rPr>
          <w:noProof/>
          <w:lang w:bidi="ar-SA"/>
        </w:rPr>
        <w:drawing>
          <wp:inline distT="0" distB="0" distL="0" distR="0" wp14:anchorId="40B32886" wp14:editId="34267851">
            <wp:extent cx="152400" cy="152400"/>
            <wp:effectExtent l="0" t="0" r="0" b="0"/>
            <wp:docPr id="18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part : </w:t>
      </w:r>
      <w:hyperlink w:anchor="_f85696be9951cc62b0bddea9998d56d4" w:history="1">
        <w:r>
          <w:rPr>
            <w:rStyle w:val="Hyperlink"/>
          </w:rPr>
          <w:t>Part of Speech</w:t>
        </w:r>
      </w:hyperlink>
      <w:r>
        <w:t xml:space="preserve"> [0..1]</w:t>
      </w:r>
    </w:p>
    <w:p w14:paraId="7D4FCD05" w14:textId="77777777" w:rsidR="009811F0" w:rsidRDefault="009811F0" w:rsidP="009811F0">
      <w:pPr>
        <w:pStyle w:val="BodyText2"/>
      </w:pPr>
      <w:r>
        <w:rPr>
          <w:noProof/>
          <w:lang w:bidi="ar-SA"/>
        </w:rPr>
        <w:drawing>
          <wp:inline distT="0" distB="0" distL="0" distR="0" wp14:anchorId="42E29AE2" wp14:editId="0A5CB9AE">
            <wp:extent cx="152400" cy="152400"/>
            <wp:effectExtent l="0" t="0" r="0" b="0"/>
            <wp:docPr id="18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number : </w:t>
      </w:r>
      <w:hyperlink w:anchor="_c6b743d51f58c4a241a52b46c1acd3eb" w:history="1">
        <w:r>
          <w:rPr>
            <w:rStyle w:val="Hyperlink"/>
          </w:rPr>
          <w:t>Term Number</w:t>
        </w:r>
      </w:hyperlink>
      <w:r>
        <w:t xml:space="preserve"> [0..1]</w:t>
      </w:r>
    </w:p>
    <w:p w14:paraId="7979229D" w14:textId="77777777" w:rsidR="009811F0" w:rsidRDefault="009811F0" w:rsidP="009811F0">
      <w:pPr>
        <w:pStyle w:val="BodyText2"/>
      </w:pPr>
      <w:r>
        <w:rPr>
          <w:noProof/>
          <w:lang w:bidi="ar-SA"/>
        </w:rPr>
        <w:drawing>
          <wp:inline distT="0" distB="0" distL="0" distR="0" wp14:anchorId="224BF911" wp14:editId="579EC522">
            <wp:extent cx="152400" cy="152400"/>
            <wp:effectExtent l="0" t="0" r="0" b="0"/>
            <wp:docPr id="18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tense : </w:t>
      </w:r>
      <w:hyperlink w:anchor="_c03d984bacd331889a1842e7fa9670ba" w:history="1">
        <w:r>
          <w:rPr>
            <w:rStyle w:val="Hyperlink"/>
          </w:rPr>
          <w:t>Term Tense</w:t>
        </w:r>
      </w:hyperlink>
      <w:r>
        <w:t xml:space="preserve"> [0..1]</w:t>
      </w:r>
    </w:p>
    <w:p w14:paraId="3731CD28" w14:textId="77777777" w:rsidR="009811F0" w:rsidRDefault="009811F0" w:rsidP="009811F0">
      <w:pPr>
        <w:pStyle w:val="Heading4"/>
      </w:pPr>
      <w:r>
        <w:t>Associations</w:t>
      </w:r>
    </w:p>
    <w:p w14:paraId="0C985592" w14:textId="77777777" w:rsidR="009811F0" w:rsidRDefault="009811F0" w:rsidP="009811F0">
      <w:pPr>
        <w:ind w:left="605" w:hanging="245"/>
      </w:pPr>
      <w:r>
        <w:rPr>
          <w:noProof/>
        </w:rPr>
        <w:drawing>
          <wp:inline distT="0" distB="0" distL="0" distR="0" wp14:anchorId="00FD9FE4" wp14:editId="1CEBAEF1">
            <wp:extent cx="152400" cy="152400"/>
            <wp:effectExtent l="0" t="0" r="0" b="0"/>
            <wp:docPr id="1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69f840439731998eac0ac7698bb30c3a" w:history="1">
        <w:r>
          <w:rPr>
            <w:rStyle w:val="Hyperlink"/>
          </w:rPr>
          <w:t>Term Relation</w:t>
        </w:r>
      </w:hyperlink>
      <w:r>
        <w:t xml:space="preserve"> </w:t>
      </w:r>
    </w:p>
    <w:p w14:paraId="4B1773F1" w14:textId="77777777" w:rsidR="009811F0" w:rsidRDefault="009811F0" w:rsidP="009811F0">
      <w:pPr>
        <w:ind w:left="605" w:hanging="245"/>
      </w:pPr>
      <w:r>
        <w:rPr>
          <w:noProof/>
        </w:rPr>
        <w:drawing>
          <wp:inline distT="0" distB="0" distL="0" distR="0" wp14:anchorId="18A32779" wp14:editId="462E1CB8">
            <wp:extent cx="152400" cy="152400"/>
            <wp:effectExtent l="0" t="0" r="0" b="0"/>
            <wp:docPr id="18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eb8398b5a178c638b98597120ec51c4d" w:history="1">
        <w:r>
          <w:rPr>
            <w:rStyle w:val="Hyperlink"/>
          </w:rPr>
          <w:t>Concept</w:t>
        </w:r>
      </w:hyperlink>
      <w:r>
        <w:t xml:space="preserve"> [0..1]   </w:t>
      </w:r>
      <w:r w:rsidRPr="00833C5F">
        <w:rPr>
          <w:i/>
        </w:rPr>
        <w:t>Redefines</w:t>
      </w:r>
      <w:r>
        <w:t>: identifies:</w:t>
      </w:r>
      <w:hyperlink w:anchor="_eb8398b5a178c638b98597120ec51c4d" w:history="1">
        <w:r>
          <w:rPr>
            <w:rStyle w:val="Hyperlink"/>
          </w:rPr>
          <w:t>Concept</w:t>
        </w:r>
      </w:hyperlink>
      <w:r>
        <w:rPr>
          <w:rStyle w:val="Hyperlink"/>
        </w:rPr>
        <w:t xml:space="preserve">   </w:t>
      </w:r>
      <w:r>
        <w:t xml:space="preserve"> </w:t>
      </w:r>
    </w:p>
    <w:p w14:paraId="5DC7BD57" w14:textId="77777777" w:rsidR="009811F0" w:rsidRDefault="009811F0" w:rsidP="009811F0">
      <w:pPr>
        <w:ind w:left="605" w:hanging="245"/>
      </w:pPr>
      <w:r>
        <w:rPr>
          <w:noProof/>
        </w:rPr>
        <w:drawing>
          <wp:inline distT="0" distB="0" distL="0" distR="0" wp14:anchorId="7210932C" wp14:editId="00EAFCB8">
            <wp:extent cx="152400" cy="152400"/>
            <wp:effectExtent l="0" t="0" r="0" b="0"/>
            <wp:docPr id="19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term relations:</w:t>
      </w:r>
      <w:hyperlink w:anchor="_69f840439731998eac0ac7698bb30c3a" w:history="1">
        <w:r>
          <w:rPr>
            <w:rStyle w:val="Hyperlink"/>
          </w:rPr>
          <w:t>Term Relation</w:t>
        </w:r>
      </w:hyperlink>
      <w:r>
        <w:t xml:space="preserve"> </w:t>
      </w:r>
    </w:p>
    <w:p w14:paraId="52B795CF" w14:textId="77777777" w:rsidR="009811F0" w:rsidRDefault="009811F0" w:rsidP="009811F0">
      <w:pPr>
        <w:pStyle w:val="Heading4"/>
      </w:pPr>
      <w:r>
        <w:t>Inherited Features</w:t>
      </w:r>
    </w:p>
    <w:p w14:paraId="67FB12EB"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2611B0B7" w14:textId="77777777" w:rsidR="009811F0" w:rsidRDefault="009811F0" w:rsidP="009811F0">
      <w:pPr>
        <w:ind w:firstLine="720"/>
      </w:pPr>
      <w:r>
        <w:t>‘identifies’:</w:t>
      </w:r>
      <w:hyperlink w:anchor="_eb8398b5a178c638b98597120ec51c4d" w:history="1">
        <w:r>
          <w:rPr>
            <w:rStyle w:val="Hyperlink"/>
          </w:rPr>
          <w:t>Concept</w:t>
        </w:r>
      </w:hyperlink>
    </w:p>
    <w:p w14:paraId="0FB5332D"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578FEE5" w14:textId="77777777" w:rsidR="009811F0" w:rsidRDefault="009811F0" w:rsidP="009811F0">
      <w:pPr>
        <w:ind w:firstLine="720"/>
      </w:pPr>
      <w:r>
        <w:t>‘represents’:</w:t>
      </w:r>
      <w:hyperlink w:anchor="_eb8398b5a178c638b98597120ec51c4d" w:history="1">
        <w:r>
          <w:rPr>
            <w:rStyle w:val="Hyperlink"/>
          </w:rPr>
          <w:t>Concept</w:t>
        </w:r>
      </w:hyperlink>
    </w:p>
    <w:p w14:paraId="7DD75DD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A3832AF" w14:textId="77777777" w:rsidR="009811F0" w:rsidRDefault="009811F0" w:rsidP="009811F0">
      <w:pPr>
        <w:ind w:firstLine="720"/>
      </w:pPr>
      <w:r>
        <w:t>‘created by’:</w:t>
      </w:r>
      <w:hyperlink w:anchor="_dd21593da1e0b28c0a75ed488ef07fd3" w:history="1">
        <w:r>
          <w:rPr>
            <w:rStyle w:val="Hyperlink"/>
          </w:rPr>
          <w:t>Transaction</w:t>
        </w:r>
      </w:hyperlink>
    </w:p>
    <w:p w14:paraId="68FD504B" w14:textId="77777777" w:rsidR="009811F0" w:rsidRDefault="009811F0" w:rsidP="009811F0">
      <w:pPr>
        <w:ind w:firstLine="720"/>
      </w:pPr>
      <w:r>
        <w:t>‘invalidated by’:</w:t>
      </w:r>
      <w:hyperlink w:anchor="_dd21593da1e0b28c0a75ed488ef07fd3" w:history="1">
        <w:r>
          <w:rPr>
            <w:rStyle w:val="Hyperlink"/>
          </w:rPr>
          <w:t>Transaction</w:t>
        </w:r>
      </w:hyperlink>
    </w:p>
    <w:p w14:paraId="58FE3C97" w14:textId="77777777" w:rsidR="009811F0" w:rsidRDefault="009811F0" w:rsidP="009811F0">
      <w:pPr>
        <w:ind w:firstLine="720"/>
      </w:pPr>
      <w:r>
        <w:t>‘defined by’:</w:t>
      </w:r>
      <w:hyperlink w:anchor="_1a6d88e097d757268d09f68af82fbd34" w:history="1">
        <w:r>
          <w:rPr>
            <w:rStyle w:val="Hyperlink"/>
          </w:rPr>
          <w:t>Definition</w:t>
        </w:r>
      </w:hyperlink>
    </w:p>
    <w:p w14:paraId="2C67438D" w14:textId="77777777" w:rsidR="009811F0" w:rsidRDefault="009811F0" w:rsidP="009811F0">
      <w:pPr>
        <w:ind w:firstLine="720"/>
      </w:pPr>
      <w:r>
        <w:t>‘has type’:</w:t>
      </w:r>
      <w:hyperlink w:anchor="_dfe1514224ca21cedba7b2b29802db50" w:history="1">
        <w:r>
          <w:rPr>
            <w:rStyle w:val="Hyperlink"/>
          </w:rPr>
          <w:t>Type</w:t>
        </w:r>
      </w:hyperlink>
    </w:p>
    <w:p w14:paraId="109731C5" w14:textId="77777777" w:rsidR="009811F0" w:rsidRDefault="009811F0" w:rsidP="009811F0">
      <w:pPr>
        <w:ind w:firstLine="720"/>
      </w:pPr>
      <w:r>
        <w:t>‘in context of’:</w:t>
      </w:r>
      <w:hyperlink w:anchor="_66d62b068053cee3464e1e03e6035eed" w:history="1">
        <w:r>
          <w:rPr>
            <w:rStyle w:val="Hyperlink"/>
          </w:rPr>
          <w:t>Context</w:t>
        </w:r>
      </w:hyperlink>
    </w:p>
    <w:p w14:paraId="135D193A" w14:textId="77777777" w:rsidR="009811F0" w:rsidRDefault="009811F0" w:rsidP="009811F0">
      <w:pPr>
        <w:ind w:firstLine="720"/>
      </w:pPr>
      <w:r>
        <w:t>‘defined in’:</w:t>
      </w:r>
      <w:hyperlink w:anchor="_693daf0a0de3f4b82a04aee474c3f151" w:history="1">
        <w:r>
          <w:rPr>
            <w:rStyle w:val="Hyperlink"/>
          </w:rPr>
          <w:t>Lexical Scope</w:t>
        </w:r>
      </w:hyperlink>
    </w:p>
    <w:p w14:paraId="759D848F"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6F34E85" w14:textId="77777777" w:rsidR="009811F0" w:rsidRDefault="009811F0" w:rsidP="009811F0">
      <w:pPr>
        <w:ind w:firstLine="720"/>
      </w:pPr>
      <w:r>
        <w:t>‘ElementID’:</w:t>
      </w:r>
      <w:hyperlink w:anchor="_f904ff1da5bfc3387d892b7e0fe9ecb1" w:history="1">
        <w:r>
          <w:rPr>
            <w:rStyle w:val="Hyperlink"/>
          </w:rPr>
          <w:t>URIIdentifier</w:t>
        </w:r>
      </w:hyperlink>
    </w:p>
    <w:p w14:paraId="2F1825CD" w14:textId="77777777" w:rsidR="009811F0" w:rsidRDefault="009811F0" w:rsidP="009811F0"/>
    <w:p w14:paraId="4C6EE903" w14:textId="77777777" w:rsidR="009811F0" w:rsidRDefault="009811F0" w:rsidP="009811F0">
      <w:pPr>
        <w:pStyle w:val="Heading3"/>
      </w:pPr>
      <w:bookmarkStart w:id="258" w:name="_69f840439731998eac0ac7698bb30c3a"/>
      <w:bookmarkStart w:id="259" w:name="_Toc418510216"/>
      <w:r>
        <w:lastRenderedPageBreak/>
        <w:t>Class Term Relation</w:t>
      </w:r>
      <w:bookmarkEnd w:id="258"/>
      <w:bookmarkEnd w:id="259"/>
    </w:p>
    <w:p w14:paraId="55EDF320" w14:textId="77777777" w:rsidR="009811F0" w:rsidRDefault="009811F0" w:rsidP="009811F0">
      <w:r>
        <w:t>A generic constraint stating that there is some relationship between concepts</w:t>
      </w:r>
    </w:p>
    <w:p w14:paraId="24950711" w14:textId="77777777" w:rsidR="009811F0" w:rsidRDefault="009811F0" w:rsidP="009811F0">
      <w:pPr>
        <w:pStyle w:val="Code0"/>
      </w:pPr>
      <w:r w:rsidRPr="00043180">
        <w:rPr>
          <w:b/>
          <w:sz w:val="24"/>
          <w:szCs w:val="24"/>
        </w:rPr>
        <w:t>package</w:t>
      </w:r>
      <w:r>
        <w:t xml:space="preserve"> SIMF Meta Model::Terms and Identifiers</w:t>
      </w:r>
    </w:p>
    <w:p w14:paraId="043CD4FF" w14:textId="77777777" w:rsidR="009811F0" w:rsidRDefault="009811F0" w:rsidP="009811F0">
      <w:pPr>
        <w:pStyle w:val="Heading4"/>
      </w:pPr>
      <w:r>
        <w:t>Attributes</w:t>
      </w:r>
    </w:p>
    <w:p w14:paraId="2CC3E87F" w14:textId="77777777" w:rsidR="009811F0" w:rsidRDefault="009811F0" w:rsidP="009811F0">
      <w:pPr>
        <w:pStyle w:val="BodyText2"/>
      </w:pPr>
      <w:r>
        <w:rPr>
          <w:noProof/>
          <w:lang w:bidi="ar-SA"/>
        </w:rPr>
        <w:drawing>
          <wp:inline distT="0" distB="0" distL="0" distR="0" wp14:anchorId="51EDCA87" wp14:editId="2A7F72EA">
            <wp:extent cx="152400" cy="152400"/>
            <wp:effectExtent l="0" t="0" r="0" b="0"/>
            <wp:docPr id="192"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relation kind : </w:t>
      </w:r>
      <w:hyperlink w:anchor="_b61706b9062af50db1ad9c38493dda87" w:history="1">
        <w:r>
          <w:rPr>
            <w:rStyle w:val="Hyperlink"/>
          </w:rPr>
          <w:t>Term Relation Kind</w:t>
        </w:r>
      </w:hyperlink>
      <w:r>
        <w:t xml:space="preserve"> [1]</w:t>
      </w:r>
    </w:p>
    <w:p w14:paraId="72BB09E7" w14:textId="77777777" w:rsidR="009811F0" w:rsidRDefault="009811F0" w:rsidP="009811F0">
      <w:pPr>
        <w:pStyle w:val="Heading4"/>
      </w:pPr>
      <w:r>
        <w:t>Associations</w:t>
      </w:r>
    </w:p>
    <w:p w14:paraId="0C77E4D9" w14:textId="77777777" w:rsidR="009811F0" w:rsidRDefault="009811F0" w:rsidP="009811F0">
      <w:pPr>
        <w:ind w:left="605" w:hanging="245"/>
      </w:pPr>
      <w:r>
        <w:rPr>
          <w:noProof/>
        </w:rPr>
        <w:drawing>
          <wp:inline distT="0" distB="0" distL="0" distR="0" wp14:anchorId="76684017" wp14:editId="186F9E54">
            <wp:extent cx="152400" cy="152400"/>
            <wp:effectExtent l="0" t="0" r="0" b="0"/>
            <wp:docPr id="19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related term:</w:t>
      </w:r>
      <w:hyperlink w:anchor="_1945edd0888993a52c5dc6467a7b3ef8" w:history="1">
        <w:r>
          <w:rPr>
            <w:rStyle w:val="Hyperlink"/>
          </w:rPr>
          <w:t>Term</w:t>
        </w:r>
      </w:hyperlink>
      <w:r>
        <w:t xml:space="preserve"> [1] </w:t>
      </w:r>
    </w:p>
    <w:p w14:paraId="6E930B1B" w14:textId="77777777" w:rsidR="009811F0" w:rsidRDefault="009811F0" w:rsidP="009811F0">
      <w:pPr>
        <w:ind w:left="605" w:hanging="245"/>
      </w:pPr>
      <w:r>
        <w:rPr>
          <w:noProof/>
        </w:rPr>
        <w:drawing>
          <wp:inline distT="0" distB="0" distL="0" distR="0" wp14:anchorId="0D19CC9E" wp14:editId="31CB838B">
            <wp:extent cx="152400" cy="152400"/>
            <wp:effectExtent l="0" t="0" r="0" b="0"/>
            <wp:docPr id="1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subject term:</w:t>
      </w:r>
      <w:hyperlink w:anchor="_1945edd0888993a52c5dc6467a7b3ef8" w:history="1">
        <w:r>
          <w:rPr>
            <w:rStyle w:val="Hyperlink"/>
          </w:rPr>
          <w:t>Term</w:t>
        </w:r>
      </w:hyperlink>
      <w:r>
        <w:t xml:space="preserve"> [1] </w:t>
      </w:r>
    </w:p>
    <w:p w14:paraId="1A1E0671" w14:textId="77777777" w:rsidR="009811F0" w:rsidRDefault="009811F0" w:rsidP="009811F0"/>
    <w:p w14:paraId="0CE9EBCE" w14:textId="77777777" w:rsidR="009811F0" w:rsidRDefault="009811F0" w:rsidP="009811F0">
      <w:pPr>
        <w:pStyle w:val="Heading3"/>
      </w:pPr>
      <w:bookmarkStart w:id="260" w:name="_f904ff1da5bfc3387d892b7e0fe9ecb1"/>
      <w:bookmarkStart w:id="261" w:name="_Toc418510217"/>
      <w:r>
        <w:t>Class URIIdentifier</w:t>
      </w:r>
      <w:bookmarkEnd w:id="260"/>
      <w:bookmarkEnd w:id="261"/>
    </w:p>
    <w:p w14:paraId="0507EDA5" w14:textId="77777777" w:rsidR="009811F0" w:rsidRDefault="009811F0" w:rsidP="009811F0">
      <w:r>
        <w:t>A URI Identifier for a concept, Todo: Ref spec.</w:t>
      </w:r>
    </w:p>
    <w:p w14:paraId="1C348213" w14:textId="77777777" w:rsidR="009811F0" w:rsidRDefault="009811F0" w:rsidP="009811F0">
      <w:pPr>
        <w:pStyle w:val="Heading4"/>
      </w:pPr>
      <w:r>
        <w:t>Direct Supertypes</w:t>
      </w:r>
    </w:p>
    <w:p w14:paraId="256ED00C" w14:textId="77777777" w:rsidR="009811F0" w:rsidRDefault="0098398E" w:rsidP="009811F0">
      <w:pPr>
        <w:ind w:left="360"/>
      </w:pPr>
      <w:hyperlink w:anchor="_18f8ef1b23e6cdf9278bd94f24f73c26" w:history="1">
        <w:r w:rsidR="009811F0">
          <w:rPr>
            <w:rStyle w:val="Hyperlink"/>
          </w:rPr>
          <w:t>Identifier</w:t>
        </w:r>
      </w:hyperlink>
    </w:p>
    <w:p w14:paraId="2730183B" w14:textId="77777777" w:rsidR="009811F0" w:rsidRDefault="009811F0" w:rsidP="009811F0">
      <w:pPr>
        <w:pStyle w:val="Code0"/>
      </w:pPr>
      <w:r w:rsidRPr="00043180">
        <w:rPr>
          <w:b/>
          <w:sz w:val="24"/>
          <w:szCs w:val="24"/>
        </w:rPr>
        <w:t>package</w:t>
      </w:r>
      <w:r>
        <w:t xml:space="preserve"> SIMF Meta Model::Terms and Identifiers</w:t>
      </w:r>
    </w:p>
    <w:p w14:paraId="7B1E47E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8f8ef1b23e6cdf9278bd94f24f73c26" w:history="1">
        <w:r>
          <w:rPr>
            <w:rStyle w:val="Hyperlink"/>
          </w:rPr>
          <w:t>Identifier</w:t>
        </w:r>
      </w:hyperlink>
    </w:p>
    <w:p w14:paraId="53BA4DA7" w14:textId="77777777" w:rsidR="009811F0" w:rsidRDefault="009811F0" w:rsidP="009811F0">
      <w:pPr>
        <w:pStyle w:val="Code0"/>
      </w:pPr>
    </w:p>
    <w:p w14:paraId="2D41D191" w14:textId="77777777" w:rsidR="009811F0" w:rsidRDefault="009811F0" w:rsidP="009811F0">
      <w:pPr>
        <w:pStyle w:val="Heading4"/>
      </w:pPr>
      <w:r>
        <w:t>Attributes</w:t>
      </w:r>
    </w:p>
    <w:p w14:paraId="51116F9B" w14:textId="77777777" w:rsidR="009811F0" w:rsidRDefault="009811F0" w:rsidP="009811F0">
      <w:pPr>
        <w:pStyle w:val="BodyText2"/>
      </w:pPr>
      <w:r>
        <w:rPr>
          <w:noProof/>
          <w:lang w:bidi="ar-SA"/>
        </w:rPr>
        <w:drawing>
          <wp:inline distT="0" distB="0" distL="0" distR="0" wp14:anchorId="67824389" wp14:editId="0B65C905">
            <wp:extent cx="152400" cy="152400"/>
            <wp:effectExtent l="0" t="0" r="0" b="0"/>
            <wp:docPr id="198"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14:paraId="24F37589" w14:textId="77777777" w:rsidR="009811F0" w:rsidRDefault="009811F0" w:rsidP="009811F0">
      <w:pPr>
        <w:pStyle w:val="Heading4"/>
      </w:pPr>
      <w:r>
        <w:t>Inherited Features</w:t>
      </w:r>
    </w:p>
    <w:p w14:paraId="2AF0D5A6" w14:textId="77777777" w:rsidR="009811F0" w:rsidRDefault="009811F0" w:rsidP="009811F0">
      <w:r w:rsidRPr="000365A1">
        <w:rPr>
          <w:b/>
          <w:i/>
        </w:rPr>
        <w:t>From</w:t>
      </w:r>
      <w:r>
        <w:t xml:space="preserve"> </w:t>
      </w:r>
      <w:hyperlink w:anchor="_18f8ef1b23e6cdf9278bd94f24f73c26" w:history="1">
        <w:r>
          <w:rPr>
            <w:rStyle w:val="Hyperlink"/>
          </w:rPr>
          <w:t>Identifier</w:t>
        </w:r>
      </w:hyperlink>
      <w:r>
        <w:t xml:space="preserve">: </w:t>
      </w:r>
    </w:p>
    <w:p w14:paraId="744102B7" w14:textId="77777777" w:rsidR="009811F0" w:rsidRDefault="009811F0" w:rsidP="009811F0">
      <w:pPr>
        <w:ind w:firstLine="720"/>
      </w:pPr>
      <w:r>
        <w:t>‘identifies’:</w:t>
      </w:r>
      <w:hyperlink w:anchor="_eb8398b5a178c638b98597120ec51c4d" w:history="1">
        <w:r>
          <w:rPr>
            <w:rStyle w:val="Hyperlink"/>
          </w:rPr>
          <w:t>Concept</w:t>
        </w:r>
      </w:hyperlink>
    </w:p>
    <w:p w14:paraId="7D121645" w14:textId="77777777" w:rsidR="009811F0" w:rsidRDefault="009811F0" w:rsidP="009811F0">
      <w:r w:rsidRPr="000365A1">
        <w:rPr>
          <w:b/>
          <w:i/>
        </w:rPr>
        <w:t>From</w:t>
      </w:r>
      <w:r>
        <w:t xml:space="preserve"> </w:t>
      </w:r>
      <w:hyperlink w:anchor="_1d7f13297e70f68af8189a69a2e52b05" w:history="1">
        <w:r>
          <w:rPr>
            <w:rStyle w:val="Hyperlink"/>
          </w:rPr>
          <w:t>Information</w:t>
        </w:r>
      </w:hyperlink>
      <w:r>
        <w:t xml:space="preserve">: </w:t>
      </w:r>
    </w:p>
    <w:p w14:paraId="39ED5592" w14:textId="77777777" w:rsidR="009811F0" w:rsidRDefault="009811F0" w:rsidP="009811F0">
      <w:pPr>
        <w:ind w:firstLine="720"/>
      </w:pPr>
      <w:r>
        <w:t>‘represents’:</w:t>
      </w:r>
      <w:hyperlink w:anchor="_eb8398b5a178c638b98597120ec51c4d" w:history="1">
        <w:r>
          <w:rPr>
            <w:rStyle w:val="Hyperlink"/>
          </w:rPr>
          <w:t>Concept</w:t>
        </w:r>
      </w:hyperlink>
    </w:p>
    <w:p w14:paraId="60F8894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9B7F87C" w14:textId="77777777" w:rsidR="009811F0" w:rsidRDefault="009811F0" w:rsidP="009811F0">
      <w:pPr>
        <w:ind w:firstLine="720"/>
      </w:pPr>
      <w:r>
        <w:t>‘created by’:</w:t>
      </w:r>
      <w:hyperlink w:anchor="_dd21593da1e0b28c0a75ed488ef07fd3" w:history="1">
        <w:r>
          <w:rPr>
            <w:rStyle w:val="Hyperlink"/>
          </w:rPr>
          <w:t>Transaction</w:t>
        </w:r>
      </w:hyperlink>
    </w:p>
    <w:p w14:paraId="61C478A6" w14:textId="77777777" w:rsidR="009811F0" w:rsidRDefault="009811F0" w:rsidP="009811F0">
      <w:pPr>
        <w:ind w:firstLine="720"/>
      </w:pPr>
      <w:r>
        <w:t>‘invalidated by’:</w:t>
      </w:r>
      <w:hyperlink w:anchor="_dd21593da1e0b28c0a75ed488ef07fd3" w:history="1">
        <w:r>
          <w:rPr>
            <w:rStyle w:val="Hyperlink"/>
          </w:rPr>
          <w:t>Transaction</w:t>
        </w:r>
      </w:hyperlink>
    </w:p>
    <w:p w14:paraId="49555CB5" w14:textId="77777777" w:rsidR="009811F0" w:rsidRDefault="009811F0" w:rsidP="009811F0">
      <w:pPr>
        <w:ind w:firstLine="720"/>
      </w:pPr>
      <w:r>
        <w:t>‘defined by’:</w:t>
      </w:r>
      <w:hyperlink w:anchor="_1a6d88e097d757268d09f68af82fbd34" w:history="1">
        <w:r>
          <w:rPr>
            <w:rStyle w:val="Hyperlink"/>
          </w:rPr>
          <w:t>Definition</w:t>
        </w:r>
      </w:hyperlink>
    </w:p>
    <w:p w14:paraId="6AD274E0" w14:textId="77777777" w:rsidR="009811F0" w:rsidRDefault="009811F0" w:rsidP="009811F0">
      <w:pPr>
        <w:ind w:firstLine="720"/>
      </w:pPr>
      <w:r>
        <w:t>‘has type’:</w:t>
      </w:r>
      <w:hyperlink w:anchor="_dfe1514224ca21cedba7b2b29802db50" w:history="1">
        <w:r>
          <w:rPr>
            <w:rStyle w:val="Hyperlink"/>
          </w:rPr>
          <w:t>Type</w:t>
        </w:r>
      </w:hyperlink>
    </w:p>
    <w:p w14:paraId="26DAAF83" w14:textId="77777777" w:rsidR="009811F0" w:rsidRDefault="009811F0" w:rsidP="009811F0">
      <w:pPr>
        <w:ind w:firstLine="720"/>
      </w:pPr>
      <w:r>
        <w:t>‘in context of’:</w:t>
      </w:r>
      <w:hyperlink w:anchor="_66d62b068053cee3464e1e03e6035eed" w:history="1">
        <w:r>
          <w:rPr>
            <w:rStyle w:val="Hyperlink"/>
          </w:rPr>
          <w:t>Context</w:t>
        </w:r>
      </w:hyperlink>
    </w:p>
    <w:p w14:paraId="2E8BEB10" w14:textId="77777777" w:rsidR="009811F0" w:rsidRDefault="009811F0" w:rsidP="009811F0">
      <w:pPr>
        <w:ind w:firstLine="720"/>
      </w:pPr>
      <w:r>
        <w:t>‘defined in’:</w:t>
      </w:r>
      <w:hyperlink w:anchor="_693daf0a0de3f4b82a04aee474c3f151" w:history="1">
        <w:r>
          <w:rPr>
            <w:rStyle w:val="Hyperlink"/>
          </w:rPr>
          <w:t>Lexical Scope</w:t>
        </w:r>
      </w:hyperlink>
    </w:p>
    <w:p w14:paraId="48C5A0AD"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0B1DAD9" w14:textId="77777777" w:rsidR="009811F0" w:rsidRDefault="009811F0" w:rsidP="009811F0">
      <w:pPr>
        <w:ind w:firstLine="720"/>
      </w:pPr>
      <w:r>
        <w:t>‘ElementID’:</w:t>
      </w:r>
      <w:hyperlink w:anchor="_f904ff1da5bfc3387d892b7e0fe9ecb1" w:history="1">
        <w:r>
          <w:rPr>
            <w:rStyle w:val="Hyperlink"/>
          </w:rPr>
          <w:t>URIIdentifier</w:t>
        </w:r>
      </w:hyperlink>
    </w:p>
    <w:p w14:paraId="2225940C" w14:textId="77777777" w:rsidR="009811F0" w:rsidRDefault="009811F0" w:rsidP="009811F0"/>
    <w:p w14:paraId="16AD4257" w14:textId="77777777" w:rsidR="009811F0" w:rsidRDefault="009811F0" w:rsidP="009811F0">
      <w:pPr>
        <w:pStyle w:val="Heading4"/>
      </w:pPr>
      <w:bookmarkStart w:id="262" w:name="_f85696be9951cc62b0bddea9998d56d4"/>
      <w:r>
        <w:t>Enumeration Part of Speech</w:t>
      </w:r>
      <w:bookmarkEnd w:id="262"/>
    </w:p>
    <w:p w14:paraId="0FD6BD01" w14:textId="77777777" w:rsidR="009811F0" w:rsidRDefault="009811F0" w:rsidP="009811F0">
      <w:pPr>
        <w:pStyle w:val="Code0"/>
      </w:pPr>
      <w:r>
        <w:t>package SIMF Meta Model::Terms and Identifiers</w:t>
      </w:r>
    </w:p>
    <w:p w14:paraId="3C1D8816" w14:textId="77777777" w:rsidR="009811F0" w:rsidRDefault="009811F0" w:rsidP="009811F0">
      <w:pPr>
        <w:pStyle w:val="Code0"/>
      </w:pPr>
      <w:r>
        <w:t>public enum Part of Speech</w:t>
      </w:r>
    </w:p>
    <w:p w14:paraId="53FA7AB9" w14:textId="77777777" w:rsidR="009811F0" w:rsidRDefault="009811F0" w:rsidP="009811F0">
      <w:pPr>
        <w:pStyle w:val="Code0"/>
      </w:pPr>
      <w:r>
        <w:t>{Noun, Verb, Adjective, Adverb}</w:t>
      </w:r>
    </w:p>
    <w:p w14:paraId="4B42F707" w14:textId="77777777" w:rsidR="009811F0" w:rsidRDefault="009811F0" w:rsidP="009811F0">
      <w:pPr>
        <w:pStyle w:val="Code0"/>
      </w:pPr>
    </w:p>
    <w:p w14:paraId="630BAFFE" w14:textId="77777777" w:rsidR="009811F0" w:rsidRDefault="009811F0" w:rsidP="009811F0">
      <w:pPr>
        <w:pStyle w:val="Heading5"/>
      </w:pPr>
      <w:r>
        <w:t>Literals</w:t>
      </w:r>
    </w:p>
    <w:p w14:paraId="526B850E" w14:textId="77777777" w:rsidR="009811F0" w:rsidRDefault="009811F0" w:rsidP="009811F0">
      <w:pPr>
        <w:ind w:left="605" w:hanging="245"/>
      </w:pPr>
      <w:r>
        <w:rPr>
          <w:noProof/>
        </w:rPr>
        <w:drawing>
          <wp:inline distT="0" distB="0" distL="0" distR="0" wp14:anchorId="5ADD8E05" wp14:editId="009E416B">
            <wp:extent cx="152400" cy="152400"/>
            <wp:effectExtent l="0" t="0" r="0" b="0"/>
            <wp:docPr id="20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Noun</w:t>
      </w:r>
    </w:p>
    <w:p w14:paraId="01DC4581" w14:textId="77777777" w:rsidR="009811F0" w:rsidRDefault="009811F0" w:rsidP="009811F0">
      <w:pPr>
        <w:ind w:left="605" w:hanging="245"/>
      </w:pPr>
      <w:r>
        <w:rPr>
          <w:noProof/>
        </w:rPr>
        <w:drawing>
          <wp:inline distT="0" distB="0" distL="0" distR="0" wp14:anchorId="5240530D" wp14:editId="08BF07DF">
            <wp:extent cx="152400" cy="152400"/>
            <wp:effectExtent l="0" t="0" r="0" b="0"/>
            <wp:docPr id="20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Verb</w:t>
      </w:r>
    </w:p>
    <w:p w14:paraId="7A630A0D" w14:textId="77777777" w:rsidR="009811F0" w:rsidRDefault="009811F0" w:rsidP="009811F0">
      <w:pPr>
        <w:ind w:left="605" w:hanging="245"/>
      </w:pPr>
      <w:r>
        <w:rPr>
          <w:noProof/>
        </w:rPr>
        <w:drawing>
          <wp:inline distT="0" distB="0" distL="0" distR="0" wp14:anchorId="239DB567" wp14:editId="7444FD84">
            <wp:extent cx="152400" cy="152400"/>
            <wp:effectExtent l="0" t="0" r="0" b="0"/>
            <wp:docPr id="20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Adjective</w:t>
      </w:r>
    </w:p>
    <w:p w14:paraId="44858AAA" w14:textId="77777777" w:rsidR="009811F0" w:rsidRDefault="009811F0" w:rsidP="009811F0">
      <w:pPr>
        <w:ind w:left="605" w:hanging="245"/>
      </w:pPr>
      <w:r>
        <w:rPr>
          <w:noProof/>
        </w:rPr>
        <w:drawing>
          <wp:inline distT="0" distB="0" distL="0" distR="0" wp14:anchorId="15BEADA3" wp14:editId="4F180348">
            <wp:extent cx="152400" cy="152400"/>
            <wp:effectExtent l="0" t="0" r="0" b="0"/>
            <wp:docPr id="20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Adverb</w:t>
      </w:r>
    </w:p>
    <w:p w14:paraId="52256290" w14:textId="77777777" w:rsidR="009811F0" w:rsidRDefault="009811F0" w:rsidP="009811F0"/>
    <w:p w14:paraId="7F432119" w14:textId="77777777" w:rsidR="009811F0" w:rsidRDefault="009811F0" w:rsidP="009811F0">
      <w:pPr>
        <w:pStyle w:val="Heading4"/>
      </w:pPr>
      <w:bookmarkStart w:id="263" w:name="_c6b743d51f58c4a241a52b46c1acd3eb"/>
      <w:r>
        <w:lastRenderedPageBreak/>
        <w:t>Enumeration Term Number</w:t>
      </w:r>
      <w:bookmarkEnd w:id="263"/>
    </w:p>
    <w:p w14:paraId="4D59C6C6" w14:textId="77777777" w:rsidR="009811F0" w:rsidRDefault="009811F0" w:rsidP="009811F0">
      <w:pPr>
        <w:pStyle w:val="Code0"/>
      </w:pPr>
      <w:r>
        <w:t>package SIMF Meta Model::Terms and Identifiers</w:t>
      </w:r>
    </w:p>
    <w:p w14:paraId="082B7C2A" w14:textId="77777777" w:rsidR="009811F0" w:rsidRDefault="009811F0" w:rsidP="009811F0">
      <w:pPr>
        <w:pStyle w:val="Code0"/>
      </w:pPr>
      <w:r>
        <w:t>public enum Term Number</w:t>
      </w:r>
    </w:p>
    <w:p w14:paraId="07470FC2" w14:textId="77777777" w:rsidR="009811F0" w:rsidRDefault="009811F0" w:rsidP="009811F0">
      <w:pPr>
        <w:pStyle w:val="Code0"/>
      </w:pPr>
      <w:r>
        <w:t>{Singular, Plural, Group}</w:t>
      </w:r>
    </w:p>
    <w:p w14:paraId="4C34374E" w14:textId="77777777" w:rsidR="009811F0" w:rsidRDefault="009811F0" w:rsidP="009811F0">
      <w:pPr>
        <w:pStyle w:val="Code0"/>
      </w:pPr>
    </w:p>
    <w:p w14:paraId="0A3A7D29" w14:textId="77777777" w:rsidR="009811F0" w:rsidRDefault="009811F0" w:rsidP="009811F0">
      <w:pPr>
        <w:pStyle w:val="Heading5"/>
      </w:pPr>
      <w:r>
        <w:t>Literals</w:t>
      </w:r>
    </w:p>
    <w:p w14:paraId="00E04EDD" w14:textId="77777777" w:rsidR="009811F0" w:rsidRDefault="009811F0" w:rsidP="009811F0">
      <w:pPr>
        <w:ind w:left="605" w:hanging="245"/>
      </w:pPr>
      <w:r>
        <w:rPr>
          <w:noProof/>
        </w:rPr>
        <w:drawing>
          <wp:inline distT="0" distB="0" distL="0" distR="0" wp14:anchorId="6742BC6B" wp14:editId="064337DB">
            <wp:extent cx="152400" cy="152400"/>
            <wp:effectExtent l="0" t="0" r="0" b="0"/>
            <wp:docPr id="20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Singular</w:t>
      </w:r>
    </w:p>
    <w:p w14:paraId="383E13E8" w14:textId="77777777" w:rsidR="009811F0" w:rsidRDefault="009811F0" w:rsidP="009811F0">
      <w:pPr>
        <w:ind w:left="720" w:firstLine="360"/>
      </w:pPr>
      <w:r>
        <w:t>One individual. (e.g. Bird)</w:t>
      </w:r>
    </w:p>
    <w:p w14:paraId="408E77C9" w14:textId="77777777" w:rsidR="009811F0" w:rsidRDefault="009811F0" w:rsidP="009811F0">
      <w:pPr>
        <w:ind w:left="605" w:hanging="245"/>
      </w:pPr>
      <w:r>
        <w:rPr>
          <w:noProof/>
        </w:rPr>
        <w:drawing>
          <wp:inline distT="0" distB="0" distL="0" distR="0" wp14:anchorId="5BC27E03" wp14:editId="4F690E6F">
            <wp:extent cx="152400" cy="152400"/>
            <wp:effectExtent l="0" t="0" r="0" b="0"/>
            <wp:docPr id="21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Plural</w:t>
      </w:r>
    </w:p>
    <w:p w14:paraId="34962A6B" w14:textId="77777777" w:rsidR="009811F0" w:rsidRDefault="009811F0" w:rsidP="009811F0">
      <w:pPr>
        <w:ind w:left="720" w:firstLine="360"/>
      </w:pPr>
      <w:r>
        <w:t>A set or type of individuals. (e.g. Birds)</w:t>
      </w:r>
    </w:p>
    <w:p w14:paraId="7FE620E3" w14:textId="77777777" w:rsidR="009811F0" w:rsidRDefault="009811F0" w:rsidP="009811F0">
      <w:pPr>
        <w:ind w:left="605" w:hanging="245"/>
      </w:pPr>
      <w:r>
        <w:rPr>
          <w:noProof/>
        </w:rPr>
        <w:drawing>
          <wp:inline distT="0" distB="0" distL="0" distR="0" wp14:anchorId="0C5B8DE5" wp14:editId="2F5F4E4D">
            <wp:extent cx="152400" cy="152400"/>
            <wp:effectExtent l="0" t="0" r="0" b="0"/>
            <wp:docPr id="21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Group</w:t>
      </w:r>
    </w:p>
    <w:p w14:paraId="3A889263" w14:textId="77777777" w:rsidR="009811F0" w:rsidRDefault="009811F0" w:rsidP="009811F0">
      <w:pPr>
        <w:ind w:left="720" w:firstLine="360"/>
      </w:pPr>
      <w:r>
        <w:t>A group of individuals. (e.g. flock)</w:t>
      </w:r>
    </w:p>
    <w:p w14:paraId="2464A56D" w14:textId="77777777" w:rsidR="009811F0" w:rsidRDefault="009811F0" w:rsidP="009811F0"/>
    <w:p w14:paraId="442B08AF" w14:textId="77777777" w:rsidR="009811F0" w:rsidRDefault="009811F0" w:rsidP="009811F0">
      <w:pPr>
        <w:pStyle w:val="Heading4"/>
      </w:pPr>
      <w:bookmarkStart w:id="264" w:name="_b61706b9062af50db1ad9c38493dda87"/>
      <w:r>
        <w:t>Enumeration Term Relation Kind</w:t>
      </w:r>
      <w:bookmarkEnd w:id="264"/>
    </w:p>
    <w:p w14:paraId="41F9035B" w14:textId="77777777" w:rsidR="009811F0" w:rsidRDefault="009811F0" w:rsidP="009811F0">
      <w:pPr>
        <w:pStyle w:val="Code0"/>
      </w:pPr>
      <w:r>
        <w:t>package SIMF Meta Model::Terms and Identifiers</w:t>
      </w:r>
    </w:p>
    <w:p w14:paraId="0902957A" w14:textId="77777777" w:rsidR="009811F0" w:rsidRDefault="009811F0" w:rsidP="009811F0">
      <w:pPr>
        <w:pStyle w:val="Code0"/>
      </w:pPr>
      <w:r>
        <w:t>public enum Term Relation Kind</w:t>
      </w:r>
    </w:p>
    <w:p w14:paraId="432D0D83" w14:textId="77777777" w:rsidR="009811F0" w:rsidRDefault="009811F0" w:rsidP="009811F0">
      <w:pPr>
        <w:pStyle w:val="Code0"/>
      </w:pPr>
      <w:r>
        <w:t>{Synonym, Antonym, Narrower Than, Broader than, Related word form, Supersedes, Has constituent}</w:t>
      </w:r>
    </w:p>
    <w:p w14:paraId="326C2A2A" w14:textId="77777777" w:rsidR="009811F0" w:rsidRDefault="009811F0" w:rsidP="009811F0">
      <w:pPr>
        <w:pStyle w:val="Code0"/>
      </w:pPr>
    </w:p>
    <w:p w14:paraId="7A9A6359" w14:textId="77777777" w:rsidR="009811F0" w:rsidRDefault="009811F0" w:rsidP="009811F0">
      <w:pPr>
        <w:pStyle w:val="Heading5"/>
      </w:pPr>
      <w:r>
        <w:t>Literals</w:t>
      </w:r>
    </w:p>
    <w:p w14:paraId="0FE24239" w14:textId="77777777" w:rsidR="009811F0" w:rsidRDefault="009811F0" w:rsidP="009811F0">
      <w:pPr>
        <w:ind w:left="605" w:hanging="245"/>
      </w:pPr>
      <w:r>
        <w:rPr>
          <w:noProof/>
        </w:rPr>
        <w:drawing>
          <wp:inline distT="0" distB="0" distL="0" distR="0" wp14:anchorId="764BBE14" wp14:editId="52C80ADD">
            <wp:extent cx="152400" cy="152400"/>
            <wp:effectExtent l="0" t="0" r="0" b="0"/>
            <wp:docPr id="21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Synonym</w:t>
      </w:r>
    </w:p>
    <w:p w14:paraId="761345F7" w14:textId="77777777" w:rsidR="009811F0" w:rsidRDefault="009811F0" w:rsidP="009811F0">
      <w:pPr>
        <w:ind w:left="720" w:firstLine="360"/>
      </w:pPr>
      <w:r>
        <w:t xml:space="preserve">All related concepts represent the same extent of individuals and/or types - nouns or verbs. </w:t>
      </w:r>
    </w:p>
    <w:p w14:paraId="5C701CF3" w14:textId="77777777" w:rsidR="009811F0" w:rsidRDefault="009811F0" w:rsidP="009811F0">
      <w:pPr>
        <w:ind w:left="605" w:hanging="245"/>
      </w:pPr>
      <w:r>
        <w:rPr>
          <w:noProof/>
        </w:rPr>
        <w:drawing>
          <wp:inline distT="0" distB="0" distL="0" distR="0" wp14:anchorId="5F559507" wp14:editId="71431817">
            <wp:extent cx="152400" cy="152400"/>
            <wp:effectExtent l="0" t="0" r="0" b="0"/>
            <wp:docPr id="21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Antonym</w:t>
      </w:r>
    </w:p>
    <w:p w14:paraId="541378CF" w14:textId="77777777" w:rsidR="009811F0" w:rsidRDefault="009811F0" w:rsidP="009811F0">
      <w:pPr>
        <w:ind w:left="720" w:firstLine="360"/>
      </w:pPr>
      <w:r>
        <w:t>Relates concepts that have opposite meanings</w:t>
      </w:r>
    </w:p>
    <w:p w14:paraId="0A0E7192" w14:textId="77777777" w:rsidR="009811F0" w:rsidRDefault="009811F0" w:rsidP="009811F0">
      <w:pPr>
        <w:ind w:left="605" w:hanging="245"/>
      </w:pPr>
      <w:r>
        <w:rPr>
          <w:noProof/>
        </w:rPr>
        <w:drawing>
          <wp:inline distT="0" distB="0" distL="0" distR="0" wp14:anchorId="36000F6F" wp14:editId="3B5CF083">
            <wp:extent cx="152400" cy="152400"/>
            <wp:effectExtent l="0" t="0" r="0" b="0"/>
            <wp:docPr id="21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Narrower Than</w:t>
      </w:r>
    </w:p>
    <w:p w14:paraId="6727B5BE" w14:textId="77777777" w:rsidR="009811F0" w:rsidRDefault="009811F0" w:rsidP="009811F0">
      <w:pPr>
        <w:ind w:left="720" w:firstLine="360"/>
      </w:pPr>
      <w:r>
        <w:t>A constraint specifying that the subject term has a narrower definition than related term</w:t>
      </w:r>
    </w:p>
    <w:p w14:paraId="797433B4" w14:textId="77777777" w:rsidR="009811F0" w:rsidRDefault="009811F0" w:rsidP="009811F0">
      <w:pPr>
        <w:ind w:left="605" w:hanging="245"/>
      </w:pPr>
      <w:r>
        <w:rPr>
          <w:noProof/>
        </w:rPr>
        <w:drawing>
          <wp:inline distT="0" distB="0" distL="0" distR="0" wp14:anchorId="7783AD99" wp14:editId="11A7C8E3">
            <wp:extent cx="152400" cy="152400"/>
            <wp:effectExtent l="0" t="0" r="0" b="0"/>
            <wp:docPr id="22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Broader than</w:t>
      </w:r>
    </w:p>
    <w:p w14:paraId="79F07FFE" w14:textId="77777777" w:rsidR="009811F0" w:rsidRDefault="009811F0" w:rsidP="009811F0">
      <w:pPr>
        <w:ind w:left="720" w:firstLine="360"/>
      </w:pPr>
      <w:r>
        <w:t>A constraint specifying that the subject term has a broader definition than related term</w:t>
      </w:r>
    </w:p>
    <w:p w14:paraId="1A6B1A01" w14:textId="77777777" w:rsidR="009811F0" w:rsidRDefault="009811F0" w:rsidP="009811F0">
      <w:pPr>
        <w:ind w:left="605" w:hanging="245"/>
      </w:pPr>
      <w:r>
        <w:rPr>
          <w:noProof/>
        </w:rPr>
        <w:drawing>
          <wp:inline distT="0" distB="0" distL="0" distR="0" wp14:anchorId="6CD25B25" wp14:editId="5CFF7A80">
            <wp:extent cx="152400" cy="152400"/>
            <wp:effectExtent l="0" t="0" r="0" b="0"/>
            <wp:docPr id="22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Related word form</w:t>
      </w:r>
    </w:p>
    <w:p w14:paraId="19D14D0A" w14:textId="77777777" w:rsidR="009811F0" w:rsidRDefault="009811F0" w:rsidP="009811F0">
      <w:pPr>
        <w:ind w:left="720" w:firstLine="360"/>
      </w:pPr>
      <w:r>
        <w:t>A relation identifying terms that are equivalent except for one or more qualifiers (kind, plurality, timeframe). eg: (dog &amp; dogs) or( run, ran). Thus the different terms relate to the same family of concepts.</w:t>
      </w:r>
    </w:p>
    <w:p w14:paraId="0D8546B6" w14:textId="77777777" w:rsidR="009811F0" w:rsidRDefault="009811F0" w:rsidP="009811F0">
      <w:pPr>
        <w:ind w:left="605" w:hanging="245"/>
      </w:pPr>
      <w:r>
        <w:rPr>
          <w:noProof/>
        </w:rPr>
        <w:drawing>
          <wp:inline distT="0" distB="0" distL="0" distR="0" wp14:anchorId="500B553E" wp14:editId="5DD21612">
            <wp:extent cx="152400" cy="152400"/>
            <wp:effectExtent l="0" t="0" r="0" b="0"/>
            <wp:docPr id="22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Supersedes</w:t>
      </w:r>
    </w:p>
    <w:p w14:paraId="4CF671EF" w14:textId="77777777" w:rsidR="009811F0" w:rsidRDefault="009811F0" w:rsidP="009811F0">
      <w:pPr>
        <w:ind w:left="720" w:firstLine="360"/>
      </w:pPr>
      <w:r>
        <w:t>The subject term replaces the related term</w:t>
      </w:r>
    </w:p>
    <w:p w14:paraId="257DB20C" w14:textId="77777777" w:rsidR="009811F0" w:rsidRDefault="009811F0" w:rsidP="009811F0">
      <w:pPr>
        <w:ind w:left="605" w:hanging="245"/>
      </w:pPr>
      <w:r>
        <w:rPr>
          <w:noProof/>
        </w:rPr>
        <w:drawing>
          <wp:inline distT="0" distB="0" distL="0" distR="0" wp14:anchorId="5FA5959E" wp14:editId="6E69A982">
            <wp:extent cx="152400" cy="152400"/>
            <wp:effectExtent l="0" t="0" r="0" b="0"/>
            <wp:docPr id="22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constituent</w:t>
      </w:r>
    </w:p>
    <w:p w14:paraId="62243021" w14:textId="77777777" w:rsidR="009811F0" w:rsidRDefault="009811F0" w:rsidP="009811F0">
      <w:pPr>
        <w:ind w:left="720" w:firstLine="360"/>
      </w:pPr>
      <w:r>
        <w:t>The subject term includes the related term as a constituent of a phrase</w:t>
      </w:r>
    </w:p>
    <w:p w14:paraId="21573D8E" w14:textId="77777777" w:rsidR="009811F0" w:rsidRDefault="009811F0" w:rsidP="009811F0"/>
    <w:p w14:paraId="2AE122B7" w14:textId="77777777" w:rsidR="009811F0" w:rsidRDefault="009811F0" w:rsidP="009811F0">
      <w:pPr>
        <w:pStyle w:val="Heading4"/>
      </w:pPr>
      <w:bookmarkStart w:id="265" w:name="_c03d984bacd331889a1842e7fa9670ba"/>
      <w:r>
        <w:t>Enumeration Term Tense</w:t>
      </w:r>
      <w:bookmarkEnd w:id="265"/>
    </w:p>
    <w:p w14:paraId="19FD8DD1" w14:textId="77777777" w:rsidR="009811F0" w:rsidRDefault="009811F0" w:rsidP="009811F0">
      <w:pPr>
        <w:pStyle w:val="Code0"/>
      </w:pPr>
      <w:r>
        <w:t>package SIMF Meta Model::Terms and Identifiers</w:t>
      </w:r>
    </w:p>
    <w:p w14:paraId="2F363B68" w14:textId="77777777" w:rsidR="009811F0" w:rsidRDefault="009811F0" w:rsidP="009811F0">
      <w:pPr>
        <w:pStyle w:val="Code0"/>
      </w:pPr>
      <w:r>
        <w:t>public enum Term Tense</w:t>
      </w:r>
    </w:p>
    <w:p w14:paraId="4E91CC43" w14:textId="77777777" w:rsidR="009811F0" w:rsidRDefault="009811F0" w:rsidP="009811F0">
      <w:pPr>
        <w:pStyle w:val="Code0"/>
      </w:pPr>
      <w:r>
        <w:t>{Past, Present, Lifetime, Always, Future}</w:t>
      </w:r>
    </w:p>
    <w:p w14:paraId="4A560B1E" w14:textId="77777777" w:rsidR="009811F0" w:rsidRDefault="009811F0" w:rsidP="009811F0">
      <w:pPr>
        <w:pStyle w:val="Code0"/>
      </w:pPr>
    </w:p>
    <w:p w14:paraId="61F56380" w14:textId="77777777" w:rsidR="009811F0" w:rsidRDefault="009811F0" w:rsidP="009811F0">
      <w:pPr>
        <w:pStyle w:val="Heading5"/>
      </w:pPr>
      <w:r>
        <w:t>Literals</w:t>
      </w:r>
    </w:p>
    <w:p w14:paraId="1DF70B08" w14:textId="77777777" w:rsidR="009811F0" w:rsidRDefault="009811F0" w:rsidP="009811F0">
      <w:pPr>
        <w:ind w:left="605" w:hanging="245"/>
      </w:pPr>
      <w:r>
        <w:rPr>
          <w:noProof/>
        </w:rPr>
        <w:drawing>
          <wp:inline distT="0" distB="0" distL="0" distR="0" wp14:anchorId="6698DBA2" wp14:editId="112EB5FD">
            <wp:extent cx="152400" cy="152400"/>
            <wp:effectExtent l="0" t="0" r="0" b="0"/>
            <wp:docPr id="228"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Past</w:t>
      </w:r>
    </w:p>
    <w:p w14:paraId="296EEA1B" w14:textId="77777777" w:rsidR="009811F0" w:rsidRDefault="009811F0" w:rsidP="009811F0">
      <w:pPr>
        <w:ind w:left="720" w:firstLine="360"/>
      </w:pPr>
      <w:r>
        <w:t>Past tense</w:t>
      </w:r>
    </w:p>
    <w:p w14:paraId="1F17CA21" w14:textId="77777777" w:rsidR="009811F0" w:rsidRDefault="009811F0" w:rsidP="009811F0">
      <w:pPr>
        <w:ind w:left="605" w:hanging="245"/>
      </w:pPr>
      <w:r>
        <w:rPr>
          <w:noProof/>
        </w:rPr>
        <w:drawing>
          <wp:inline distT="0" distB="0" distL="0" distR="0" wp14:anchorId="4808601C" wp14:editId="045BEAAB">
            <wp:extent cx="152400" cy="152400"/>
            <wp:effectExtent l="0" t="0" r="0" b="0"/>
            <wp:docPr id="230"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Present</w:t>
      </w:r>
    </w:p>
    <w:p w14:paraId="6EB20FEE" w14:textId="77777777" w:rsidR="009811F0" w:rsidRDefault="009811F0" w:rsidP="009811F0">
      <w:pPr>
        <w:ind w:left="720" w:firstLine="360"/>
      </w:pPr>
      <w:r>
        <w:t>Present tense</w:t>
      </w:r>
    </w:p>
    <w:p w14:paraId="401A034A" w14:textId="77777777" w:rsidR="009811F0" w:rsidRDefault="009811F0" w:rsidP="009811F0">
      <w:pPr>
        <w:ind w:left="605" w:hanging="245"/>
      </w:pPr>
      <w:r>
        <w:rPr>
          <w:noProof/>
        </w:rPr>
        <w:drawing>
          <wp:inline distT="0" distB="0" distL="0" distR="0" wp14:anchorId="55464317" wp14:editId="0388A034">
            <wp:extent cx="152400" cy="152400"/>
            <wp:effectExtent l="0" t="0" r="0" b="0"/>
            <wp:docPr id="232"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Lifetime</w:t>
      </w:r>
    </w:p>
    <w:p w14:paraId="40FD0207" w14:textId="77777777" w:rsidR="009811F0" w:rsidRDefault="009811F0" w:rsidP="009811F0">
      <w:pPr>
        <w:ind w:left="720" w:firstLine="360"/>
      </w:pPr>
      <w:r>
        <w:t>True for the lifetime of the identified concept</w:t>
      </w:r>
    </w:p>
    <w:p w14:paraId="45439FB5" w14:textId="77777777" w:rsidR="009811F0" w:rsidRDefault="009811F0" w:rsidP="009811F0">
      <w:pPr>
        <w:ind w:left="605" w:hanging="245"/>
      </w:pPr>
      <w:r>
        <w:rPr>
          <w:noProof/>
        </w:rPr>
        <w:drawing>
          <wp:inline distT="0" distB="0" distL="0" distR="0" wp14:anchorId="2B768C03" wp14:editId="7DE60D80">
            <wp:extent cx="152400" cy="152400"/>
            <wp:effectExtent l="0" t="0" r="0" b="0"/>
            <wp:docPr id="234"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Always</w:t>
      </w:r>
    </w:p>
    <w:p w14:paraId="4E52C270" w14:textId="77777777" w:rsidR="009811F0" w:rsidRDefault="009811F0" w:rsidP="009811F0">
      <w:pPr>
        <w:ind w:left="720" w:firstLine="360"/>
      </w:pPr>
      <w:r>
        <w:lastRenderedPageBreak/>
        <w:t>Always true</w:t>
      </w:r>
    </w:p>
    <w:p w14:paraId="57FA1ACD" w14:textId="77777777" w:rsidR="009811F0" w:rsidRDefault="009811F0" w:rsidP="009811F0">
      <w:pPr>
        <w:ind w:left="605" w:hanging="245"/>
      </w:pPr>
      <w:r>
        <w:rPr>
          <w:noProof/>
        </w:rPr>
        <w:drawing>
          <wp:inline distT="0" distB="0" distL="0" distR="0" wp14:anchorId="7DA0F376" wp14:editId="22A901C3">
            <wp:extent cx="152400" cy="152400"/>
            <wp:effectExtent l="0" t="0" r="0" b="0"/>
            <wp:docPr id="236" name="Picture 114961554.jpg" descr="1149615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14961554.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Future</w:t>
      </w:r>
    </w:p>
    <w:p w14:paraId="30E31BB1" w14:textId="77777777" w:rsidR="009811F0" w:rsidRDefault="009811F0" w:rsidP="009811F0">
      <w:pPr>
        <w:ind w:left="720" w:firstLine="360"/>
      </w:pPr>
      <w:r>
        <w:t>Future tense</w:t>
      </w:r>
    </w:p>
    <w:p w14:paraId="13AA1A63" w14:textId="77777777" w:rsidR="009811F0" w:rsidRDefault="009811F0" w:rsidP="009811F0"/>
    <w:p w14:paraId="7FC30D92" w14:textId="77777777" w:rsidR="009811F0" w:rsidRDefault="009811F0" w:rsidP="009811F0">
      <w:pPr>
        <w:pStyle w:val="Heading2"/>
      </w:pPr>
      <w:bookmarkStart w:id="266" w:name="_Toc418510218"/>
      <w:r>
        <w:t>SIMF Meta Model::Top level</w:t>
      </w:r>
      <w:bookmarkEnd w:id="266"/>
    </w:p>
    <w:p w14:paraId="78EC906C" w14:textId="77777777" w:rsidR="009811F0" w:rsidRDefault="009811F0" w:rsidP="009811F0">
      <w:r>
        <w:t>The top level objects provide the foundation for all objects in the model</w:t>
      </w:r>
    </w:p>
    <w:p w14:paraId="266D7F24" w14:textId="77777777" w:rsidR="009811F0" w:rsidRDefault="009811F0" w:rsidP="009811F0">
      <w:pPr>
        <w:pStyle w:val="Heading3"/>
      </w:pPr>
      <w:bookmarkStart w:id="267" w:name="_Toc418510219"/>
      <w:r>
        <w:t>Diagram: Concept</w:t>
      </w:r>
      <w:bookmarkEnd w:id="267"/>
    </w:p>
    <w:p w14:paraId="51B33DF3" w14:textId="77777777" w:rsidR="009811F0" w:rsidRDefault="009811F0" w:rsidP="009811F0">
      <w:pPr>
        <w:jc w:val="center"/>
        <w:rPr>
          <w:rFonts w:cs="Arial"/>
        </w:rPr>
      </w:pPr>
      <w:r>
        <w:rPr>
          <w:noProof/>
        </w:rPr>
        <w:drawing>
          <wp:inline distT="0" distB="0" distL="0" distR="0" wp14:anchorId="48B54E1C" wp14:editId="6E8271D1">
            <wp:extent cx="5732145" cy="3062828"/>
            <wp:effectExtent l="0" t="0" r="0" b="0"/>
            <wp:docPr id="238" name="Picture -1353552999.jpg" descr="-135355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353552999.jpg"/>
                    <pic:cNvPicPr/>
                  </pic:nvPicPr>
                  <pic:blipFill>
                    <a:blip r:embed="rId33" cstate="print"/>
                    <a:stretch>
                      <a:fillRect/>
                    </a:stretch>
                  </pic:blipFill>
                  <pic:spPr>
                    <a:xfrm>
                      <a:off x="0" y="0"/>
                      <a:ext cx="5732145" cy="3062828"/>
                    </a:xfrm>
                    <a:prstGeom prst="rect">
                      <a:avLst/>
                    </a:prstGeom>
                  </pic:spPr>
                </pic:pic>
              </a:graphicData>
            </a:graphic>
          </wp:inline>
        </w:drawing>
      </w:r>
    </w:p>
    <w:p w14:paraId="645C841E"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Concept</w:t>
      </w:r>
    </w:p>
    <w:p w14:paraId="4C4561DE" w14:textId="77777777" w:rsidR="009811F0" w:rsidRDefault="009811F0" w:rsidP="009811F0"/>
    <w:p w14:paraId="1CC85BDD" w14:textId="77777777" w:rsidR="009811F0" w:rsidRDefault="009811F0" w:rsidP="009811F0">
      <w:pPr>
        <w:pStyle w:val="Heading3"/>
      </w:pPr>
      <w:bookmarkStart w:id="268" w:name="_a52cb0ff6e414b3170b58afe10b6afcb"/>
      <w:bookmarkStart w:id="269" w:name="_Toc418510220"/>
      <w:r>
        <w:t>Class Anything</w:t>
      </w:r>
      <w:bookmarkEnd w:id="268"/>
      <w:bookmarkEnd w:id="269"/>
    </w:p>
    <w:p w14:paraId="4D78FB6F" w14:textId="77777777" w:rsidR="009811F0" w:rsidRDefault="009811F0" w:rsidP="009811F0">
      <w:r>
        <w:t>A model element representing anything in a model</w:t>
      </w:r>
    </w:p>
    <w:p w14:paraId="3552BC79" w14:textId="77777777" w:rsidR="009811F0" w:rsidRDefault="009811F0" w:rsidP="009811F0">
      <w:pPr>
        <w:pStyle w:val="Heading4"/>
      </w:pPr>
      <w:r>
        <w:t>Direct Supertypes</w:t>
      </w:r>
    </w:p>
    <w:p w14:paraId="42153E0E" w14:textId="77777777" w:rsidR="009811F0" w:rsidRDefault="0098398E" w:rsidP="009811F0">
      <w:pPr>
        <w:ind w:left="360"/>
      </w:pPr>
      <w:hyperlink w:anchor="_11c6f71d6b180ede328c4b04dc60b6a8" w:history="1">
        <w:r w:rsidR="009811F0">
          <w:rPr>
            <w:rStyle w:val="Hyperlink"/>
          </w:rPr>
          <w:t>Model Element</w:t>
        </w:r>
      </w:hyperlink>
    </w:p>
    <w:p w14:paraId="43FA7F98" w14:textId="77777777" w:rsidR="009811F0" w:rsidRDefault="009811F0" w:rsidP="009811F0">
      <w:pPr>
        <w:pStyle w:val="Code0"/>
      </w:pPr>
      <w:r w:rsidRPr="00043180">
        <w:rPr>
          <w:b/>
          <w:sz w:val="24"/>
          <w:szCs w:val="24"/>
        </w:rPr>
        <w:t>package</w:t>
      </w:r>
      <w:r>
        <w:t xml:space="preserve"> SIMF Meta Model::Top level</w:t>
      </w:r>
    </w:p>
    <w:p w14:paraId="7BFDC24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11c6f71d6b180ede328c4b04dc60b6a8" w:history="1">
        <w:r>
          <w:rPr>
            <w:rStyle w:val="Hyperlink"/>
          </w:rPr>
          <w:t>Model Element</w:t>
        </w:r>
      </w:hyperlink>
    </w:p>
    <w:p w14:paraId="51124839" w14:textId="77777777" w:rsidR="009811F0" w:rsidRDefault="009811F0" w:rsidP="009811F0">
      <w:pPr>
        <w:pStyle w:val="Code0"/>
      </w:pPr>
    </w:p>
    <w:p w14:paraId="4569A26D" w14:textId="77777777" w:rsidR="009811F0" w:rsidRDefault="009811F0" w:rsidP="009811F0">
      <w:pPr>
        <w:pStyle w:val="Heading4"/>
      </w:pPr>
      <w:r>
        <w:t>Associations</w:t>
      </w:r>
    </w:p>
    <w:p w14:paraId="008902C6" w14:textId="77777777" w:rsidR="009811F0" w:rsidRDefault="009811F0" w:rsidP="009811F0">
      <w:pPr>
        <w:ind w:left="605" w:hanging="245"/>
      </w:pPr>
      <w:r>
        <w:rPr>
          <w:noProof/>
        </w:rPr>
        <w:drawing>
          <wp:inline distT="0" distB="0" distL="0" distR="0" wp14:anchorId="1D55637A" wp14:editId="6FD5FF3B">
            <wp:extent cx="152400" cy="152400"/>
            <wp:effectExtent l="0" t="0" r="0" b="0"/>
            <wp:docPr id="2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created by:</w:t>
      </w:r>
      <w:hyperlink w:anchor="_dd21593da1e0b28c0a75ed488ef07fd3" w:history="1">
        <w:r>
          <w:rPr>
            <w:rStyle w:val="Hyperlink"/>
          </w:rPr>
          <w:t>Transaction</w:t>
        </w:r>
      </w:hyperlink>
      <w:r>
        <w:t xml:space="preserve"> [1] </w:t>
      </w:r>
    </w:p>
    <w:p w14:paraId="233C0ADF" w14:textId="77777777" w:rsidR="009811F0" w:rsidRDefault="009811F0" w:rsidP="009811F0">
      <w:pPr>
        <w:ind w:left="605" w:hanging="245"/>
      </w:pPr>
      <w:r>
        <w:rPr>
          <w:noProof/>
        </w:rPr>
        <w:drawing>
          <wp:inline distT="0" distB="0" distL="0" distR="0" wp14:anchorId="7FAD784F" wp14:editId="3CED74E5">
            <wp:extent cx="152400" cy="152400"/>
            <wp:effectExtent l="0" t="0" r="0" b="0"/>
            <wp:docPr id="2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invalidated by:</w:t>
      </w:r>
      <w:hyperlink w:anchor="_dd21593da1e0b28c0a75ed488ef07fd3" w:history="1">
        <w:r>
          <w:rPr>
            <w:rStyle w:val="Hyperlink"/>
          </w:rPr>
          <w:t>Transaction</w:t>
        </w:r>
      </w:hyperlink>
      <w:r>
        <w:t xml:space="preserve"> [0..1] </w:t>
      </w:r>
    </w:p>
    <w:p w14:paraId="5179D58B" w14:textId="77777777" w:rsidR="009811F0" w:rsidRDefault="009811F0" w:rsidP="009811F0">
      <w:pPr>
        <w:ind w:left="605" w:hanging="245"/>
      </w:pPr>
      <w:r>
        <w:rPr>
          <w:noProof/>
        </w:rPr>
        <w:drawing>
          <wp:inline distT="0" distB="0" distL="0" distR="0" wp14:anchorId="7CAA5B51" wp14:editId="2E7E225F">
            <wp:extent cx="152400" cy="152400"/>
            <wp:effectExtent l="0" t="0" r="0" b="0"/>
            <wp:docPr id="2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w:t>
      </w:r>
      <w:hyperlink w:anchor="_1a6d88e097d757268d09f68af82fbd34" w:history="1">
        <w:r>
          <w:rPr>
            <w:rStyle w:val="Hyperlink"/>
          </w:rPr>
          <w:t>Definition</w:t>
        </w:r>
      </w:hyperlink>
      <w:r>
        <w:t xml:space="preserve"> [*] </w:t>
      </w:r>
    </w:p>
    <w:p w14:paraId="4A02143E" w14:textId="77777777" w:rsidR="009811F0" w:rsidRDefault="009811F0" w:rsidP="009811F0">
      <w:pPr>
        <w:ind w:left="605" w:hanging="245"/>
      </w:pPr>
      <w:r>
        <w:rPr>
          <w:noProof/>
        </w:rPr>
        <w:drawing>
          <wp:inline distT="0" distB="0" distL="0" distR="0" wp14:anchorId="37F95860" wp14:editId="73C027C0">
            <wp:extent cx="152400" cy="152400"/>
            <wp:effectExtent l="0" t="0" r="0" b="0"/>
            <wp:docPr id="24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w:t>
      </w:r>
      <w:hyperlink w:anchor="_dfe1514224ca21cedba7b2b29802db50" w:history="1">
        <w:r>
          <w:rPr>
            <w:rStyle w:val="Hyperlink"/>
          </w:rPr>
          <w:t>Type</w:t>
        </w:r>
      </w:hyperlink>
      <w:r>
        <w:t xml:space="preserve"> [*]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4CCF6F7B" w14:textId="77777777" w:rsidR="009811F0" w:rsidRDefault="009811F0" w:rsidP="009811F0">
      <w:pPr>
        <w:ind w:left="720" w:firstLine="360"/>
      </w:pPr>
      <w:r>
        <w:t>One of the types defining a concept</w:t>
      </w:r>
    </w:p>
    <w:p w14:paraId="4CF49D2C" w14:textId="77777777" w:rsidR="009811F0" w:rsidRDefault="009811F0" w:rsidP="009811F0">
      <w:pPr>
        <w:ind w:left="605" w:hanging="245"/>
      </w:pPr>
      <w:r>
        <w:rPr>
          <w:noProof/>
        </w:rPr>
        <w:drawing>
          <wp:inline distT="0" distB="0" distL="0" distR="0" wp14:anchorId="2DC1D887" wp14:editId="009C7C8D">
            <wp:extent cx="152400" cy="152400"/>
            <wp:effectExtent l="0" t="0" r="0" b="0"/>
            <wp:docPr id="24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w:t>
      </w:r>
      <w:hyperlink w:anchor="_66d62b068053cee3464e1e03e6035eed" w:history="1">
        <w:r>
          <w:rPr>
            <w:rStyle w:val="Hyperlink"/>
          </w:rPr>
          <w:t>Context</w:t>
        </w:r>
      </w:hyperlink>
      <w:r>
        <w:t xml:space="preserve"> [1..*] </w:t>
      </w:r>
    </w:p>
    <w:p w14:paraId="5F3E7281" w14:textId="77777777" w:rsidR="009811F0" w:rsidRDefault="009811F0" w:rsidP="009811F0">
      <w:pPr>
        <w:ind w:left="720" w:firstLine="360"/>
      </w:pPr>
      <w:r>
        <w:t>The set of context that contextualizes a concept</w:t>
      </w:r>
    </w:p>
    <w:p w14:paraId="79BBB0AD" w14:textId="77777777" w:rsidR="009811F0" w:rsidRDefault="009811F0" w:rsidP="009811F0">
      <w:pPr>
        <w:ind w:left="605" w:hanging="245"/>
      </w:pPr>
      <w:r>
        <w:rPr>
          <w:noProof/>
        </w:rPr>
        <w:drawing>
          <wp:inline distT="0" distB="0" distL="0" distR="0" wp14:anchorId="0E62E7F8" wp14:editId="0369D829">
            <wp:extent cx="152400" cy="152400"/>
            <wp:effectExtent l="0" t="0" r="0" b="0"/>
            <wp:docPr id="250"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3b2e69eb6121d1e3a1180bbe8ee64013" w:history="1">
        <w:r>
          <w:rPr>
            <w:rStyle w:val="Hyperlink"/>
          </w:rPr>
          <w:t>Classification</w:t>
        </w:r>
      </w:hyperlink>
      <w:r>
        <w:t xml:space="preserve"> </w:t>
      </w:r>
    </w:p>
    <w:p w14:paraId="3075D9AE" w14:textId="77777777" w:rsidR="009811F0" w:rsidRDefault="009811F0" w:rsidP="009811F0">
      <w:pPr>
        <w:ind w:left="605" w:hanging="245"/>
      </w:pPr>
      <w:r>
        <w:rPr>
          <w:noProof/>
        </w:rPr>
        <w:drawing>
          <wp:inline distT="0" distB="0" distL="0" distR="0" wp14:anchorId="0E964B51" wp14:editId="36D416EA">
            <wp:extent cx="152400" cy="152400"/>
            <wp:effectExtent l="0" t="0" r="0" b="0"/>
            <wp:docPr id="252" name="Picture 1664306987.jpg" descr="1664306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6430698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defined in:</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14:paraId="342CB35D" w14:textId="77777777" w:rsidR="009811F0" w:rsidRDefault="009811F0" w:rsidP="009811F0">
      <w:pPr>
        <w:pStyle w:val="Heading4"/>
      </w:pPr>
      <w:r>
        <w:lastRenderedPageBreak/>
        <w:t>Inherited Features</w:t>
      </w:r>
    </w:p>
    <w:p w14:paraId="31E9D7B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3066F82" w14:textId="77777777" w:rsidR="009811F0" w:rsidRDefault="009811F0" w:rsidP="009811F0">
      <w:pPr>
        <w:ind w:firstLine="720"/>
      </w:pPr>
      <w:r>
        <w:t>‘ElementID’:</w:t>
      </w:r>
      <w:hyperlink w:anchor="_f904ff1da5bfc3387d892b7e0fe9ecb1" w:history="1">
        <w:r>
          <w:rPr>
            <w:rStyle w:val="Hyperlink"/>
          </w:rPr>
          <w:t>URIIdentifier</w:t>
        </w:r>
      </w:hyperlink>
    </w:p>
    <w:p w14:paraId="58F0C61C" w14:textId="77777777" w:rsidR="009811F0" w:rsidRDefault="009811F0" w:rsidP="009811F0"/>
    <w:p w14:paraId="27ED11FD" w14:textId="77777777" w:rsidR="009811F0" w:rsidRDefault="009811F0" w:rsidP="009811F0">
      <w:pPr>
        <w:pStyle w:val="Heading3"/>
      </w:pPr>
      <w:bookmarkStart w:id="270" w:name="_eb8398b5a178c638b98597120ec51c4d"/>
      <w:bookmarkStart w:id="271" w:name="_Toc418510221"/>
      <w:r>
        <w:t>Class Concept</w:t>
      </w:r>
      <w:bookmarkEnd w:id="270"/>
      <w:bookmarkEnd w:id="271"/>
    </w:p>
    <w:p w14:paraId="4CD7ED60" w14:textId="77777777" w:rsidR="009811F0" w:rsidRDefault="009811F0" w:rsidP="009811F0">
      <w:r>
        <w:t>A representation of the conception of anything, this includes individuals, types, axioms, situations, speech acts, information structures, numbers, etc.</w:t>
      </w:r>
    </w:p>
    <w:p w14:paraId="12BA6D3F" w14:textId="77777777" w:rsidR="009811F0" w:rsidRDefault="009811F0" w:rsidP="009811F0">
      <w:pPr>
        <w:pStyle w:val="Heading4"/>
      </w:pPr>
      <w:r>
        <w:t>Direct Supertypes</w:t>
      </w:r>
    </w:p>
    <w:p w14:paraId="14FDB68C" w14:textId="77777777" w:rsidR="009811F0" w:rsidRDefault="0098398E" w:rsidP="009811F0">
      <w:pPr>
        <w:ind w:left="360"/>
      </w:pPr>
      <w:hyperlink w:anchor="_a52cb0ff6e414b3170b58afe10b6afcb" w:history="1">
        <w:r w:rsidR="009811F0">
          <w:rPr>
            <w:rStyle w:val="Hyperlink"/>
          </w:rPr>
          <w:t>Anything</w:t>
        </w:r>
      </w:hyperlink>
    </w:p>
    <w:p w14:paraId="6450D639" w14:textId="77777777" w:rsidR="009811F0" w:rsidRDefault="009811F0" w:rsidP="009811F0">
      <w:pPr>
        <w:pStyle w:val="Code0"/>
      </w:pPr>
      <w:r w:rsidRPr="00043180">
        <w:rPr>
          <w:b/>
          <w:sz w:val="24"/>
          <w:szCs w:val="24"/>
        </w:rPr>
        <w:t>package</w:t>
      </w:r>
      <w:r>
        <w:t xml:space="preserve"> SIMF Meta Model::Top level</w:t>
      </w:r>
    </w:p>
    <w:p w14:paraId="0C373FD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3E9913F7" w14:textId="77777777" w:rsidR="009811F0" w:rsidRDefault="009811F0" w:rsidP="009811F0">
      <w:pPr>
        <w:pStyle w:val="Code0"/>
      </w:pPr>
    </w:p>
    <w:p w14:paraId="119FC40C" w14:textId="77777777" w:rsidR="009811F0" w:rsidRDefault="009811F0" w:rsidP="009811F0">
      <w:pPr>
        <w:pStyle w:val="Heading4"/>
      </w:pPr>
      <w:r>
        <w:t>Associations</w:t>
      </w:r>
    </w:p>
    <w:p w14:paraId="3930C79E" w14:textId="77777777" w:rsidR="009811F0" w:rsidRDefault="009811F0" w:rsidP="009811F0">
      <w:pPr>
        <w:ind w:left="605" w:hanging="245"/>
      </w:pPr>
      <w:r>
        <w:rPr>
          <w:noProof/>
        </w:rPr>
        <w:drawing>
          <wp:inline distT="0" distB="0" distL="0" distR="0" wp14:anchorId="017FDED9" wp14:editId="2194DFBC">
            <wp:extent cx="152400" cy="152400"/>
            <wp:effectExtent l="0" t="0" r="0" b="0"/>
            <wp:docPr id="254"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hyperlink w:anchor="_1d7f13297e70f68af8189a69a2e52b05" w:history="1">
        <w:r>
          <w:rPr>
            <w:rStyle w:val="Hyperlink"/>
          </w:rPr>
          <w:t>Information</w:t>
        </w:r>
      </w:hyperlink>
      <w:r>
        <w:t xml:space="preserve"> </w:t>
      </w:r>
    </w:p>
    <w:p w14:paraId="1F66C846" w14:textId="77777777" w:rsidR="009811F0" w:rsidRDefault="009811F0" w:rsidP="009811F0">
      <w:pPr>
        <w:ind w:left="720" w:firstLine="360"/>
      </w:pPr>
      <w:r>
        <w:t>The information that represents the concept</w:t>
      </w:r>
    </w:p>
    <w:p w14:paraId="451DF108" w14:textId="77777777" w:rsidR="009811F0" w:rsidRDefault="009811F0" w:rsidP="009811F0">
      <w:pPr>
        <w:ind w:left="605" w:hanging="245"/>
      </w:pPr>
      <w:r>
        <w:rPr>
          <w:noProof/>
        </w:rPr>
        <w:drawing>
          <wp:inline distT="0" distB="0" distL="0" distR="0" wp14:anchorId="6757EBEA" wp14:editId="33025354">
            <wp:extent cx="152400" cy="152400"/>
            <wp:effectExtent l="0" t="0" r="0" b="0"/>
            <wp:docPr id="25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identified by:</w:t>
      </w:r>
      <w:hyperlink w:anchor="_18f8ef1b23e6cdf9278bd94f24f73c26" w:history="1">
        <w:r>
          <w:rPr>
            <w:rStyle w:val="Hyperlink"/>
          </w:rPr>
          <w:t>Identifier</w:t>
        </w:r>
      </w:hyperlink>
      <w:r>
        <w:t xml:space="preserve"> </w:t>
      </w:r>
    </w:p>
    <w:p w14:paraId="28B4A450" w14:textId="77777777" w:rsidR="009811F0" w:rsidRDefault="009811F0" w:rsidP="009811F0">
      <w:pPr>
        <w:ind w:left="720" w:firstLine="360"/>
      </w:pPr>
      <w:r>
        <w:t>Names for a concept</w:t>
      </w:r>
    </w:p>
    <w:p w14:paraId="351053D3" w14:textId="77777777" w:rsidR="009811F0" w:rsidRDefault="009811F0" w:rsidP="009811F0">
      <w:pPr>
        <w:ind w:left="605" w:hanging="245"/>
      </w:pPr>
      <w:r>
        <w:rPr>
          <w:noProof/>
        </w:rPr>
        <w:drawing>
          <wp:inline distT="0" distB="0" distL="0" distR="0" wp14:anchorId="7B437B1A" wp14:editId="66D6A07C">
            <wp:extent cx="152400" cy="152400"/>
            <wp:effectExtent l="0" t="0" r="0" b="0"/>
            <wp:docPr id="25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prefered term:</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14:paraId="4E6C996C" w14:textId="77777777" w:rsidR="009811F0" w:rsidRDefault="009811F0" w:rsidP="009811F0">
      <w:pPr>
        <w:pStyle w:val="Heading4"/>
      </w:pPr>
      <w:r>
        <w:t>Inherited Features</w:t>
      </w:r>
    </w:p>
    <w:p w14:paraId="3746A0E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2B984BA9" w14:textId="77777777" w:rsidR="009811F0" w:rsidRDefault="009811F0" w:rsidP="009811F0">
      <w:pPr>
        <w:ind w:firstLine="720"/>
      </w:pPr>
      <w:r>
        <w:t>‘created by’:</w:t>
      </w:r>
      <w:hyperlink w:anchor="_dd21593da1e0b28c0a75ed488ef07fd3" w:history="1">
        <w:r>
          <w:rPr>
            <w:rStyle w:val="Hyperlink"/>
          </w:rPr>
          <w:t>Transaction</w:t>
        </w:r>
      </w:hyperlink>
    </w:p>
    <w:p w14:paraId="0C9B68A4" w14:textId="77777777" w:rsidR="009811F0" w:rsidRDefault="009811F0" w:rsidP="009811F0">
      <w:pPr>
        <w:ind w:firstLine="720"/>
      </w:pPr>
      <w:r>
        <w:t>‘invalidated by’:</w:t>
      </w:r>
      <w:hyperlink w:anchor="_dd21593da1e0b28c0a75ed488ef07fd3" w:history="1">
        <w:r>
          <w:rPr>
            <w:rStyle w:val="Hyperlink"/>
          </w:rPr>
          <w:t>Transaction</w:t>
        </w:r>
      </w:hyperlink>
    </w:p>
    <w:p w14:paraId="410A11AD" w14:textId="77777777" w:rsidR="009811F0" w:rsidRDefault="009811F0" w:rsidP="009811F0">
      <w:pPr>
        <w:ind w:firstLine="720"/>
      </w:pPr>
      <w:r>
        <w:t>‘defined by’:</w:t>
      </w:r>
      <w:hyperlink w:anchor="_1a6d88e097d757268d09f68af82fbd34" w:history="1">
        <w:r>
          <w:rPr>
            <w:rStyle w:val="Hyperlink"/>
          </w:rPr>
          <w:t>Definition</w:t>
        </w:r>
      </w:hyperlink>
    </w:p>
    <w:p w14:paraId="3A54F93B" w14:textId="77777777" w:rsidR="009811F0" w:rsidRDefault="009811F0" w:rsidP="009811F0">
      <w:pPr>
        <w:ind w:firstLine="720"/>
      </w:pPr>
      <w:r>
        <w:t>‘has type’:</w:t>
      </w:r>
      <w:hyperlink w:anchor="_dfe1514224ca21cedba7b2b29802db50" w:history="1">
        <w:r>
          <w:rPr>
            <w:rStyle w:val="Hyperlink"/>
          </w:rPr>
          <w:t>Type</w:t>
        </w:r>
      </w:hyperlink>
    </w:p>
    <w:p w14:paraId="68EA2F09" w14:textId="77777777" w:rsidR="009811F0" w:rsidRDefault="009811F0" w:rsidP="009811F0">
      <w:pPr>
        <w:ind w:firstLine="720"/>
      </w:pPr>
      <w:r>
        <w:t>‘in context of’:</w:t>
      </w:r>
      <w:hyperlink w:anchor="_66d62b068053cee3464e1e03e6035eed" w:history="1">
        <w:r>
          <w:rPr>
            <w:rStyle w:val="Hyperlink"/>
          </w:rPr>
          <w:t>Context</w:t>
        </w:r>
      </w:hyperlink>
    </w:p>
    <w:p w14:paraId="7B1B6DF8" w14:textId="77777777" w:rsidR="009811F0" w:rsidRDefault="009811F0" w:rsidP="009811F0">
      <w:pPr>
        <w:ind w:firstLine="720"/>
      </w:pPr>
      <w:r>
        <w:t>‘defined in’:</w:t>
      </w:r>
      <w:hyperlink w:anchor="_693daf0a0de3f4b82a04aee474c3f151" w:history="1">
        <w:r>
          <w:rPr>
            <w:rStyle w:val="Hyperlink"/>
          </w:rPr>
          <w:t>Lexical Scope</w:t>
        </w:r>
      </w:hyperlink>
    </w:p>
    <w:p w14:paraId="6656AD0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63952D8" w14:textId="77777777" w:rsidR="009811F0" w:rsidRDefault="009811F0" w:rsidP="009811F0">
      <w:pPr>
        <w:ind w:firstLine="720"/>
      </w:pPr>
      <w:r>
        <w:t>‘ElementID’:</w:t>
      </w:r>
      <w:hyperlink w:anchor="_f904ff1da5bfc3387d892b7e0fe9ecb1" w:history="1">
        <w:r>
          <w:rPr>
            <w:rStyle w:val="Hyperlink"/>
          </w:rPr>
          <w:t>URIIdentifier</w:t>
        </w:r>
      </w:hyperlink>
    </w:p>
    <w:p w14:paraId="002BE5C4" w14:textId="77777777" w:rsidR="009811F0" w:rsidRDefault="009811F0" w:rsidP="009811F0"/>
    <w:p w14:paraId="2F1A33A5" w14:textId="77777777" w:rsidR="009811F0" w:rsidRDefault="009811F0" w:rsidP="009811F0">
      <w:pPr>
        <w:pStyle w:val="Heading3"/>
      </w:pPr>
      <w:bookmarkStart w:id="272" w:name="_66d62b068053cee3464e1e03e6035eed"/>
      <w:bookmarkStart w:id="273" w:name="_Toc418510222"/>
      <w:r>
        <w:t>Class Context</w:t>
      </w:r>
      <w:bookmarkEnd w:id="272"/>
      <w:bookmarkEnd w:id="273"/>
    </w:p>
    <w:p w14:paraId="1B3C1790" w14:textId="77777777" w:rsidR="009811F0" w:rsidRDefault="009811F0" w:rsidP="009811F0">
      <w:r>
        <w:t>A grouping of concepts contextualized in some way and with some common attributes and/or relations.</w:t>
      </w:r>
      <w:r>
        <w:br/>
      </w:r>
    </w:p>
    <w:p w14:paraId="6B60B046" w14:textId="77777777" w:rsidR="009811F0" w:rsidRDefault="009811F0" w:rsidP="009811F0">
      <w:pPr>
        <w:pStyle w:val="Heading4"/>
      </w:pPr>
      <w:r>
        <w:t>Direct Supertypes</w:t>
      </w:r>
    </w:p>
    <w:p w14:paraId="775759C6" w14:textId="77777777" w:rsidR="009811F0" w:rsidRDefault="0098398E" w:rsidP="009811F0">
      <w:pPr>
        <w:ind w:left="360"/>
      </w:pPr>
      <w:hyperlink w:anchor="_eb8398b5a178c638b98597120ec51c4d" w:history="1">
        <w:r w:rsidR="009811F0">
          <w:rPr>
            <w:rStyle w:val="Hyperlink"/>
          </w:rPr>
          <w:t>Concept</w:t>
        </w:r>
      </w:hyperlink>
    </w:p>
    <w:p w14:paraId="6D1BF3F1" w14:textId="77777777" w:rsidR="009811F0" w:rsidRDefault="009811F0" w:rsidP="009811F0">
      <w:pPr>
        <w:pStyle w:val="Code0"/>
      </w:pPr>
      <w:r w:rsidRPr="00043180">
        <w:rPr>
          <w:b/>
          <w:sz w:val="24"/>
          <w:szCs w:val="24"/>
        </w:rPr>
        <w:t>package</w:t>
      </w:r>
      <w:r>
        <w:t xml:space="preserve"> SIMF Meta Model::Top level</w:t>
      </w:r>
    </w:p>
    <w:p w14:paraId="646A5DD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5F9F9DC2" w14:textId="77777777" w:rsidR="009811F0" w:rsidRDefault="009811F0" w:rsidP="009811F0">
      <w:pPr>
        <w:pStyle w:val="Code0"/>
      </w:pPr>
    </w:p>
    <w:p w14:paraId="0973F758" w14:textId="77777777" w:rsidR="009811F0" w:rsidRDefault="009811F0" w:rsidP="009811F0">
      <w:pPr>
        <w:pStyle w:val="Heading4"/>
      </w:pPr>
      <w:r>
        <w:t>Associations</w:t>
      </w:r>
    </w:p>
    <w:p w14:paraId="40E4929B" w14:textId="77777777" w:rsidR="009811F0" w:rsidRDefault="009811F0" w:rsidP="009811F0">
      <w:pPr>
        <w:ind w:left="605" w:hanging="245"/>
      </w:pPr>
      <w:r>
        <w:rPr>
          <w:noProof/>
        </w:rPr>
        <w:drawing>
          <wp:inline distT="0" distB="0" distL="0" distR="0" wp14:anchorId="52D7A19E" wp14:editId="35600BCE">
            <wp:extent cx="152400" cy="152400"/>
            <wp:effectExtent l="0" t="0" r="0" b="0"/>
            <wp:docPr id="26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w:t>
      </w:r>
      <w:hyperlink w:anchor="_a52cb0ff6e414b3170b58afe10b6afcb" w:history="1">
        <w:r>
          <w:rPr>
            <w:rStyle w:val="Hyperlink"/>
          </w:rPr>
          <w:t>Anything</w:t>
        </w:r>
      </w:hyperlink>
      <w:r>
        <w:t xml:space="preserve"> [*] </w:t>
      </w:r>
    </w:p>
    <w:p w14:paraId="1BD92186" w14:textId="77777777" w:rsidR="009811F0" w:rsidRDefault="009811F0" w:rsidP="009811F0">
      <w:pPr>
        <w:ind w:left="720" w:firstLine="360"/>
      </w:pPr>
      <w:r>
        <w:t>The set of concepts "in" a context</w:t>
      </w:r>
    </w:p>
    <w:p w14:paraId="73E7C3A7" w14:textId="77777777" w:rsidR="009811F0" w:rsidRDefault="009811F0" w:rsidP="009811F0">
      <w:pPr>
        <w:ind w:left="605" w:hanging="245"/>
      </w:pPr>
      <w:r>
        <w:rPr>
          <w:noProof/>
        </w:rPr>
        <w:drawing>
          <wp:inline distT="0" distB="0" distL="0" distR="0" wp14:anchorId="40B1BCC5" wp14:editId="7DA3B0B9">
            <wp:extent cx="152400" cy="152400"/>
            <wp:effectExtent l="0" t="0" r="0" b="0"/>
            <wp:docPr id="26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rule:</w:t>
      </w:r>
      <w:hyperlink w:anchor="_82919e40af9ad2e13647e9d37bbf0956" w:history="1">
        <w:r>
          <w:rPr>
            <w:rStyle w:val="Hyperlink"/>
          </w:rPr>
          <w:t>Rule</w:t>
        </w:r>
      </w:hyperlink>
      <w:r>
        <w:t xml:space="preserve"> [*] </w:t>
      </w:r>
    </w:p>
    <w:p w14:paraId="1D49E3CB" w14:textId="77777777" w:rsidR="009811F0" w:rsidRDefault="009811F0" w:rsidP="009811F0">
      <w:pPr>
        <w:ind w:left="605" w:hanging="245"/>
      </w:pPr>
      <w:r>
        <w:rPr>
          <w:noProof/>
        </w:rPr>
        <w:drawing>
          <wp:inline distT="0" distB="0" distL="0" distR="0" wp14:anchorId="0BBF9D46" wp14:editId="510147D7">
            <wp:extent cx="152400" cy="152400"/>
            <wp:effectExtent l="0" t="0" r="0" b="0"/>
            <wp:docPr id="26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w:t>
      </w:r>
      <w:hyperlink w:anchor="_82919e40af9ad2e13647e9d37bbf0956" w:history="1">
        <w:r>
          <w:rPr>
            <w:rStyle w:val="Hyperlink"/>
          </w:rPr>
          <w:t>Rule</w:t>
        </w:r>
      </w:hyperlink>
      <w:r>
        <w:t xml:space="preserve"> [*] </w:t>
      </w:r>
    </w:p>
    <w:p w14:paraId="36B49B9E" w14:textId="77777777" w:rsidR="009811F0" w:rsidRDefault="009811F0" w:rsidP="009811F0">
      <w:pPr>
        <w:ind w:left="720" w:firstLine="360"/>
      </w:pPr>
      <w:r>
        <w:t>The more general role of a generalization.</w:t>
      </w:r>
    </w:p>
    <w:p w14:paraId="49C2D111" w14:textId="77777777" w:rsidR="009811F0" w:rsidRDefault="009811F0" w:rsidP="009811F0">
      <w:pPr>
        <w:ind w:left="605" w:hanging="245"/>
      </w:pPr>
      <w:r>
        <w:rPr>
          <w:noProof/>
        </w:rPr>
        <w:drawing>
          <wp:inline distT="0" distB="0" distL="0" distR="0" wp14:anchorId="392DF2E6" wp14:editId="32CC3BB2">
            <wp:extent cx="152400" cy="152400"/>
            <wp:effectExtent l="0" t="0" r="0" b="0"/>
            <wp:docPr id="26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w:t>
      </w:r>
      <w:hyperlink w:anchor="_82919e40af9ad2e13647e9d37bbf0956" w:history="1">
        <w:r>
          <w:rPr>
            <w:rStyle w:val="Hyperlink"/>
          </w:rPr>
          <w:t>Rule</w:t>
        </w:r>
      </w:hyperlink>
      <w:r>
        <w:t xml:space="preserve"> [*] </w:t>
      </w:r>
    </w:p>
    <w:p w14:paraId="51DB5CC1" w14:textId="77777777" w:rsidR="009811F0" w:rsidRDefault="009811F0" w:rsidP="009811F0">
      <w:pPr>
        <w:ind w:left="720" w:firstLine="360"/>
      </w:pPr>
      <w:r>
        <w:t>The more specific role of a generalization.</w:t>
      </w:r>
    </w:p>
    <w:p w14:paraId="6782414F" w14:textId="77777777" w:rsidR="009811F0" w:rsidRDefault="009811F0" w:rsidP="009811F0">
      <w:pPr>
        <w:ind w:left="605" w:hanging="245"/>
      </w:pPr>
      <w:r>
        <w:rPr>
          <w:noProof/>
        </w:rPr>
        <w:drawing>
          <wp:inline distT="0" distB="0" distL="0" distR="0" wp14:anchorId="601AE2D8" wp14:editId="027D67BE">
            <wp:extent cx="152400" cy="152400"/>
            <wp:effectExtent l="0" t="0" r="0" b="0"/>
            <wp:docPr id="26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asserts:</w:t>
      </w:r>
      <w:hyperlink w:anchor="_8c517cf1950741c0f89edebf828214cc" w:history="1">
        <w:r>
          <w:rPr>
            <w:rStyle w:val="Hyperlink"/>
          </w:rPr>
          <w:t>Situation</w:t>
        </w:r>
      </w:hyperlink>
      <w:r>
        <w:t xml:space="preserve"> </w:t>
      </w:r>
    </w:p>
    <w:p w14:paraId="0B1074CE" w14:textId="77777777" w:rsidR="009811F0" w:rsidRDefault="009811F0" w:rsidP="009811F0">
      <w:pPr>
        <w:ind w:left="720" w:firstLine="360"/>
      </w:pPr>
      <w:r>
        <w:lastRenderedPageBreak/>
        <w:t>All asserted situations (including bindings and relations) are true for anything contextualized by the context.</w:t>
      </w:r>
    </w:p>
    <w:p w14:paraId="115DB50B" w14:textId="77777777" w:rsidR="009811F0" w:rsidRDefault="009811F0" w:rsidP="009811F0">
      <w:pPr>
        <w:pStyle w:val="Heading4"/>
      </w:pPr>
      <w:r>
        <w:t>Inherited Features</w:t>
      </w:r>
    </w:p>
    <w:p w14:paraId="52F70EEF"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B04B98B" w14:textId="77777777" w:rsidR="009811F0" w:rsidRDefault="009811F0" w:rsidP="009811F0">
      <w:pPr>
        <w:ind w:firstLine="720"/>
      </w:pPr>
      <w:r>
        <w:t>‘represented by’:</w:t>
      </w:r>
      <w:hyperlink w:anchor="_1d7f13297e70f68af8189a69a2e52b05" w:history="1">
        <w:r>
          <w:rPr>
            <w:rStyle w:val="Hyperlink"/>
          </w:rPr>
          <w:t>Information</w:t>
        </w:r>
      </w:hyperlink>
    </w:p>
    <w:p w14:paraId="2F4EF7B8" w14:textId="77777777" w:rsidR="009811F0" w:rsidRDefault="009811F0" w:rsidP="009811F0">
      <w:pPr>
        <w:ind w:firstLine="720"/>
      </w:pPr>
      <w:r>
        <w:t>‘identified by’:</w:t>
      </w:r>
      <w:hyperlink w:anchor="_18f8ef1b23e6cdf9278bd94f24f73c26" w:history="1">
        <w:r>
          <w:rPr>
            <w:rStyle w:val="Hyperlink"/>
          </w:rPr>
          <w:t>Identifier</w:t>
        </w:r>
      </w:hyperlink>
    </w:p>
    <w:p w14:paraId="038208D1" w14:textId="77777777" w:rsidR="009811F0" w:rsidRDefault="009811F0" w:rsidP="009811F0">
      <w:pPr>
        <w:ind w:firstLine="720"/>
      </w:pPr>
      <w:r>
        <w:t>‘prefered term’:</w:t>
      </w:r>
      <w:hyperlink w:anchor="_1945edd0888993a52c5dc6467a7b3ef8" w:history="1">
        <w:r>
          <w:rPr>
            <w:rStyle w:val="Hyperlink"/>
          </w:rPr>
          <w:t>Term</w:t>
        </w:r>
      </w:hyperlink>
    </w:p>
    <w:p w14:paraId="2E98EB88"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B907D53" w14:textId="77777777" w:rsidR="009811F0" w:rsidRDefault="009811F0" w:rsidP="009811F0">
      <w:pPr>
        <w:ind w:firstLine="720"/>
      </w:pPr>
      <w:r>
        <w:t>‘created by’:</w:t>
      </w:r>
      <w:hyperlink w:anchor="_dd21593da1e0b28c0a75ed488ef07fd3" w:history="1">
        <w:r>
          <w:rPr>
            <w:rStyle w:val="Hyperlink"/>
          </w:rPr>
          <w:t>Transaction</w:t>
        </w:r>
      </w:hyperlink>
    </w:p>
    <w:p w14:paraId="3124A67B" w14:textId="77777777" w:rsidR="009811F0" w:rsidRDefault="009811F0" w:rsidP="009811F0">
      <w:pPr>
        <w:ind w:firstLine="720"/>
      </w:pPr>
      <w:r>
        <w:t>‘invalidated by’:</w:t>
      </w:r>
      <w:hyperlink w:anchor="_dd21593da1e0b28c0a75ed488ef07fd3" w:history="1">
        <w:r>
          <w:rPr>
            <w:rStyle w:val="Hyperlink"/>
          </w:rPr>
          <w:t>Transaction</w:t>
        </w:r>
      </w:hyperlink>
    </w:p>
    <w:p w14:paraId="6613818A" w14:textId="77777777" w:rsidR="009811F0" w:rsidRDefault="009811F0" w:rsidP="009811F0">
      <w:pPr>
        <w:ind w:firstLine="720"/>
      </w:pPr>
      <w:r>
        <w:t>‘defined by’:</w:t>
      </w:r>
      <w:hyperlink w:anchor="_1a6d88e097d757268d09f68af82fbd34" w:history="1">
        <w:r>
          <w:rPr>
            <w:rStyle w:val="Hyperlink"/>
          </w:rPr>
          <w:t>Definition</w:t>
        </w:r>
      </w:hyperlink>
    </w:p>
    <w:p w14:paraId="155D8891" w14:textId="77777777" w:rsidR="009811F0" w:rsidRDefault="009811F0" w:rsidP="009811F0">
      <w:pPr>
        <w:ind w:firstLine="720"/>
      </w:pPr>
      <w:r>
        <w:t>‘has type’:</w:t>
      </w:r>
      <w:hyperlink w:anchor="_dfe1514224ca21cedba7b2b29802db50" w:history="1">
        <w:r>
          <w:rPr>
            <w:rStyle w:val="Hyperlink"/>
          </w:rPr>
          <w:t>Type</w:t>
        </w:r>
      </w:hyperlink>
    </w:p>
    <w:p w14:paraId="404CD8B3" w14:textId="77777777" w:rsidR="009811F0" w:rsidRDefault="009811F0" w:rsidP="009811F0">
      <w:pPr>
        <w:ind w:firstLine="720"/>
      </w:pPr>
      <w:r>
        <w:t>‘in context of’:</w:t>
      </w:r>
      <w:hyperlink w:anchor="_66d62b068053cee3464e1e03e6035eed" w:history="1">
        <w:r>
          <w:rPr>
            <w:rStyle w:val="Hyperlink"/>
          </w:rPr>
          <w:t>Context</w:t>
        </w:r>
      </w:hyperlink>
    </w:p>
    <w:p w14:paraId="5F222371" w14:textId="77777777" w:rsidR="009811F0" w:rsidRDefault="009811F0" w:rsidP="009811F0">
      <w:pPr>
        <w:ind w:firstLine="720"/>
      </w:pPr>
      <w:r>
        <w:t>‘defined in’:</w:t>
      </w:r>
      <w:hyperlink w:anchor="_693daf0a0de3f4b82a04aee474c3f151" w:history="1">
        <w:r>
          <w:rPr>
            <w:rStyle w:val="Hyperlink"/>
          </w:rPr>
          <w:t>Lexical Scope</w:t>
        </w:r>
      </w:hyperlink>
    </w:p>
    <w:p w14:paraId="3BB68CC7"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5438941" w14:textId="77777777" w:rsidR="009811F0" w:rsidRDefault="009811F0" w:rsidP="009811F0">
      <w:pPr>
        <w:ind w:firstLine="720"/>
      </w:pPr>
      <w:r>
        <w:t>‘ElementID’:</w:t>
      </w:r>
      <w:hyperlink w:anchor="_f904ff1da5bfc3387d892b7e0fe9ecb1" w:history="1">
        <w:r>
          <w:rPr>
            <w:rStyle w:val="Hyperlink"/>
          </w:rPr>
          <w:t>URIIdentifier</w:t>
        </w:r>
      </w:hyperlink>
    </w:p>
    <w:p w14:paraId="6AF57015" w14:textId="77777777" w:rsidR="009811F0" w:rsidRDefault="009811F0" w:rsidP="009811F0"/>
    <w:p w14:paraId="64D9BDED" w14:textId="77777777" w:rsidR="009811F0" w:rsidRDefault="009811F0" w:rsidP="009811F0">
      <w:pPr>
        <w:pStyle w:val="Heading3"/>
      </w:pPr>
      <w:bookmarkStart w:id="274" w:name="_1a6d88e097d757268d09f68af82fbd34"/>
      <w:bookmarkStart w:id="275" w:name="_Toc418510223"/>
      <w:r>
        <w:t>Class Definition</w:t>
      </w:r>
      <w:bookmarkEnd w:id="274"/>
      <w:bookmarkEnd w:id="275"/>
    </w:p>
    <w:p w14:paraId="1058274F" w14:textId="77777777" w:rsidR="009811F0" w:rsidRDefault="009811F0" w:rsidP="009811F0">
      <w:r>
        <w:t>Natural language definition of a concept</w:t>
      </w:r>
    </w:p>
    <w:p w14:paraId="20E8BEFE" w14:textId="77777777" w:rsidR="009811F0" w:rsidRDefault="009811F0" w:rsidP="009811F0">
      <w:pPr>
        <w:pStyle w:val="Heading4"/>
      </w:pPr>
      <w:r>
        <w:t>Direct Supertypes</w:t>
      </w:r>
    </w:p>
    <w:p w14:paraId="1BF3E015" w14:textId="77777777" w:rsidR="009811F0" w:rsidRDefault="0098398E" w:rsidP="009811F0">
      <w:pPr>
        <w:ind w:left="360"/>
      </w:pPr>
      <w:hyperlink w:anchor="_a52cb0ff6e414b3170b58afe10b6afcb" w:history="1">
        <w:r w:rsidR="009811F0">
          <w:rPr>
            <w:rStyle w:val="Hyperlink"/>
          </w:rPr>
          <w:t>Anything</w:t>
        </w:r>
      </w:hyperlink>
    </w:p>
    <w:p w14:paraId="75E835E1" w14:textId="77777777" w:rsidR="009811F0" w:rsidRDefault="009811F0" w:rsidP="009811F0">
      <w:pPr>
        <w:pStyle w:val="Code0"/>
      </w:pPr>
      <w:r w:rsidRPr="00043180">
        <w:rPr>
          <w:b/>
          <w:sz w:val="24"/>
          <w:szCs w:val="24"/>
        </w:rPr>
        <w:t>package</w:t>
      </w:r>
      <w:r>
        <w:t xml:space="preserve"> SIMF Meta Model::Top level</w:t>
      </w:r>
    </w:p>
    <w:p w14:paraId="6867F80A"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52cb0ff6e414b3170b58afe10b6afcb" w:history="1">
        <w:r>
          <w:rPr>
            <w:rStyle w:val="Hyperlink"/>
          </w:rPr>
          <w:t>Anything</w:t>
        </w:r>
      </w:hyperlink>
    </w:p>
    <w:p w14:paraId="77A388D9" w14:textId="77777777" w:rsidR="009811F0" w:rsidRDefault="009811F0" w:rsidP="009811F0">
      <w:pPr>
        <w:pStyle w:val="Code0"/>
      </w:pPr>
    </w:p>
    <w:p w14:paraId="57C5D847" w14:textId="77777777" w:rsidR="009811F0" w:rsidRDefault="009811F0" w:rsidP="009811F0">
      <w:pPr>
        <w:pStyle w:val="Heading4"/>
      </w:pPr>
      <w:r>
        <w:t>Attributes</w:t>
      </w:r>
    </w:p>
    <w:p w14:paraId="5C0707EA" w14:textId="77777777" w:rsidR="009811F0" w:rsidRDefault="009811F0" w:rsidP="009811F0">
      <w:pPr>
        <w:pStyle w:val="BodyText2"/>
      </w:pPr>
      <w:r>
        <w:rPr>
          <w:noProof/>
          <w:lang w:bidi="ar-SA"/>
        </w:rPr>
        <w:drawing>
          <wp:inline distT="0" distB="0" distL="0" distR="0" wp14:anchorId="20018D63" wp14:editId="7699CCA1">
            <wp:extent cx="152400" cy="152400"/>
            <wp:effectExtent l="0" t="0" r="0" b="0"/>
            <wp:docPr id="270"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TextDefinition : </w:t>
      </w:r>
      <w:hyperlink w:anchor="_0e6e6fe0a29fb43221940aa4118b04a2" w:history="1">
        <w:r>
          <w:rPr>
            <w:rStyle w:val="Hyperlink"/>
          </w:rPr>
          <w:t>Text</w:t>
        </w:r>
      </w:hyperlink>
    </w:p>
    <w:p w14:paraId="14C779F9" w14:textId="77777777" w:rsidR="009811F0" w:rsidRDefault="009811F0" w:rsidP="009811F0">
      <w:pPr>
        <w:ind w:left="677" w:firstLine="360"/>
      </w:pPr>
      <w:r>
        <w:t>Text describing a concept in natural language</w:t>
      </w:r>
    </w:p>
    <w:p w14:paraId="439EF064" w14:textId="77777777" w:rsidR="009811F0" w:rsidRDefault="009811F0" w:rsidP="009811F0">
      <w:pPr>
        <w:pStyle w:val="Heading4"/>
      </w:pPr>
      <w:r>
        <w:t>Associations</w:t>
      </w:r>
    </w:p>
    <w:p w14:paraId="4379093D" w14:textId="77777777" w:rsidR="009811F0" w:rsidRDefault="009811F0" w:rsidP="009811F0">
      <w:pPr>
        <w:ind w:left="605" w:hanging="245"/>
      </w:pPr>
      <w:r>
        <w:rPr>
          <w:noProof/>
        </w:rPr>
        <w:drawing>
          <wp:inline distT="0" distB="0" distL="0" distR="0" wp14:anchorId="054C4024" wp14:editId="59455E19">
            <wp:extent cx="152400" cy="152400"/>
            <wp:effectExtent l="0" t="0" r="0" b="0"/>
            <wp:docPr id="27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w:t>
      </w:r>
      <w:hyperlink w:anchor="_a52cb0ff6e414b3170b58afe10b6afcb" w:history="1">
        <w:r>
          <w:rPr>
            <w:rStyle w:val="Hyperlink"/>
          </w:rPr>
          <w:t>Anything</w:t>
        </w:r>
      </w:hyperlink>
      <w:r>
        <w:t xml:space="preserve"> [1] </w:t>
      </w:r>
    </w:p>
    <w:p w14:paraId="15644BFE" w14:textId="77777777" w:rsidR="009811F0" w:rsidRDefault="009811F0" w:rsidP="009811F0">
      <w:pPr>
        <w:pStyle w:val="Heading4"/>
      </w:pPr>
      <w:r>
        <w:t>Inherited Features</w:t>
      </w:r>
    </w:p>
    <w:p w14:paraId="43C4192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505CAC1" w14:textId="77777777" w:rsidR="009811F0" w:rsidRDefault="009811F0" w:rsidP="009811F0">
      <w:pPr>
        <w:ind w:firstLine="720"/>
      </w:pPr>
      <w:r>
        <w:t>‘created by’:</w:t>
      </w:r>
      <w:hyperlink w:anchor="_dd21593da1e0b28c0a75ed488ef07fd3" w:history="1">
        <w:r>
          <w:rPr>
            <w:rStyle w:val="Hyperlink"/>
          </w:rPr>
          <w:t>Transaction</w:t>
        </w:r>
      </w:hyperlink>
    </w:p>
    <w:p w14:paraId="5A4022EE" w14:textId="77777777" w:rsidR="009811F0" w:rsidRDefault="009811F0" w:rsidP="009811F0">
      <w:pPr>
        <w:ind w:firstLine="720"/>
      </w:pPr>
      <w:r>
        <w:t>‘invalidated by’:</w:t>
      </w:r>
      <w:hyperlink w:anchor="_dd21593da1e0b28c0a75ed488ef07fd3" w:history="1">
        <w:r>
          <w:rPr>
            <w:rStyle w:val="Hyperlink"/>
          </w:rPr>
          <w:t>Transaction</w:t>
        </w:r>
      </w:hyperlink>
    </w:p>
    <w:p w14:paraId="6988F5FA" w14:textId="77777777" w:rsidR="009811F0" w:rsidRDefault="009811F0" w:rsidP="009811F0">
      <w:pPr>
        <w:ind w:firstLine="720"/>
      </w:pPr>
      <w:r>
        <w:t>‘defined by’:</w:t>
      </w:r>
      <w:hyperlink w:anchor="_1a6d88e097d757268d09f68af82fbd34" w:history="1">
        <w:r>
          <w:rPr>
            <w:rStyle w:val="Hyperlink"/>
          </w:rPr>
          <w:t>Definition</w:t>
        </w:r>
      </w:hyperlink>
    </w:p>
    <w:p w14:paraId="465158C7" w14:textId="77777777" w:rsidR="009811F0" w:rsidRDefault="009811F0" w:rsidP="009811F0">
      <w:pPr>
        <w:ind w:firstLine="720"/>
      </w:pPr>
      <w:r>
        <w:t>‘has type’:</w:t>
      </w:r>
      <w:hyperlink w:anchor="_dfe1514224ca21cedba7b2b29802db50" w:history="1">
        <w:r>
          <w:rPr>
            <w:rStyle w:val="Hyperlink"/>
          </w:rPr>
          <w:t>Type</w:t>
        </w:r>
      </w:hyperlink>
    </w:p>
    <w:p w14:paraId="39C7A5C8" w14:textId="77777777" w:rsidR="009811F0" w:rsidRDefault="009811F0" w:rsidP="009811F0">
      <w:pPr>
        <w:ind w:firstLine="720"/>
      </w:pPr>
      <w:r>
        <w:t>‘in context of’:</w:t>
      </w:r>
      <w:hyperlink w:anchor="_66d62b068053cee3464e1e03e6035eed" w:history="1">
        <w:r>
          <w:rPr>
            <w:rStyle w:val="Hyperlink"/>
          </w:rPr>
          <w:t>Context</w:t>
        </w:r>
      </w:hyperlink>
    </w:p>
    <w:p w14:paraId="3B2FBB2E" w14:textId="77777777" w:rsidR="009811F0" w:rsidRDefault="009811F0" w:rsidP="009811F0">
      <w:pPr>
        <w:ind w:firstLine="720"/>
      </w:pPr>
      <w:r>
        <w:t>‘defined in’:</w:t>
      </w:r>
      <w:hyperlink w:anchor="_693daf0a0de3f4b82a04aee474c3f151" w:history="1">
        <w:r>
          <w:rPr>
            <w:rStyle w:val="Hyperlink"/>
          </w:rPr>
          <w:t>Lexical Scope</w:t>
        </w:r>
      </w:hyperlink>
    </w:p>
    <w:p w14:paraId="312C9F2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7E2E4BA" w14:textId="77777777" w:rsidR="009811F0" w:rsidRDefault="009811F0" w:rsidP="009811F0">
      <w:pPr>
        <w:ind w:firstLine="720"/>
      </w:pPr>
      <w:r>
        <w:t>‘ElementID’:</w:t>
      </w:r>
      <w:hyperlink w:anchor="_f904ff1da5bfc3387d892b7e0fe9ecb1" w:history="1">
        <w:r>
          <w:rPr>
            <w:rStyle w:val="Hyperlink"/>
          </w:rPr>
          <w:t>URIIdentifier</w:t>
        </w:r>
      </w:hyperlink>
    </w:p>
    <w:p w14:paraId="766D7E92" w14:textId="77777777" w:rsidR="009811F0" w:rsidRDefault="009811F0" w:rsidP="009811F0"/>
    <w:p w14:paraId="619DA06C" w14:textId="77777777" w:rsidR="009811F0" w:rsidRDefault="009811F0" w:rsidP="009811F0">
      <w:pPr>
        <w:pStyle w:val="Heading3"/>
      </w:pPr>
      <w:bookmarkStart w:id="276" w:name="_7c14183741a6bbb21d2fd7dc5685175f"/>
      <w:bookmarkStart w:id="277" w:name="_Toc418510224"/>
      <w:r>
        <w:t>Association Documentation</w:t>
      </w:r>
      <w:bookmarkEnd w:id="276"/>
      <w:bookmarkEnd w:id="277"/>
    </w:p>
    <w:p w14:paraId="772032F6" w14:textId="77777777" w:rsidR="009811F0" w:rsidRDefault="009811F0" w:rsidP="009811F0">
      <w:pPr>
        <w:pStyle w:val="Code0"/>
      </w:pPr>
      <w:r w:rsidRPr="00043180">
        <w:rPr>
          <w:b/>
          <w:sz w:val="24"/>
          <w:szCs w:val="24"/>
        </w:rPr>
        <w:t>package</w:t>
      </w:r>
      <w:r>
        <w:t xml:space="preserve"> SIMF Meta Model::Top level</w:t>
      </w:r>
    </w:p>
    <w:p w14:paraId="294FFE81" w14:textId="77777777" w:rsidR="009811F0" w:rsidRDefault="009811F0" w:rsidP="009811F0">
      <w:pPr>
        <w:pStyle w:val="Heading4"/>
      </w:pPr>
      <w:r>
        <w:t>Association Ends</w:t>
      </w:r>
    </w:p>
    <w:p w14:paraId="7CE36D81" w14:textId="77777777" w:rsidR="009811F0" w:rsidRDefault="009811F0" w:rsidP="009811F0">
      <w:pPr>
        <w:ind w:firstLine="720"/>
      </w:pPr>
      <w:r>
        <w:rPr>
          <w:noProof/>
        </w:rPr>
        <w:drawing>
          <wp:inline distT="0" distB="0" distL="0" distR="0" wp14:anchorId="5537C7B0" wp14:editId="57F48646">
            <wp:extent cx="152400" cy="152400"/>
            <wp:effectExtent l="0" t="0" r="0" b="0"/>
            <wp:docPr id="27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describes : </w:t>
      </w:r>
      <w:hyperlink w:anchor="_a52cb0ff6e414b3170b58afe10b6afcb" w:history="1">
        <w:r>
          <w:rPr>
            <w:rStyle w:val="Hyperlink"/>
          </w:rPr>
          <w:t>Anything</w:t>
        </w:r>
      </w:hyperlink>
      <w:r>
        <w:t xml:space="preserve"> [1] </w:t>
      </w:r>
    </w:p>
    <w:p w14:paraId="3BECFB7A" w14:textId="77777777" w:rsidR="009811F0" w:rsidRDefault="009811F0" w:rsidP="009811F0">
      <w:pPr>
        <w:ind w:firstLine="720"/>
      </w:pPr>
      <w:r>
        <w:rPr>
          <w:noProof/>
        </w:rPr>
        <w:drawing>
          <wp:inline distT="0" distB="0" distL="0" distR="0" wp14:anchorId="5AD01561" wp14:editId="7BD0FDEE">
            <wp:extent cx="152400" cy="152400"/>
            <wp:effectExtent l="0" t="0" r="0" b="0"/>
            <wp:docPr id="27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defined by : </w:t>
      </w:r>
      <w:hyperlink w:anchor="_1a6d88e097d757268d09f68af82fbd34" w:history="1">
        <w:r>
          <w:rPr>
            <w:rStyle w:val="Hyperlink"/>
          </w:rPr>
          <w:t>Definition</w:t>
        </w:r>
      </w:hyperlink>
      <w:r>
        <w:t xml:space="preserve"> [*] </w:t>
      </w:r>
    </w:p>
    <w:p w14:paraId="0D785CDA" w14:textId="77777777" w:rsidR="009811F0" w:rsidRDefault="009811F0" w:rsidP="009811F0"/>
    <w:p w14:paraId="5D8ECF64" w14:textId="77777777" w:rsidR="009811F0" w:rsidRDefault="009811F0" w:rsidP="009811F0">
      <w:pPr>
        <w:pStyle w:val="Heading3"/>
      </w:pPr>
      <w:bookmarkStart w:id="278" w:name="_52c887644007b8e51a1f6e976113707a"/>
      <w:bookmarkStart w:id="279" w:name="_Toc418510225"/>
      <w:r>
        <w:lastRenderedPageBreak/>
        <w:t>Association Extent</w:t>
      </w:r>
      <w:bookmarkEnd w:id="278"/>
      <w:bookmarkEnd w:id="279"/>
    </w:p>
    <w:p w14:paraId="4AB71202" w14:textId="77777777" w:rsidR="009811F0" w:rsidRDefault="009811F0" w:rsidP="009811F0">
      <w:r>
        <w:t>The association between a context and the set of concepts contextualized by that context.</w:t>
      </w:r>
    </w:p>
    <w:p w14:paraId="6C3AB908" w14:textId="77777777" w:rsidR="009811F0" w:rsidRDefault="009811F0" w:rsidP="009811F0">
      <w:pPr>
        <w:pStyle w:val="Code0"/>
      </w:pPr>
      <w:r w:rsidRPr="00043180">
        <w:rPr>
          <w:b/>
          <w:sz w:val="24"/>
          <w:szCs w:val="24"/>
        </w:rPr>
        <w:t>package</w:t>
      </w:r>
      <w:r>
        <w:t xml:space="preserve"> SIMF Meta Model::Top level</w:t>
      </w:r>
    </w:p>
    <w:p w14:paraId="23D94DBC" w14:textId="77777777" w:rsidR="009811F0" w:rsidRDefault="009811F0" w:rsidP="009811F0">
      <w:pPr>
        <w:pStyle w:val="Heading4"/>
      </w:pPr>
      <w:r>
        <w:t>Association Ends</w:t>
      </w:r>
    </w:p>
    <w:p w14:paraId="6287F971" w14:textId="77777777" w:rsidR="009811F0" w:rsidRDefault="009811F0" w:rsidP="009811F0">
      <w:pPr>
        <w:ind w:firstLine="720"/>
      </w:pPr>
      <w:r>
        <w:rPr>
          <w:noProof/>
        </w:rPr>
        <w:drawing>
          <wp:inline distT="0" distB="0" distL="0" distR="0" wp14:anchorId="1BAA8F8B" wp14:editId="7951998A">
            <wp:extent cx="152400" cy="152400"/>
            <wp:effectExtent l="0" t="0" r="0" b="0"/>
            <wp:docPr id="27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contextualizes : </w:t>
      </w:r>
      <w:hyperlink w:anchor="_a52cb0ff6e414b3170b58afe10b6afcb" w:history="1">
        <w:r>
          <w:rPr>
            <w:rStyle w:val="Hyperlink"/>
          </w:rPr>
          <w:t>Anything</w:t>
        </w:r>
      </w:hyperlink>
      <w:r>
        <w:t xml:space="preserve"> [*] </w:t>
      </w:r>
    </w:p>
    <w:p w14:paraId="15793D38" w14:textId="77777777" w:rsidR="009811F0" w:rsidRDefault="009811F0" w:rsidP="009811F0">
      <w:pPr>
        <w:ind w:left="677" w:firstLine="360"/>
      </w:pPr>
      <w:r>
        <w:t>The set of concepts "in" a context</w:t>
      </w:r>
    </w:p>
    <w:p w14:paraId="672E46A9" w14:textId="77777777" w:rsidR="009811F0" w:rsidRDefault="009811F0" w:rsidP="009811F0">
      <w:pPr>
        <w:ind w:firstLine="720"/>
      </w:pPr>
      <w:r>
        <w:rPr>
          <w:noProof/>
        </w:rPr>
        <w:drawing>
          <wp:inline distT="0" distB="0" distL="0" distR="0" wp14:anchorId="4A7C3F5D" wp14:editId="1B97B2EC">
            <wp:extent cx="152400" cy="152400"/>
            <wp:effectExtent l="0" t="0" r="0" b="0"/>
            <wp:docPr id="28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 context of : </w:t>
      </w:r>
      <w:hyperlink w:anchor="_66d62b068053cee3464e1e03e6035eed" w:history="1">
        <w:r>
          <w:rPr>
            <w:rStyle w:val="Hyperlink"/>
          </w:rPr>
          <w:t>Context</w:t>
        </w:r>
      </w:hyperlink>
      <w:r>
        <w:t xml:space="preserve"> [1..*] </w:t>
      </w:r>
    </w:p>
    <w:p w14:paraId="7559BFDF" w14:textId="77777777" w:rsidR="009811F0" w:rsidRDefault="009811F0" w:rsidP="009811F0">
      <w:pPr>
        <w:ind w:left="677" w:firstLine="360"/>
      </w:pPr>
      <w:r>
        <w:t>The set of context that contextualizes a concept</w:t>
      </w:r>
    </w:p>
    <w:p w14:paraId="0F22BF3B" w14:textId="77777777" w:rsidR="009811F0" w:rsidRDefault="009811F0" w:rsidP="009811F0"/>
    <w:p w14:paraId="430EFF98" w14:textId="77777777" w:rsidR="009811F0" w:rsidRDefault="009811F0" w:rsidP="009811F0">
      <w:pPr>
        <w:pStyle w:val="Heading3"/>
      </w:pPr>
      <w:bookmarkStart w:id="280" w:name="_9668c4b6815cfd111fa02c95e2a3802a"/>
      <w:bookmarkStart w:id="281" w:name="_Toc418510226"/>
      <w:r>
        <w:t>Association Generalization</w:t>
      </w:r>
      <w:bookmarkEnd w:id="280"/>
      <w:bookmarkEnd w:id="281"/>
    </w:p>
    <w:p w14:paraId="317036CC" w14:textId="77777777" w:rsidR="009811F0" w:rsidRDefault="009811F0" w:rsidP="009811F0">
      <w:r>
        <w:t>The set of instances contextualized by the specialized context is a subset of the set of instances contextualized by the generalized context.</w:t>
      </w:r>
    </w:p>
    <w:p w14:paraId="38F2FC03" w14:textId="77777777" w:rsidR="009811F0" w:rsidRDefault="009811F0" w:rsidP="009811F0">
      <w:pPr>
        <w:pStyle w:val="Code0"/>
      </w:pPr>
      <w:r w:rsidRPr="00043180">
        <w:rPr>
          <w:b/>
          <w:sz w:val="24"/>
          <w:szCs w:val="24"/>
        </w:rPr>
        <w:t>package</w:t>
      </w:r>
      <w:r>
        <w:t xml:space="preserve"> SIMF Meta Model::Top level</w:t>
      </w:r>
    </w:p>
    <w:p w14:paraId="5CBAD901" w14:textId="77777777" w:rsidR="009811F0" w:rsidRDefault="009811F0" w:rsidP="009811F0">
      <w:pPr>
        <w:pStyle w:val="Heading4"/>
      </w:pPr>
      <w:r>
        <w:t>Association Ends</w:t>
      </w:r>
    </w:p>
    <w:p w14:paraId="0723D402" w14:textId="77777777" w:rsidR="009811F0" w:rsidRDefault="009811F0" w:rsidP="009811F0">
      <w:pPr>
        <w:ind w:firstLine="720"/>
      </w:pPr>
      <w:r>
        <w:rPr>
          <w:noProof/>
        </w:rPr>
        <w:drawing>
          <wp:inline distT="0" distB="0" distL="0" distR="0" wp14:anchorId="25B7BCEF" wp14:editId="14D7F551">
            <wp:extent cx="152400" cy="152400"/>
            <wp:effectExtent l="0" t="0" r="0" b="0"/>
            <wp:docPr id="28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generalizes : </w:t>
      </w:r>
      <w:hyperlink w:anchor="_66d62b068053cee3464e1e03e6035eed" w:history="1">
        <w:r>
          <w:rPr>
            <w:rStyle w:val="Hyperlink"/>
          </w:rPr>
          <w:t>Context</w:t>
        </w:r>
      </w:hyperlink>
      <w:r>
        <w:t xml:space="preserve"> [*] </w:t>
      </w:r>
    </w:p>
    <w:p w14:paraId="0488FFA3" w14:textId="77777777" w:rsidR="009811F0" w:rsidRDefault="009811F0" w:rsidP="009811F0">
      <w:pPr>
        <w:ind w:left="677" w:firstLine="360"/>
      </w:pPr>
      <w:r>
        <w:t>The more general role of a generalization.</w:t>
      </w:r>
    </w:p>
    <w:p w14:paraId="16C3B874" w14:textId="77777777" w:rsidR="009811F0" w:rsidRDefault="009811F0" w:rsidP="009811F0">
      <w:pPr>
        <w:ind w:firstLine="720"/>
      </w:pPr>
      <w:r>
        <w:rPr>
          <w:noProof/>
        </w:rPr>
        <w:drawing>
          <wp:inline distT="0" distB="0" distL="0" distR="0" wp14:anchorId="3BEAEBC2" wp14:editId="3E634852">
            <wp:extent cx="152400" cy="152400"/>
            <wp:effectExtent l="0" t="0" r="0" b="0"/>
            <wp:docPr id="28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specializes : </w:t>
      </w:r>
      <w:hyperlink w:anchor="_66d62b068053cee3464e1e03e6035eed" w:history="1">
        <w:r>
          <w:rPr>
            <w:rStyle w:val="Hyperlink"/>
          </w:rPr>
          <w:t>Context</w:t>
        </w:r>
      </w:hyperlink>
      <w:r>
        <w:t xml:space="preserve"> [*] </w:t>
      </w:r>
    </w:p>
    <w:p w14:paraId="6D88025E" w14:textId="77777777" w:rsidR="009811F0" w:rsidRDefault="009811F0" w:rsidP="009811F0">
      <w:pPr>
        <w:ind w:left="677" w:firstLine="360"/>
      </w:pPr>
      <w:r>
        <w:t>The more specific role of a generalization.</w:t>
      </w:r>
    </w:p>
    <w:p w14:paraId="15CFD440" w14:textId="77777777" w:rsidR="009811F0" w:rsidRDefault="009811F0" w:rsidP="009811F0"/>
    <w:p w14:paraId="610E57B7" w14:textId="77777777" w:rsidR="009811F0" w:rsidRDefault="009811F0" w:rsidP="009811F0">
      <w:pPr>
        <w:pStyle w:val="Heading3"/>
      </w:pPr>
      <w:bookmarkStart w:id="282" w:name="_67e305a274efbb1a54872a90447bb34e"/>
      <w:bookmarkStart w:id="283" w:name="_Toc418510227"/>
      <w:r>
        <w:t>Class Individual</w:t>
      </w:r>
      <w:bookmarkEnd w:id="282"/>
      <w:bookmarkEnd w:id="283"/>
    </w:p>
    <w:p w14:paraId="7E47F7B8" w14:textId="77777777" w:rsidR="009811F0" w:rsidRDefault="009811F0" w:rsidP="009811F0">
      <w:r>
        <w:t>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Individuals typically have a lifetime and may change over that lifetime. Individuals may have parts and processes that together help define the individual but may change over time. Also known as "Endurant".</w:t>
      </w:r>
    </w:p>
    <w:p w14:paraId="29F751CB" w14:textId="77777777" w:rsidR="009811F0" w:rsidRDefault="009811F0" w:rsidP="009811F0">
      <w:pPr>
        <w:pStyle w:val="Heading4"/>
      </w:pPr>
      <w:r>
        <w:t>Direct Supertypes</w:t>
      </w:r>
    </w:p>
    <w:p w14:paraId="1009ADA5" w14:textId="77777777" w:rsidR="009811F0" w:rsidRDefault="0098398E" w:rsidP="009811F0">
      <w:pPr>
        <w:ind w:left="360"/>
      </w:pPr>
      <w:hyperlink w:anchor="_eb8398b5a178c638b98597120ec51c4d" w:history="1">
        <w:r w:rsidR="009811F0">
          <w:rPr>
            <w:rStyle w:val="Hyperlink"/>
          </w:rPr>
          <w:t>Concept</w:t>
        </w:r>
      </w:hyperlink>
    </w:p>
    <w:p w14:paraId="5E573EB3" w14:textId="77777777" w:rsidR="009811F0" w:rsidRDefault="009811F0" w:rsidP="009811F0">
      <w:pPr>
        <w:pStyle w:val="Code0"/>
      </w:pPr>
      <w:r w:rsidRPr="00043180">
        <w:rPr>
          <w:b/>
          <w:sz w:val="24"/>
          <w:szCs w:val="24"/>
        </w:rPr>
        <w:t>package</w:t>
      </w:r>
      <w:r>
        <w:t xml:space="preserve"> SIMF Meta Model::Top level</w:t>
      </w:r>
    </w:p>
    <w:p w14:paraId="540D35D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eb8398b5a178c638b98597120ec51c4d" w:history="1">
        <w:r>
          <w:rPr>
            <w:rStyle w:val="Hyperlink"/>
          </w:rPr>
          <w:t>Concept</w:t>
        </w:r>
      </w:hyperlink>
    </w:p>
    <w:p w14:paraId="19D83B26" w14:textId="77777777" w:rsidR="009811F0" w:rsidRDefault="009811F0" w:rsidP="009811F0">
      <w:pPr>
        <w:pStyle w:val="Code0"/>
      </w:pPr>
    </w:p>
    <w:p w14:paraId="1761EECF" w14:textId="77777777" w:rsidR="009811F0" w:rsidRDefault="009811F0" w:rsidP="009811F0">
      <w:pPr>
        <w:pStyle w:val="Heading4"/>
      </w:pPr>
      <w:r>
        <w:t>Associations</w:t>
      </w:r>
    </w:p>
    <w:p w14:paraId="2313320C" w14:textId="77777777" w:rsidR="009811F0" w:rsidRDefault="009811F0" w:rsidP="009811F0">
      <w:pPr>
        <w:ind w:left="605" w:hanging="245"/>
      </w:pPr>
      <w:r>
        <w:rPr>
          <w:noProof/>
        </w:rPr>
        <w:drawing>
          <wp:inline distT="0" distB="0" distL="0" distR="0" wp14:anchorId="01DA3946" wp14:editId="2BD3F0D9">
            <wp:extent cx="152400" cy="152400"/>
            <wp:effectExtent l="0" t="0" r="0" b="0"/>
            <wp:docPr id="28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transacts:</w:t>
      </w:r>
      <w:hyperlink w:anchor="_e50aee5acabb112d25a288860b20c3f8" w:history="1">
        <w:r>
          <w:rPr>
            <w:rStyle w:val="Hyperlink"/>
          </w:rPr>
          <w:t>External Transaction</w:t>
        </w:r>
      </w:hyperlink>
      <w:r>
        <w:t xml:space="preserve"> [*] </w:t>
      </w:r>
    </w:p>
    <w:p w14:paraId="3273CEB3" w14:textId="77777777" w:rsidR="009811F0" w:rsidRDefault="009811F0" w:rsidP="009811F0">
      <w:pPr>
        <w:pStyle w:val="Heading4"/>
      </w:pPr>
      <w:r>
        <w:t>Inherited Features</w:t>
      </w:r>
    </w:p>
    <w:p w14:paraId="1FCD88CA"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B05661B" w14:textId="77777777" w:rsidR="009811F0" w:rsidRDefault="009811F0" w:rsidP="009811F0">
      <w:pPr>
        <w:ind w:firstLine="720"/>
      </w:pPr>
      <w:r>
        <w:t>‘represented by’:</w:t>
      </w:r>
      <w:hyperlink w:anchor="_1d7f13297e70f68af8189a69a2e52b05" w:history="1">
        <w:r>
          <w:rPr>
            <w:rStyle w:val="Hyperlink"/>
          </w:rPr>
          <w:t>Information</w:t>
        </w:r>
      </w:hyperlink>
    </w:p>
    <w:p w14:paraId="092AE08B" w14:textId="77777777" w:rsidR="009811F0" w:rsidRDefault="009811F0" w:rsidP="009811F0">
      <w:pPr>
        <w:ind w:firstLine="720"/>
      </w:pPr>
      <w:r>
        <w:t>‘identified by’:</w:t>
      </w:r>
      <w:hyperlink w:anchor="_18f8ef1b23e6cdf9278bd94f24f73c26" w:history="1">
        <w:r>
          <w:rPr>
            <w:rStyle w:val="Hyperlink"/>
          </w:rPr>
          <w:t>Identifier</w:t>
        </w:r>
      </w:hyperlink>
    </w:p>
    <w:p w14:paraId="4CF4F9F4" w14:textId="77777777" w:rsidR="009811F0" w:rsidRDefault="009811F0" w:rsidP="009811F0">
      <w:pPr>
        <w:ind w:firstLine="720"/>
      </w:pPr>
      <w:r>
        <w:t>‘prefered term’:</w:t>
      </w:r>
      <w:hyperlink w:anchor="_1945edd0888993a52c5dc6467a7b3ef8" w:history="1">
        <w:r>
          <w:rPr>
            <w:rStyle w:val="Hyperlink"/>
          </w:rPr>
          <w:t>Term</w:t>
        </w:r>
      </w:hyperlink>
    </w:p>
    <w:p w14:paraId="6D25EE1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32BCA23" w14:textId="77777777" w:rsidR="009811F0" w:rsidRDefault="009811F0" w:rsidP="009811F0">
      <w:pPr>
        <w:ind w:firstLine="720"/>
      </w:pPr>
      <w:r>
        <w:t>‘created by’:</w:t>
      </w:r>
      <w:hyperlink w:anchor="_dd21593da1e0b28c0a75ed488ef07fd3" w:history="1">
        <w:r>
          <w:rPr>
            <w:rStyle w:val="Hyperlink"/>
          </w:rPr>
          <w:t>Transaction</w:t>
        </w:r>
      </w:hyperlink>
    </w:p>
    <w:p w14:paraId="21F67C34" w14:textId="77777777" w:rsidR="009811F0" w:rsidRDefault="009811F0" w:rsidP="009811F0">
      <w:pPr>
        <w:ind w:firstLine="720"/>
      </w:pPr>
      <w:r>
        <w:t>‘invalidated by’:</w:t>
      </w:r>
      <w:hyperlink w:anchor="_dd21593da1e0b28c0a75ed488ef07fd3" w:history="1">
        <w:r>
          <w:rPr>
            <w:rStyle w:val="Hyperlink"/>
          </w:rPr>
          <w:t>Transaction</w:t>
        </w:r>
      </w:hyperlink>
    </w:p>
    <w:p w14:paraId="0807A86B" w14:textId="77777777" w:rsidR="009811F0" w:rsidRDefault="009811F0" w:rsidP="009811F0">
      <w:pPr>
        <w:ind w:firstLine="720"/>
      </w:pPr>
      <w:r>
        <w:t>‘defined by’:</w:t>
      </w:r>
      <w:hyperlink w:anchor="_1a6d88e097d757268d09f68af82fbd34" w:history="1">
        <w:r>
          <w:rPr>
            <w:rStyle w:val="Hyperlink"/>
          </w:rPr>
          <w:t>Definition</w:t>
        </w:r>
      </w:hyperlink>
    </w:p>
    <w:p w14:paraId="28D4B5F6" w14:textId="77777777" w:rsidR="009811F0" w:rsidRDefault="009811F0" w:rsidP="009811F0">
      <w:pPr>
        <w:ind w:firstLine="720"/>
      </w:pPr>
      <w:r>
        <w:t>‘has type’:</w:t>
      </w:r>
      <w:hyperlink w:anchor="_dfe1514224ca21cedba7b2b29802db50" w:history="1">
        <w:r>
          <w:rPr>
            <w:rStyle w:val="Hyperlink"/>
          </w:rPr>
          <w:t>Type</w:t>
        </w:r>
      </w:hyperlink>
    </w:p>
    <w:p w14:paraId="035574D7" w14:textId="77777777" w:rsidR="009811F0" w:rsidRDefault="009811F0" w:rsidP="009811F0">
      <w:pPr>
        <w:ind w:firstLine="720"/>
      </w:pPr>
      <w:r>
        <w:t>‘in context of’:</w:t>
      </w:r>
      <w:hyperlink w:anchor="_66d62b068053cee3464e1e03e6035eed" w:history="1">
        <w:r>
          <w:rPr>
            <w:rStyle w:val="Hyperlink"/>
          </w:rPr>
          <w:t>Context</w:t>
        </w:r>
      </w:hyperlink>
    </w:p>
    <w:p w14:paraId="007000C0" w14:textId="77777777" w:rsidR="009811F0" w:rsidRDefault="009811F0" w:rsidP="009811F0">
      <w:pPr>
        <w:ind w:firstLine="720"/>
      </w:pPr>
      <w:r>
        <w:t>‘defined in’:</w:t>
      </w:r>
      <w:hyperlink w:anchor="_693daf0a0de3f4b82a04aee474c3f151" w:history="1">
        <w:r>
          <w:rPr>
            <w:rStyle w:val="Hyperlink"/>
          </w:rPr>
          <w:t>Lexical Scope</w:t>
        </w:r>
      </w:hyperlink>
    </w:p>
    <w:p w14:paraId="63D97268"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806E384" w14:textId="77777777" w:rsidR="009811F0" w:rsidRDefault="009811F0" w:rsidP="009811F0">
      <w:pPr>
        <w:ind w:firstLine="720"/>
      </w:pPr>
      <w:r>
        <w:t>‘ElementID’:</w:t>
      </w:r>
      <w:hyperlink w:anchor="_f904ff1da5bfc3387d892b7e0fe9ecb1" w:history="1">
        <w:r>
          <w:rPr>
            <w:rStyle w:val="Hyperlink"/>
          </w:rPr>
          <w:t>URIIdentifier</w:t>
        </w:r>
      </w:hyperlink>
    </w:p>
    <w:p w14:paraId="2B52F4D4" w14:textId="77777777" w:rsidR="009811F0" w:rsidRDefault="009811F0" w:rsidP="009811F0">
      <w:pPr>
        <w:pStyle w:val="Heading3"/>
      </w:pPr>
      <w:bookmarkStart w:id="284" w:name="_Toc418510228"/>
      <w:r>
        <w:lastRenderedPageBreak/>
        <w:t>Diagram: Context</w:t>
      </w:r>
      <w:bookmarkEnd w:id="284"/>
    </w:p>
    <w:p w14:paraId="2887337F" w14:textId="77777777" w:rsidR="009811F0" w:rsidRDefault="009811F0" w:rsidP="009811F0">
      <w:pPr>
        <w:jc w:val="center"/>
        <w:rPr>
          <w:rFonts w:cs="Arial"/>
        </w:rPr>
      </w:pPr>
      <w:r>
        <w:rPr>
          <w:noProof/>
        </w:rPr>
        <w:drawing>
          <wp:inline distT="0" distB="0" distL="0" distR="0" wp14:anchorId="7CCB7412" wp14:editId="2430D312">
            <wp:extent cx="5732145" cy="2499567"/>
            <wp:effectExtent l="0" t="0" r="0" b="0"/>
            <wp:docPr id="288" name="Picture 1402939201.jpg" descr="1402939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02939201.jpg"/>
                    <pic:cNvPicPr/>
                  </pic:nvPicPr>
                  <pic:blipFill>
                    <a:blip r:embed="rId34" cstate="print"/>
                    <a:stretch>
                      <a:fillRect/>
                    </a:stretch>
                  </pic:blipFill>
                  <pic:spPr>
                    <a:xfrm>
                      <a:off x="0" y="0"/>
                      <a:ext cx="5732145" cy="2499567"/>
                    </a:xfrm>
                    <a:prstGeom prst="rect">
                      <a:avLst/>
                    </a:prstGeom>
                  </pic:spPr>
                </pic:pic>
              </a:graphicData>
            </a:graphic>
          </wp:inline>
        </w:drawing>
      </w:r>
    </w:p>
    <w:p w14:paraId="65CF57BE"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Context</w:t>
      </w:r>
    </w:p>
    <w:p w14:paraId="5E65EE3C" w14:textId="77777777" w:rsidR="009811F0" w:rsidRDefault="009811F0" w:rsidP="009811F0">
      <w:pPr>
        <w:pStyle w:val="Heading4"/>
      </w:pPr>
      <w:r>
        <w:t>Known other classes</w:t>
      </w:r>
    </w:p>
    <w:p w14:paraId="07716850" w14:textId="77777777" w:rsidR="009811F0" w:rsidRDefault="0098398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14:paraId="24BB89D9" w14:textId="77777777" w:rsidR="009811F0" w:rsidRDefault="009811F0" w:rsidP="009811F0">
      <w:pPr>
        <w:pStyle w:val="Heading3"/>
      </w:pPr>
      <w:bookmarkStart w:id="285" w:name="_Toc418510229"/>
      <w:r>
        <w:t>Diagram: TopLevel</w:t>
      </w:r>
      <w:bookmarkEnd w:id="285"/>
    </w:p>
    <w:p w14:paraId="49A419EE" w14:textId="77777777" w:rsidR="009811F0" w:rsidRDefault="009811F0" w:rsidP="009811F0">
      <w:pPr>
        <w:jc w:val="center"/>
        <w:rPr>
          <w:rFonts w:cs="Arial"/>
        </w:rPr>
      </w:pPr>
      <w:r>
        <w:rPr>
          <w:noProof/>
        </w:rPr>
        <w:drawing>
          <wp:inline distT="0" distB="0" distL="0" distR="0" wp14:anchorId="001E2F30" wp14:editId="2104E928">
            <wp:extent cx="5732145" cy="3231954"/>
            <wp:effectExtent l="0" t="0" r="0" b="0"/>
            <wp:docPr id="290" name="Picture 303019813.jpg" descr="3030198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03019813.jpg"/>
                    <pic:cNvPicPr/>
                  </pic:nvPicPr>
                  <pic:blipFill>
                    <a:blip r:embed="rId35" cstate="print"/>
                    <a:stretch>
                      <a:fillRect/>
                    </a:stretch>
                  </pic:blipFill>
                  <pic:spPr>
                    <a:xfrm>
                      <a:off x="0" y="0"/>
                      <a:ext cx="5732145" cy="3231954"/>
                    </a:xfrm>
                    <a:prstGeom prst="rect">
                      <a:avLst/>
                    </a:prstGeom>
                  </pic:spPr>
                </pic:pic>
              </a:graphicData>
            </a:graphic>
          </wp:inline>
        </w:drawing>
      </w:r>
    </w:p>
    <w:p w14:paraId="37839FF8"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TopLevel</w:t>
      </w:r>
    </w:p>
    <w:p w14:paraId="4F9CC522" w14:textId="77777777" w:rsidR="009811F0" w:rsidRDefault="009811F0" w:rsidP="009811F0">
      <w:pPr>
        <w:pStyle w:val="Heading4"/>
      </w:pPr>
      <w:r>
        <w:t>Known other classes</w:t>
      </w:r>
    </w:p>
    <w:p w14:paraId="4C439399" w14:textId="77777777" w:rsidR="009811F0" w:rsidRDefault="0098398E" w:rsidP="009811F0">
      <w:pPr>
        <w:ind w:left="360"/>
      </w:pPr>
      <w:hyperlink w:anchor="_a52cb0ff6e414b3170b58afe10b6afcb" w:history="1">
        <w:r w:rsidR="009811F0">
          <w:rPr>
            <w:rStyle w:val="Hyperlink"/>
          </w:rPr>
          <w:t>Class Anything</w:t>
        </w:r>
      </w:hyperlink>
      <w:r w:rsidR="009811F0">
        <w:t xml:space="preserve">, </w:t>
      </w:r>
      <w:hyperlink w:anchor="_eb8398b5a178c638b98597120ec51c4d" w:history="1">
        <w:r w:rsidR="009811F0">
          <w:rPr>
            <w:rStyle w:val="Hyperlink"/>
          </w:rPr>
          <w:t>Class Concept</w:t>
        </w:r>
      </w:hyperlink>
      <w:r w:rsidR="009811F0">
        <w:t xml:space="preserve">, </w:t>
      </w:r>
      <w:hyperlink w:anchor="_66d62b068053cee3464e1e03e6035eed" w:history="1">
        <w:r w:rsidR="009811F0">
          <w:rPr>
            <w:rStyle w:val="Hyperlink"/>
          </w:rPr>
          <w:t>Class Context</w:t>
        </w:r>
      </w:hyperlink>
      <w:r w:rsidR="009811F0">
        <w:t xml:space="preserve">, </w:t>
      </w:r>
      <w:hyperlink w:anchor="_1a6d88e097d757268d09f68af82fbd34" w:history="1">
        <w:r w:rsidR="009811F0">
          <w:rPr>
            <w:rStyle w:val="Hyperlink"/>
          </w:rPr>
          <w:t>Class Definition</w:t>
        </w:r>
      </w:hyperlink>
      <w:r w:rsidR="009811F0">
        <w:t xml:space="preserve">, </w:t>
      </w:r>
      <w:hyperlink w:anchor="_7c14183741a6bbb21d2fd7dc5685175f" w:history="1">
        <w:r w:rsidR="009811F0">
          <w:rPr>
            <w:rStyle w:val="Hyperlink"/>
          </w:rPr>
          <w:t>Association Documentation</w:t>
        </w:r>
      </w:hyperlink>
      <w:r w:rsidR="009811F0">
        <w:t xml:space="preserve">, </w:t>
      </w:r>
      <w:hyperlink w:anchor="_52c887644007b8e51a1f6e976113707a" w:history="1">
        <w:r w:rsidR="009811F0">
          <w:rPr>
            <w:rStyle w:val="Hyperlink"/>
          </w:rPr>
          <w:t>Association Extent</w:t>
        </w:r>
      </w:hyperlink>
      <w:r w:rsidR="009811F0">
        <w:t xml:space="preserve">, </w:t>
      </w:r>
      <w:hyperlink w:anchor="_9668c4b6815cfd111fa02c95e2a3802a" w:history="1">
        <w:r w:rsidR="009811F0">
          <w:rPr>
            <w:rStyle w:val="Hyperlink"/>
          </w:rPr>
          <w:t>Association Generalization</w:t>
        </w:r>
      </w:hyperlink>
      <w:r w:rsidR="009811F0">
        <w:t xml:space="preserve">, </w:t>
      </w:r>
      <w:hyperlink w:anchor="_67e305a274efbb1a54872a90447bb34e" w:history="1">
        <w:r w:rsidR="009811F0">
          <w:rPr>
            <w:rStyle w:val="Hyperlink"/>
          </w:rPr>
          <w:t>Class Individual</w:t>
        </w:r>
      </w:hyperlink>
    </w:p>
    <w:p w14:paraId="57824426" w14:textId="77777777" w:rsidR="009811F0" w:rsidRDefault="009811F0" w:rsidP="009811F0"/>
    <w:p w14:paraId="3B7D5167" w14:textId="77777777" w:rsidR="009811F0" w:rsidRDefault="009811F0" w:rsidP="009811F0">
      <w:pPr>
        <w:pStyle w:val="Heading2"/>
      </w:pPr>
      <w:bookmarkStart w:id="286" w:name="_Toc418510230"/>
      <w:r>
        <w:lastRenderedPageBreak/>
        <w:t>SIMF Meta Model::Transactions</w:t>
      </w:r>
      <w:bookmarkEnd w:id="286"/>
    </w:p>
    <w:p w14:paraId="51A8AFF6" w14:textId="77777777" w:rsidR="009811F0" w:rsidRDefault="009811F0" w:rsidP="009811F0">
      <w:r>
        <w:t>Transactions provide for information changing over time, this provides the basis for synchronization of data sources and destinations.</w:t>
      </w:r>
    </w:p>
    <w:p w14:paraId="4F735E83" w14:textId="77777777" w:rsidR="009811F0" w:rsidRDefault="009811F0" w:rsidP="009811F0">
      <w:pPr>
        <w:pStyle w:val="Heading3"/>
      </w:pPr>
      <w:bookmarkStart w:id="287" w:name="_Toc418510231"/>
      <w:r>
        <w:t>Diagram: Transactions</w:t>
      </w:r>
      <w:bookmarkEnd w:id="287"/>
    </w:p>
    <w:p w14:paraId="17FDA1E2" w14:textId="77777777" w:rsidR="009811F0" w:rsidRDefault="009811F0" w:rsidP="009811F0">
      <w:pPr>
        <w:jc w:val="center"/>
        <w:rPr>
          <w:rFonts w:cs="Arial"/>
        </w:rPr>
      </w:pPr>
      <w:r>
        <w:rPr>
          <w:noProof/>
        </w:rPr>
        <w:drawing>
          <wp:inline distT="0" distB="0" distL="0" distR="0" wp14:anchorId="54715728" wp14:editId="1B298787">
            <wp:extent cx="5732145" cy="3712950"/>
            <wp:effectExtent l="0" t="0" r="0" b="0"/>
            <wp:docPr id="292" name="Picture 61703896.jpg" descr="617038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61703896.jpg"/>
                    <pic:cNvPicPr/>
                  </pic:nvPicPr>
                  <pic:blipFill>
                    <a:blip r:embed="rId36" cstate="print"/>
                    <a:stretch>
                      <a:fillRect/>
                    </a:stretch>
                  </pic:blipFill>
                  <pic:spPr>
                    <a:xfrm>
                      <a:off x="0" y="0"/>
                      <a:ext cx="5732145" cy="3712950"/>
                    </a:xfrm>
                    <a:prstGeom prst="rect">
                      <a:avLst/>
                    </a:prstGeom>
                  </pic:spPr>
                </pic:pic>
              </a:graphicData>
            </a:graphic>
          </wp:inline>
        </w:drawing>
      </w:r>
    </w:p>
    <w:p w14:paraId="783809DB"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Transactions</w:t>
      </w:r>
    </w:p>
    <w:p w14:paraId="18DEFD96" w14:textId="77777777" w:rsidR="009811F0" w:rsidRDefault="009811F0" w:rsidP="009811F0"/>
    <w:p w14:paraId="3DB3340A" w14:textId="77777777" w:rsidR="009811F0" w:rsidRDefault="009811F0" w:rsidP="009811F0">
      <w:pPr>
        <w:pStyle w:val="Heading3"/>
      </w:pPr>
      <w:bookmarkStart w:id="288" w:name="_e50aee5acabb112d25a288860b20c3f8"/>
      <w:bookmarkStart w:id="289" w:name="_Toc418510232"/>
      <w:r>
        <w:t>Class External Transaction</w:t>
      </w:r>
      <w:bookmarkEnd w:id="288"/>
      <w:bookmarkEnd w:id="289"/>
    </w:p>
    <w:p w14:paraId="1EE04797" w14:textId="77777777" w:rsidR="009811F0" w:rsidRDefault="009811F0" w:rsidP="009811F0">
      <w:r>
        <w:t>A transaction initated by an actor outside of the SIMF system.</w:t>
      </w:r>
    </w:p>
    <w:p w14:paraId="1D272B2C" w14:textId="77777777" w:rsidR="009811F0" w:rsidRDefault="009811F0" w:rsidP="009811F0">
      <w:pPr>
        <w:pStyle w:val="Heading4"/>
      </w:pPr>
      <w:r>
        <w:t>Direct Supertypes</w:t>
      </w:r>
    </w:p>
    <w:p w14:paraId="02AFFD1F" w14:textId="77777777" w:rsidR="009811F0" w:rsidRDefault="0098398E" w:rsidP="009811F0">
      <w:pPr>
        <w:ind w:left="360"/>
      </w:pPr>
      <w:hyperlink w:anchor="_dd21593da1e0b28c0a75ed488ef07fd3" w:history="1">
        <w:r w:rsidR="009811F0">
          <w:rPr>
            <w:rStyle w:val="Hyperlink"/>
          </w:rPr>
          <w:t>Transaction</w:t>
        </w:r>
      </w:hyperlink>
    </w:p>
    <w:p w14:paraId="348E4257" w14:textId="77777777" w:rsidR="009811F0" w:rsidRDefault="009811F0" w:rsidP="009811F0">
      <w:pPr>
        <w:pStyle w:val="Code0"/>
      </w:pPr>
      <w:r w:rsidRPr="00043180">
        <w:rPr>
          <w:b/>
          <w:sz w:val="24"/>
          <w:szCs w:val="24"/>
        </w:rPr>
        <w:t>package</w:t>
      </w:r>
      <w:r>
        <w:t xml:space="preserve"> SIMF Meta Model::Transactions</w:t>
      </w:r>
    </w:p>
    <w:p w14:paraId="5093C04D"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4F451965" w14:textId="77777777" w:rsidR="009811F0" w:rsidRDefault="009811F0" w:rsidP="009811F0">
      <w:pPr>
        <w:pStyle w:val="Code0"/>
      </w:pPr>
    </w:p>
    <w:p w14:paraId="28EC2636" w14:textId="77777777" w:rsidR="009811F0" w:rsidRDefault="009811F0" w:rsidP="009811F0">
      <w:pPr>
        <w:pStyle w:val="Heading4"/>
      </w:pPr>
      <w:r>
        <w:t>Attributes</w:t>
      </w:r>
    </w:p>
    <w:p w14:paraId="0682BC63" w14:textId="77777777" w:rsidR="009811F0" w:rsidRDefault="009811F0" w:rsidP="009811F0">
      <w:pPr>
        <w:pStyle w:val="BodyText2"/>
      </w:pPr>
      <w:r>
        <w:rPr>
          <w:noProof/>
          <w:lang w:bidi="ar-SA"/>
        </w:rPr>
        <w:drawing>
          <wp:inline distT="0" distB="0" distL="0" distR="0" wp14:anchorId="23411266" wp14:editId="126B8A0E">
            <wp:extent cx="152400" cy="152400"/>
            <wp:effectExtent l="0" t="0" r="0" b="0"/>
            <wp:docPr id="29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timestamp</w:t>
      </w:r>
    </w:p>
    <w:p w14:paraId="6081E27A" w14:textId="77777777" w:rsidR="009811F0" w:rsidRDefault="009811F0" w:rsidP="009811F0">
      <w:pPr>
        <w:pStyle w:val="Heading4"/>
      </w:pPr>
      <w:r>
        <w:t>Associations</w:t>
      </w:r>
    </w:p>
    <w:p w14:paraId="71DA4B38" w14:textId="77777777" w:rsidR="009811F0" w:rsidRDefault="009811F0" w:rsidP="009811F0">
      <w:pPr>
        <w:ind w:left="605" w:hanging="245"/>
      </w:pPr>
      <w:r>
        <w:rPr>
          <w:noProof/>
        </w:rPr>
        <w:drawing>
          <wp:inline distT="0" distB="0" distL="0" distR="0" wp14:anchorId="429BFB00" wp14:editId="74F90683">
            <wp:extent cx="152400" cy="152400"/>
            <wp:effectExtent l="0" t="0" r="0" b="0"/>
            <wp:docPr id="29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changed by:</w:t>
      </w:r>
      <w:hyperlink w:anchor="_67e305a274efbb1a54872a90447bb34e" w:history="1">
        <w:r>
          <w:rPr>
            <w:rStyle w:val="Hyperlink"/>
          </w:rPr>
          <w:t>Individual</w:t>
        </w:r>
      </w:hyperlink>
      <w:r>
        <w:t xml:space="preserve"> [1] </w:t>
      </w:r>
    </w:p>
    <w:p w14:paraId="5E848892" w14:textId="77777777" w:rsidR="009811F0" w:rsidRDefault="009811F0" w:rsidP="009811F0">
      <w:pPr>
        <w:pStyle w:val="Heading4"/>
      </w:pPr>
      <w:r>
        <w:t>Inherited Features</w:t>
      </w:r>
    </w:p>
    <w:p w14:paraId="1D78322A" w14:textId="77777777"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14:paraId="27294908" w14:textId="77777777" w:rsidR="009811F0" w:rsidRDefault="009811F0" w:rsidP="009811F0">
      <w:pPr>
        <w:ind w:firstLine="720"/>
      </w:pPr>
      <w:r>
        <w:t>‘changes’:</w:t>
      </w:r>
      <w:hyperlink w:anchor="_693daf0a0de3f4b82a04aee474c3f151" w:history="1">
        <w:r>
          <w:rPr>
            <w:rStyle w:val="Hyperlink"/>
          </w:rPr>
          <w:t>Lexical Scope</w:t>
        </w:r>
      </w:hyperlink>
    </w:p>
    <w:p w14:paraId="75E36E3A" w14:textId="77777777" w:rsidR="009811F0" w:rsidRDefault="009811F0" w:rsidP="009811F0">
      <w:pPr>
        <w:ind w:firstLine="720"/>
      </w:pPr>
      <w:r>
        <w:t>‘super transaction’:</w:t>
      </w:r>
      <w:hyperlink w:anchor="_dd21593da1e0b28c0a75ed488ef07fd3" w:history="1">
        <w:r>
          <w:rPr>
            <w:rStyle w:val="Hyperlink"/>
          </w:rPr>
          <w:t>Transaction</w:t>
        </w:r>
      </w:hyperlink>
    </w:p>
    <w:p w14:paraId="31089B5C" w14:textId="77777777" w:rsidR="009811F0" w:rsidRDefault="009811F0" w:rsidP="009811F0">
      <w:pPr>
        <w:ind w:firstLine="720"/>
      </w:pPr>
      <w:r>
        <w:t>‘sub transaction’:</w:t>
      </w:r>
      <w:hyperlink w:anchor="_dd21593da1e0b28c0a75ed488ef07fd3" w:history="1">
        <w:r>
          <w:rPr>
            <w:rStyle w:val="Hyperlink"/>
          </w:rPr>
          <w:t>Transaction</w:t>
        </w:r>
      </w:hyperlink>
    </w:p>
    <w:p w14:paraId="323CEEAA" w14:textId="77777777" w:rsidR="009811F0" w:rsidRDefault="009811F0" w:rsidP="009811F0">
      <w:pPr>
        <w:ind w:firstLine="720"/>
      </w:pPr>
      <w:r>
        <w:lastRenderedPageBreak/>
        <w:t>‘in context’:</w:t>
      </w:r>
      <w:hyperlink w:anchor="_66d62b068053cee3464e1e03e6035eed" w:history="1">
        <w:r>
          <w:rPr>
            <w:rStyle w:val="Hyperlink"/>
          </w:rPr>
          <w:t>Context</w:t>
        </w:r>
      </w:hyperlink>
    </w:p>
    <w:p w14:paraId="669CCC38" w14:textId="77777777" w:rsidR="009811F0" w:rsidRDefault="009811F0" w:rsidP="009811F0">
      <w:pPr>
        <w:ind w:firstLine="720"/>
      </w:pPr>
      <w:r>
        <w:t>‘creates’:</w:t>
      </w:r>
      <w:hyperlink w:anchor="_a52cb0ff6e414b3170b58afe10b6afcb" w:history="1">
        <w:r>
          <w:rPr>
            <w:rStyle w:val="Hyperlink"/>
          </w:rPr>
          <w:t>Anything</w:t>
        </w:r>
      </w:hyperlink>
    </w:p>
    <w:p w14:paraId="28535FBB" w14:textId="77777777" w:rsidR="009811F0" w:rsidRDefault="009811F0" w:rsidP="009811F0">
      <w:pPr>
        <w:ind w:firstLine="720"/>
      </w:pPr>
      <w:r>
        <w:t>‘invalidates’:</w:t>
      </w:r>
      <w:hyperlink w:anchor="_a52cb0ff6e414b3170b58afe10b6afcb" w:history="1">
        <w:r>
          <w:rPr>
            <w:rStyle w:val="Hyperlink"/>
          </w:rPr>
          <w:t>Anything</w:t>
        </w:r>
      </w:hyperlink>
    </w:p>
    <w:p w14:paraId="218C452E"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1D46AAB0" w14:textId="77777777" w:rsidR="009811F0" w:rsidRDefault="009811F0" w:rsidP="009811F0">
      <w:pPr>
        <w:ind w:firstLine="720"/>
      </w:pPr>
      <w:r>
        <w:t>‘binds’:</w:t>
      </w:r>
      <w:hyperlink w:anchor="_4050167f9abcfb2187d46a6d3c360798" w:history="1">
        <w:r>
          <w:rPr>
            <w:rStyle w:val="Hyperlink"/>
          </w:rPr>
          <w:t>Binding</w:t>
        </w:r>
      </w:hyperlink>
    </w:p>
    <w:p w14:paraId="3B0EE586" w14:textId="77777777" w:rsidR="009811F0" w:rsidRDefault="009811F0" w:rsidP="009811F0">
      <w:pPr>
        <w:ind w:firstLine="720"/>
      </w:pPr>
      <w:r>
        <w:t>‘asserted in’:</w:t>
      </w:r>
      <w:hyperlink w:anchor="_66d62b068053cee3464e1e03e6035eed" w:history="1">
        <w:r>
          <w:rPr>
            <w:rStyle w:val="Hyperlink"/>
          </w:rPr>
          <w:t>Context</w:t>
        </w:r>
      </w:hyperlink>
    </w:p>
    <w:p w14:paraId="45881960"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11424D99" w14:textId="77777777" w:rsidR="009811F0" w:rsidRDefault="009811F0" w:rsidP="009811F0">
      <w:pPr>
        <w:ind w:firstLine="720"/>
      </w:pPr>
      <w:r>
        <w:t>‘contextualizes’:</w:t>
      </w:r>
      <w:hyperlink w:anchor="_a52cb0ff6e414b3170b58afe10b6afcb" w:history="1">
        <w:r>
          <w:rPr>
            <w:rStyle w:val="Hyperlink"/>
          </w:rPr>
          <w:t>Anything</w:t>
        </w:r>
      </w:hyperlink>
    </w:p>
    <w:p w14:paraId="37A79244" w14:textId="77777777" w:rsidR="009811F0" w:rsidRDefault="009811F0" w:rsidP="009811F0">
      <w:pPr>
        <w:ind w:firstLine="720"/>
      </w:pPr>
      <w:r>
        <w:t>‘has rule’:</w:t>
      </w:r>
      <w:hyperlink w:anchor="_82919e40af9ad2e13647e9d37bbf0956" w:history="1">
        <w:r>
          <w:rPr>
            <w:rStyle w:val="Hyperlink"/>
          </w:rPr>
          <w:t>Rule</w:t>
        </w:r>
      </w:hyperlink>
    </w:p>
    <w:p w14:paraId="32A31092" w14:textId="77777777" w:rsidR="009811F0" w:rsidRDefault="009811F0" w:rsidP="009811F0">
      <w:pPr>
        <w:ind w:firstLine="720"/>
      </w:pPr>
      <w:r>
        <w:t>‘generalizes’:</w:t>
      </w:r>
      <w:hyperlink w:anchor="_66d62b068053cee3464e1e03e6035eed" w:history="1">
        <w:r>
          <w:rPr>
            <w:rStyle w:val="Hyperlink"/>
          </w:rPr>
          <w:t>Context</w:t>
        </w:r>
      </w:hyperlink>
    </w:p>
    <w:p w14:paraId="34BF9106" w14:textId="77777777" w:rsidR="009811F0" w:rsidRDefault="009811F0" w:rsidP="009811F0">
      <w:pPr>
        <w:ind w:firstLine="720"/>
      </w:pPr>
      <w:r>
        <w:t>‘specializes’:</w:t>
      </w:r>
      <w:hyperlink w:anchor="_66d62b068053cee3464e1e03e6035eed" w:history="1">
        <w:r>
          <w:rPr>
            <w:rStyle w:val="Hyperlink"/>
          </w:rPr>
          <w:t>Context</w:t>
        </w:r>
      </w:hyperlink>
    </w:p>
    <w:p w14:paraId="342B60CE" w14:textId="77777777" w:rsidR="009811F0" w:rsidRDefault="009811F0" w:rsidP="009811F0">
      <w:pPr>
        <w:ind w:firstLine="720"/>
      </w:pPr>
      <w:r>
        <w:t>‘asserts’:</w:t>
      </w:r>
      <w:hyperlink w:anchor="_8c517cf1950741c0f89edebf828214cc" w:history="1">
        <w:r>
          <w:rPr>
            <w:rStyle w:val="Hyperlink"/>
          </w:rPr>
          <w:t>Situation</w:t>
        </w:r>
      </w:hyperlink>
    </w:p>
    <w:p w14:paraId="7F2D9F9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144F6AA0" w14:textId="77777777" w:rsidR="009811F0" w:rsidRDefault="009811F0" w:rsidP="009811F0">
      <w:pPr>
        <w:ind w:firstLine="720"/>
      </w:pPr>
      <w:r>
        <w:t>‘represented by’:</w:t>
      </w:r>
      <w:hyperlink w:anchor="_1d7f13297e70f68af8189a69a2e52b05" w:history="1">
        <w:r>
          <w:rPr>
            <w:rStyle w:val="Hyperlink"/>
          </w:rPr>
          <w:t>Information</w:t>
        </w:r>
      </w:hyperlink>
    </w:p>
    <w:p w14:paraId="45BA33CC" w14:textId="77777777" w:rsidR="009811F0" w:rsidRDefault="009811F0" w:rsidP="009811F0">
      <w:pPr>
        <w:ind w:firstLine="720"/>
      </w:pPr>
      <w:r>
        <w:t>‘identified by’:</w:t>
      </w:r>
      <w:hyperlink w:anchor="_18f8ef1b23e6cdf9278bd94f24f73c26" w:history="1">
        <w:r>
          <w:rPr>
            <w:rStyle w:val="Hyperlink"/>
          </w:rPr>
          <w:t>Identifier</w:t>
        </w:r>
      </w:hyperlink>
    </w:p>
    <w:p w14:paraId="1361F161" w14:textId="77777777" w:rsidR="009811F0" w:rsidRDefault="009811F0" w:rsidP="009811F0">
      <w:pPr>
        <w:ind w:firstLine="720"/>
      </w:pPr>
      <w:r>
        <w:t>‘prefered term’:</w:t>
      </w:r>
      <w:hyperlink w:anchor="_1945edd0888993a52c5dc6467a7b3ef8" w:history="1">
        <w:r>
          <w:rPr>
            <w:rStyle w:val="Hyperlink"/>
          </w:rPr>
          <w:t>Term</w:t>
        </w:r>
      </w:hyperlink>
    </w:p>
    <w:p w14:paraId="2F75C8A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4A004F6" w14:textId="77777777" w:rsidR="009811F0" w:rsidRDefault="009811F0" w:rsidP="009811F0">
      <w:pPr>
        <w:ind w:firstLine="720"/>
      </w:pPr>
      <w:r>
        <w:t>‘created by’:</w:t>
      </w:r>
      <w:hyperlink w:anchor="_dd21593da1e0b28c0a75ed488ef07fd3" w:history="1">
        <w:r>
          <w:rPr>
            <w:rStyle w:val="Hyperlink"/>
          </w:rPr>
          <w:t>Transaction</w:t>
        </w:r>
      </w:hyperlink>
    </w:p>
    <w:p w14:paraId="19EB3E17" w14:textId="77777777" w:rsidR="009811F0" w:rsidRDefault="009811F0" w:rsidP="009811F0">
      <w:pPr>
        <w:ind w:firstLine="720"/>
      </w:pPr>
      <w:r>
        <w:t>‘invalidated by’:</w:t>
      </w:r>
      <w:hyperlink w:anchor="_dd21593da1e0b28c0a75ed488ef07fd3" w:history="1">
        <w:r>
          <w:rPr>
            <w:rStyle w:val="Hyperlink"/>
          </w:rPr>
          <w:t>Transaction</w:t>
        </w:r>
      </w:hyperlink>
    </w:p>
    <w:p w14:paraId="70B9C155" w14:textId="77777777" w:rsidR="009811F0" w:rsidRDefault="009811F0" w:rsidP="009811F0">
      <w:pPr>
        <w:ind w:firstLine="720"/>
      </w:pPr>
      <w:r>
        <w:t>‘defined by’:</w:t>
      </w:r>
      <w:hyperlink w:anchor="_1a6d88e097d757268d09f68af82fbd34" w:history="1">
        <w:r>
          <w:rPr>
            <w:rStyle w:val="Hyperlink"/>
          </w:rPr>
          <w:t>Definition</w:t>
        </w:r>
      </w:hyperlink>
    </w:p>
    <w:p w14:paraId="213AD6F0" w14:textId="77777777" w:rsidR="009811F0" w:rsidRDefault="009811F0" w:rsidP="009811F0">
      <w:pPr>
        <w:ind w:firstLine="720"/>
      </w:pPr>
      <w:r>
        <w:t>‘has type’:</w:t>
      </w:r>
      <w:hyperlink w:anchor="_dfe1514224ca21cedba7b2b29802db50" w:history="1">
        <w:r>
          <w:rPr>
            <w:rStyle w:val="Hyperlink"/>
          </w:rPr>
          <w:t>Type</w:t>
        </w:r>
      </w:hyperlink>
    </w:p>
    <w:p w14:paraId="69546ECE" w14:textId="77777777" w:rsidR="009811F0" w:rsidRDefault="009811F0" w:rsidP="009811F0">
      <w:pPr>
        <w:ind w:firstLine="720"/>
      </w:pPr>
      <w:r>
        <w:t>‘in context of’:</w:t>
      </w:r>
      <w:hyperlink w:anchor="_66d62b068053cee3464e1e03e6035eed" w:history="1">
        <w:r>
          <w:rPr>
            <w:rStyle w:val="Hyperlink"/>
          </w:rPr>
          <w:t>Context</w:t>
        </w:r>
      </w:hyperlink>
    </w:p>
    <w:p w14:paraId="672BC8D3" w14:textId="77777777" w:rsidR="009811F0" w:rsidRDefault="009811F0" w:rsidP="009811F0">
      <w:pPr>
        <w:ind w:firstLine="720"/>
      </w:pPr>
      <w:r>
        <w:t>‘defined in’:</w:t>
      </w:r>
      <w:hyperlink w:anchor="_693daf0a0de3f4b82a04aee474c3f151" w:history="1">
        <w:r>
          <w:rPr>
            <w:rStyle w:val="Hyperlink"/>
          </w:rPr>
          <w:t>Lexical Scope</w:t>
        </w:r>
      </w:hyperlink>
    </w:p>
    <w:p w14:paraId="15C4276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127C78D" w14:textId="77777777" w:rsidR="009811F0" w:rsidRDefault="009811F0" w:rsidP="009811F0">
      <w:pPr>
        <w:ind w:firstLine="720"/>
      </w:pPr>
      <w:r>
        <w:t>‘ElementID’:</w:t>
      </w:r>
      <w:hyperlink w:anchor="_f904ff1da5bfc3387d892b7e0fe9ecb1" w:history="1">
        <w:r>
          <w:rPr>
            <w:rStyle w:val="Hyperlink"/>
          </w:rPr>
          <w:t>URIIdentifier</w:t>
        </w:r>
      </w:hyperlink>
    </w:p>
    <w:p w14:paraId="0E1F23BF"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5BAB20B7" w14:textId="77777777" w:rsidR="009811F0" w:rsidRDefault="009811F0" w:rsidP="009811F0">
      <w:pPr>
        <w:ind w:firstLine="720"/>
      </w:pPr>
      <w:r>
        <w:t>‘defines’:</w:t>
      </w:r>
      <w:hyperlink w:anchor="_a52cb0ff6e414b3170b58afe10b6afcb" w:history="1">
        <w:r>
          <w:rPr>
            <w:rStyle w:val="Hyperlink"/>
          </w:rPr>
          <w:t>Anything</w:t>
        </w:r>
      </w:hyperlink>
    </w:p>
    <w:p w14:paraId="4F12ED83" w14:textId="77777777" w:rsidR="009811F0" w:rsidRDefault="009811F0" w:rsidP="009811F0">
      <w:pPr>
        <w:ind w:firstLine="720"/>
      </w:pPr>
      <w:r>
        <w:t>‘changed in’:</w:t>
      </w:r>
      <w:hyperlink w:anchor="_dd21593da1e0b28c0a75ed488ef07fd3" w:history="1">
        <w:r>
          <w:rPr>
            <w:rStyle w:val="Hyperlink"/>
          </w:rPr>
          <w:t>Transaction</w:t>
        </w:r>
      </w:hyperlink>
    </w:p>
    <w:p w14:paraId="242E9D0C"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B4BA2C3" w14:textId="77777777" w:rsidR="009811F0" w:rsidRDefault="009811F0" w:rsidP="009811F0">
      <w:pPr>
        <w:ind w:firstLine="720"/>
      </w:pPr>
      <w:r>
        <w:t>‘references’:</w:t>
      </w:r>
      <w:hyperlink w:anchor="_0315319befc74caa0a2a7d36cff333c0" w:history="1">
        <w:r>
          <w:rPr>
            <w:rStyle w:val="Hyperlink"/>
          </w:rPr>
          <w:t>Lexical Reference</w:t>
        </w:r>
      </w:hyperlink>
    </w:p>
    <w:p w14:paraId="0FAFDEAC" w14:textId="77777777" w:rsidR="009811F0" w:rsidRDefault="009811F0" w:rsidP="009811F0"/>
    <w:p w14:paraId="68FE1911" w14:textId="77777777" w:rsidR="009811F0" w:rsidRDefault="009811F0" w:rsidP="009811F0">
      <w:pPr>
        <w:pStyle w:val="Heading3"/>
      </w:pPr>
      <w:bookmarkStart w:id="290" w:name="_cfe86d1416bbbc76ff207ca8399fef31"/>
      <w:bookmarkStart w:id="291" w:name="_Toc418510233"/>
      <w:r>
        <w:t>Class Inferred Transaction</w:t>
      </w:r>
      <w:bookmarkEnd w:id="290"/>
      <w:bookmarkEnd w:id="291"/>
    </w:p>
    <w:p w14:paraId="77147DEF" w14:textId="77777777" w:rsidR="009811F0" w:rsidRDefault="009811F0" w:rsidP="009811F0">
      <w:r>
        <w:t>A transaction that is the result of the execution of a rule.</w:t>
      </w:r>
    </w:p>
    <w:p w14:paraId="68303514" w14:textId="77777777" w:rsidR="009811F0" w:rsidRDefault="009811F0" w:rsidP="009811F0">
      <w:pPr>
        <w:pStyle w:val="Heading4"/>
      </w:pPr>
      <w:r>
        <w:t>Direct Supertypes</w:t>
      </w:r>
    </w:p>
    <w:p w14:paraId="1C7138D4" w14:textId="77777777" w:rsidR="009811F0" w:rsidRDefault="0098398E" w:rsidP="009811F0">
      <w:pPr>
        <w:ind w:left="360"/>
      </w:pPr>
      <w:hyperlink w:anchor="_dd21593da1e0b28c0a75ed488ef07fd3" w:history="1">
        <w:r w:rsidR="009811F0">
          <w:rPr>
            <w:rStyle w:val="Hyperlink"/>
          </w:rPr>
          <w:t>Transaction</w:t>
        </w:r>
      </w:hyperlink>
    </w:p>
    <w:p w14:paraId="3E9DDA75" w14:textId="77777777" w:rsidR="009811F0" w:rsidRDefault="009811F0" w:rsidP="009811F0">
      <w:pPr>
        <w:pStyle w:val="Code0"/>
      </w:pPr>
      <w:r w:rsidRPr="00043180">
        <w:rPr>
          <w:b/>
          <w:sz w:val="24"/>
          <w:szCs w:val="24"/>
        </w:rPr>
        <w:t>package</w:t>
      </w:r>
      <w:r>
        <w:t xml:space="preserve"> SIMF Meta Model::Transactions</w:t>
      </w:r>
    </w:p>
    <w:p w14:paraId="48D2923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d21593da1e0b28c0a75ed488ef07fd3" w:history="1">
        <w:r>
          <w:rPr>
            <w:rStyle w:val="Hyperlink"/>
          </w:rPr>
          <w:t>Transaction</w:t>
        </w:r>
      </w:hyperlink>
    </w:p>
    <w:p w14:paraId="51414943" w14:textId="77777777" w:rsidR="009811F0" w:rsidRDefault="009811F0" w:rsidP="009811F0">
      <w:pPr>
        <w:pStyle w:val="Code0"/>
      </w:pPr>
    </w:p>
    <w:p w14:paraId="50A46907" w14:textId="77777777" w:rsidR="009811F0" w:rsidRDefault="009811F0" w:rsidP="009811F0">
      <w:pPr>
        <w:pStyle w:val="Heading4"/>
      </w:pPr>
      <w:r>
        <w:t>Associations</w:t>
      </w:r>
    </w:p>
    <w:p w14:paraId="4E5E1BA4" w14:textId="77777777" w:rsidR="009811F0" w:rsidRDefault="009811F0" w:rsidP="009811F0">
      <w:pPr>
        <w:ind w:left="605" w:hanging="245"/>
      </w:pPr>
      <w:r>
        <w:rPr>
          <w:noProof/>
        </w:rPr>
        <w:drawing>
          <wp:inline distT="0" distB="0" distL="0" distR="0" wp14:anchorId="107BD5CA" wp14:editId="79C56625">
            <wp:extent cx="152400" cy="152400"/>
            <wp:effectExtent l="0" t="0" r="0" b="0"/>
            <wp:docPr id="298"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impled by:</w:t>
      </w:r>
      <w:hyperlink w:anchor="_50241f5936e61055293ca95f860768d8" w:history="1">
        <w:r>
          <w:rPr>
            <w:rStyle w:val="Hyperlink"/>
          </w:rPr>
          <w:t>Situation Type</w:t>
        </w:r>
      </w:hyperlink>
      <w:r>
        <w:t xml:space="preserve"> [1] </w:t>
      </w:r>
    </w:p>
    <w:p w14:paraId="0B574437" w14:textId="77777777" w:rsidR="009811F0" w:rsidRDefault="009811F0" w:rsidP="009811F0">
      <w:pPr>
        <w:pStyle w:val="Heading4"/>
      </w:pPr>
      <w:r>
        <w:t>Inherited Features</w:t>
      </w:r>
    </w:p>
    <w:p w14:paraId="2DE09918" w14:textId="77777777" w:rsidR="009811F0" w:rsidRDefault="009811F0" w:rsidP="009811F0">
      <w:r w:rsidRPr="000365A1">
        <w:rPr>
          <w:b/>
          <w:i/>
        </w:rPr>
        <w:t>From</w:t>
      </w:r>
      <w:r>
        <w:t xml:space="preserve"> </w:t>
      </w:r>
      <w:hyperlink w:anchor="_dd21593da1e0b28c0a75ed488ef07fd3" w:history="1">
        <w:r>
          <w:rPr>
            <w:rStyle w:val="Hyperlink"/>
          </w:rPr>
          <w:t>Transaction</w:t>
        </w:r>
      </w:hyperlink>
      <w:r>
        <w:t xml:space="preserve">: </w:t>
      </w:r>
    </w:p>
    <w:p w14:paraId="1C5E0084" w14:textId="77777777" w:rsidR="009811F0" w:rsidRDefault="009811F0" w:rsidP="009811F0">
      <w:pPr>
        <w:ind w:firstLine="720"/>
      </w:pPr>
      <w:r>
        <w:t>‘changes’:</w:t>
      </w:r>
      <w:hyperlink w:anchor="_693daf0a0de3f4b82a04aee474c3f151" w:history="1">
        <w:r>
          <w:rPr>
            <w:rStyle w:val="Hyperlink"/>
          </w:rPr>
          <w:t>Lexical Scope</w:t>
        </w:r>
      </w:hyperlink>
    </w:p>
    <w:p w14:paraId="5D4696C7" w14:textId="77777777" w:rsidR="009811F0" w:rsidRDefault="009811F0" w:rsidP="009811F0">
      <w:pPr>
        <w:ind w:firstLine="720"/>
      </w:pPr>
      <w:r>
        <w:t>‘super transaction’:</w:t>
      </w:r>
      <w:hyperlink w:anchor="_dd21593da1e0b28c0a75ed488ef07fd3" w:history="1">
        <w:r>
          <w:rPr>
            <w:rStyle w:val="Hyperlink"/>
          </w:rPr>
          <w:t>Transaction</w:t>
        </w:r>
      </w:hyperlink>
    </w:p>
    <w:p w14:paraId="78132D6D" w14:textId="77777777" w:rsidR="009811F0" w:rsidRDefault="009811F0" w:rsidP="009811F0">
      <w:pPr>
        <w:ind w:firstLine="720"/>
      </w:pPr>
      <w:r>
        <w:t>‘sub transaction’:</w:t>
      </w:r>
      <w:hyperlink w:anchor="_dd21593da1e0b28c0a75ed488ef07fd3" w:history="1">
        <w:r>
          <w:rPr>
            <w:rStyle w:val="Hyperlink"/>
          </w:rPr>
          <w:t>Transaction</w:t>
        </w:r>
      </w:hyperlink>
    </w:p>
    <w:p w14:paraId="12C2A656" w14:textId="77777777" w:rsidR="009811F0" w:rsidRDefault="009811F0" w:rsidP="009811F0">
      <w:pPr>
        <w:ind w:firstLine="720"/>
      </w:pPr>
      <w:r>
        <w:t>‘in context’:</w:t>
      </w:r>
      <w:hyperlink w:anchor="_66d62b068053cee3464e1e03e6035eed" w:history="1">
        <w:r>
          <w:rPr>
            <w:rStyle w:val="Hyperlink"/>
          </w:rPr>
          <w:t>Context</w:t>
        </w:r>
      </w:hyperlink>
    </w:p>
    <w:p w14:paraId="5073EEE8" w14:textId="77777777" w:rsidR="009811F0" w:rsidRDefault="009811F0" w:rsidP="009811F0">
      <w:pPr>
        <w:ind w:firstLine="720"/>
      </w:pPr>
      <w:r>
        <w:t>‘creates’:</w:t>
      </w:r>
      <w:hyperlink w:anchor="_a52cb0ff6e414b3170b58afe10b6afcb" w:history="1">
        <w:r>
          <w:rPr>
            <w:rStyle w:val="Hyperlink"/>
          </w:rPr>
          <w:t>Anything</w:t>
        </w:r>
      </w:hyperlink>
    </w:p>
    <w:p w14:paraId="0AA126EE" w14:textId="77777777" w:rsidR="009811F0" w:rsidRDefault="009811F0" w:rsidP="009811F0">
      <w:pPr>
        <w:ind w:firstLine="720"/>
      </w:pPr>
      <w:r>
        <w:t>‘invalidates’:</w:t>
      </w:r>
      <w:hyperlink w:anchor="_a52cb0ff6e414b3170b58afe10b6afcb" w:history="1">
        <w:r>
          <w:rPr>
            <w:rStyle w:val="Hyperlink"/>
          </w:rPr>
          <w:t>Anything</w:t>
        </w:r>
      </w:hyperlink>
    </w:p>
    <w:p w14:paraId="635F3A79"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57530EC5" w14:textId="77777777" w:rsidR="009811F0" w:rsidRDefault="009811F0" w:rsidP="009811F0">
      <w:pPr>
        <w:ind w:firstLine="720"/>
      </w:pPr>
      <w:r>
        <w:t>‘binds’:</w:t>
      </w:r>
      <w:hyperlink w:anchor="_4050167f9abcfb2187d46a6d3c360798" w:history="1">
        <w:r>
          <w:rPr>
            <w:rStyle w:val="Hyperlink"/>
          </w:rPr>
          <w:t>Binding</w:t>
        </w:r>
      </w:hyperlink>
    </w:p>
    <w:p w14:paraId="286A7B1A" w14:textId="77777777" w:rsidR="009811F0" w:rsidRDefault="009811F0" w:rsidP="009811F0">
      <w:pPr>
        <w:ind w:firstLine="720"/>
      </w:pPr>
      <w:r>
        <w:t>‘asserted in’:</w:t>
      </w:r>
      <w:hyperlink w:anchor="_66d62b068053cee3464e1e03e6035eed" w:history="1">
        <w:r>
          <w:rPr>
            <w:rStyle w:val="Hyperlink"/>
          </w:rPr>
          <w:t>Context</w:t>
        </w:r>
      </w:hyperlink>
    </w:p>
    <w:p w14:paraId="18015EA1" w14:textId="77777777" w:rsidR="009811F0" w:rsidRDefault="009811F0" w:rsidP="009811F0">
      <w:r w:rsidRPr="000365A1">
        <w:rPr>
          <w:b/>
          <w:i/>
        </w:rPr>
        <w:lastRenderedPageBreak/>
        <w:t>From</w:t>
      </w:r>
      <w:r>
        <w:t xml:space="preserve"> </w:t>
      </w:r>
      <w:hyperlink w:anchor="_66d62b068053cee3464e1e03e6035eed" w:history="1">
        <w:r>
          <w:rPr>
            <w:rStyle w:val="Hyperlink"/>
          </w:rPr>
          <w:t>Context</w:t>
        </w:r>
      </w:hyperlink>
      <w:r>
        <w:t xml:space="preserve">: </w:t>
      </w:r>
    </w:p>
    <w:p w14:paraId="0797F339" w14:textId="77777777" w:rsidR="009811F0" w:rsidRDefault="009811F0" w:rsidP="009811F0">
      <w:pPr>
        <w:ind w:firstLine="720"/>
      </w:pPr>
      <w:r>
        <w:t>‘contextualizes’:</w:t>
      </w:r>
      <w:hyperlink w:anchor="_a52cb0ff6e414b3170b58afe10b6afcb" w:history="1">
        <w:r>
          <w:rPr>
            <w:rStyle w:val="Hyperlink"/>
          </w:rPr>
          <w:t>Anything</w:t>
        </w:r>
      </w:hyperlink>
    </w:p>
    <w:p w14:paraId="6B5A960A" w14:textId="77777777" w:rsidR="009811F0" w:rsidRDefault="009811F0" w:rsidP="009811F0">
      <w:pPr>
        <w:ind w:firstLine="720"/>
      </w:pPr>
      <w:r>
        <w:t>‘has rule’:</w:t>
      </w:r>
      <w:hyperlink w:anchor="_82919e40af9ad2e13647e9d37bbf0956" w:history="1">
        <w:r>
          <w:rPr>
            <w:rStyle w:val="Hyperlink"/>
          </w:rPr>
          <w:t>Rule</w:t>
        </w:r>
      </w:hyperlink>
    </w:p>
    <w:p w14:paraId="0D3AF0A7" w14:textId="77777777" w:rsidR="009811F0" w:rsidRDefault="009811F0" w:rsidP="009811F0">
      <w:pPr>
        <w:ind w:firstLine="720"/>
      </w:pPr>
      <w:r>
        <w:t>‘generalizes’:</w:t>
      </w:r>
      <w:hyperlink w:anchor="_66d62b068053cee3464e1e03e6035eed" w:history="1">
        <w:r>
          <w:rPr>
            <w:rStyle w:val="Hyperlink"/>
          </w:rPr>
          <w:t>Context</w:t>
        </w:r>
      </w:hyperlink>
    </w:p>
    <w:p w14:paraId="292EE341" w14:textId="77777777" w:rsidR="009811F0" w:rsidRDefault="009811F0" w:rsidP="009811F0">
      <w:pPr>
        <w:ind w:firstLine="720"/>
      </w:pPr>
      <w:r>
        <w:t>‘specializes’:</w:t>
      </w:r>
      <w:hyperlink w:anchor="_66d62b068053cee3464e1e03e6035eed" w:history="1">
        <w:r>
          <w:rPr>
            <w:rStyle w:val="Hyperlink"/>
          </w:rPr>
          <w:t>Context</w:t>
        </w:r>
      </w:hyperlink>
    </w:p>
    <w:p w14:paraId="06D0EB04" w14:textId="77777777" w:rsidR="009811F0" w:rsidRDefault="009811F0" w:rsidP="009811F0">
      <w:pPr>
        <w:ind w:firstLine="720"/>
      </w:pPr>
      <w:r>
        <w:t>‘asserts’:</w:t>
      </w:r>
      <w:hyperlink w:anchor="_8c517cf1950741c0f89edebf828214cc" w:history="1">
        <w:r>
          <w:rPr>
            <w:rStyle w:val="Hyperlink"/>
          </w:rPr>
          <w:t>Situation</w:t>
        </w:r>
      </w:hyperlink>
    </w:p>
    <w:p w14:paraId="17D4A6FD"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416E3AB" w14:textId="77777777" w:rsidR="009811F0" w:rsidRDefault="009811F0" w:rsidP="009811F0">
      <w:pPr>
        <w:ind w:firstLine="720"/>
      </w:pPr>
      <w:r>
        <w:t>‘represented by’:</w:t>
      </w:r>
      <w:hyperlink w:anchor="_1d7f13297e70f68af8189a69a2e52b05" w:history="1">
        <w:r>
          <w:rPr>
            <w:rStyle w:val="Hyperlink"/>
          </w:rPr>
          <w:t>Information</w:t>
        </w:r>
      </w:hyperlink>
    </w:p>
    <w:p w14:paraId="0D28F3F6" w14:textId="77777777" w:rsidR="009811F0" w:rsidRDefault="009811F0" w:rsidP="009811F0">
      <w:pPr>
        <w:ind w:firstLine="720"/>
      </w:pPr>
      <w:r>
        <w:t>‘identified by’:</w:t>
      </w:r>
      <w:hyperlink w:anchor="_18f8ef1b23e6cdf9278bd94f24f73c26" w:history="1">
        <w:r>
          <w:rPr>
            <w:rStyle w:val="Hyperlink"/>
          </w:rPr>
          <w:t>Identifier</w:t>
        </w:r>
      </w:hyperlink>
    </w:p>
    <w:p w14:paraId="7723D9DD" w14:textId="77777777" w:rsidR="009811F0" w:rsidRDefault="009811F0" w:rsidP="009811F0">
      <w:pPr>
        <w:ind w:firstLine="720"/>
      </w:pPr>
      <w:r>
        <w:t>‘prefered term’:</w:t>
      </w:r>
      <w:hyperlink w:anchor="_1945edd0888993a52c5dc6467a7b3ef8" w:history="1">
        <w:r>
          <w:rPr>
            <w:rStyle w:val="Hyperlink"/>
          </w:rPr>
          <w:t>Term</w:t>
        </w:r>
      </w:hyperlink>
    </w:p>
    <w:p w14:paraId="3569E7A6"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AE8A897" w14:textId="77777777" w:rsidR="009811F0" w:rsidRDefault="009811F0" w:rsidP="009811F0">
      <w:pPr>
        <w:ind w:firstLine="720"/>
      </w:pPr>
      <w:r>
        <w:t>‘created by’:</w:t>
      </w:r>
      <w:hyperlink w:anchor="_dd21593da1e0b28c0a75ed488ef07fd3" w:history="1">
        <w:r>
          <w:rPr>
            <w:rStyle w:val="Hyperlink"/>
          </w:rPr>
          <w:t>Transaction</w:t>
        </w:r>
      </w:hyperlink>
    </w:p>
    <w:p w14:paraId="0A98882B" w14:textId="77777777" w:rsidR="009811F0" w:rsidRDefault="009811F0" w:rsidP="009811F0">
      <w:pPr>
        <w:ind w:firstLine="720"/>
      </w:pPr>
      <w:r>
        <w:t>‘invalidated by’:</w:t>
      </w:r>
      <w:hyperlink w:anchor="_dd21593da1e0b28c0a75ed488ef07fd3" w:history="1">
        <w:r>
          <w:rPr>
            <w:rStyle w:val="Hyperlink"/>
          </w:rPr>
          <w:t>Transaction</w:t>
        </w:r>
      </w:hyperlink>
    </w:p>
    <w:p w14:paraId="18AC8EE6" w14:textId="77777777" w:rsidR="009811F0" w:rsidRDefault="009811F0" w:rsidP="009811F0">
      <w:pPr>
        <w:ind w:firstLine="720"/>
      </w:pPr>
      <w:r>
        <w:t>‘defined by’:</w:t>
      </w:r>
      <w:hyperlink w:anchor="_1a6d88e097d757268d09f68af82fbd34" w:history="1">
        <w:r>
          <w:rPr>
            <w:rStyle w:val="Hyperlink"/>
          </w:rPr>
          <w:t>Definition</w:t>
        </w:r>
      </w:hyperlink>
    </w:p>
    <w:p w14:paraId="2EF2C6A7" w14:textId="77777777" w:rsidR="009811F0" w:rsidRDefault="009811F0" w:rsidP="009811F0">
      <w:pPr>
        <w:ind w:firstLine="720"/>
      </w:pPr>
      <w:r>
        <w:t>‘has type’:</w:t>
      </w:r>
      <w:hyperlink w:anchor="_dfe1514224ca21cedba7b2b29802db50" w:history="1">
        <w:r>
          <w:rPr>
            <w:rStyle w:val="Hyperlink"/>
          </w:rPr>
          <w:t>Type</w:t>
        </w:r>
      </w:hyperlink>
    </w:p>
    <w:p w14:paraId="32BBB7E1" w14:textId="77777777" w:rsidR="009811F0" w:rsidRDefault="009811F0" w:rsidP="009811F0">
      <w:pPr>
        <w:ind w:firstLine="720"/>
      </w:pPr>
      <w:r>
        <w:t>‘in context of’:</w:t>
      </w:r>
      <w:hyperlink w:anchor="_66d62b068053cee3464e1e03e6035eed" w:history="1">
        <w:r>
          <w:rPr>
            <w:rStyle w:val="Hyperlink"/>
          </w:rPr>
          <w:t>Context</w:t>
        </w:r>
      </w:hyperlink>
    </w:p>
    <w:p w14:paraId="668A09F4" w14:textId="77777777" w:rsidR="009811F0" w:rsidRDefault="009811F0" w:rsidP="009811F0">
      <w:pPr>
        <w:ind w:firstLine="720"/>
      </w:pPr>
      <w:r>
        <w:t>‘defined in’:</w:t>
      </w:r>
      <w:hyperlink w:anchor="_693daf0a0de3f4b82a04aee474c3f151" w:history="1">
        <w:r>
          <w:rPr>
            <w:rStyle w:val="Hyperlink"/>
          </w:rPr>
          <w:t>Lexical Scope</w:t>
        </w:r>
      </w:hyperlink>
    </w:p>
    <w:p w14:paraId="58ACBFF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64D36E7" w14:textId="77777777" w:rsidR="009811F0" w:rsidRDefault="009811F0" w:rsidP="009811F0">
      <w:pPr>
        <w:ind w:firstLine="720"/>
      </w:pPr>
      <w:r>
        <w:t>‘ElementID’:</w:t>
      </w:r>
      <w:hyperlink w:anchor="_f904ff1da5bfc3387d892b7e0fe9ecb1" w:history="1">
        <w:r>
          <w:rPr>
            <w:rStyle w:val="Hyperlink"/>
          </w:rPr>
          <w:t>URIIdentifier</w:t>
        </w:r>
      </w:hyperlink>
    </w:p>
    <w:p w14:paraId="0B40236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69AADB0" w14:textId="77777777" w:rsidR="009811F0" w:rsidRDefault="009811F0" w:rsidP="009811F0">
      <w:pPr>
        <w:ind w:firstLine="720"/>
      </w:pPr>
      <w:r>
        <w:t>‘defines’:</w:t>
      </w:r>
      <w:hyperlink w:anchor="_a52cb0ff6e414b3170b58afe10b6afcb" w:history="1">
        <w:r>
          <w:rPr>
            <w:rStyle w:val="Hyperlink"/>
          </w:rPr>
          <w:t>Anything</w:t>
        </w:r>
      </w:hyperlink>
    </w:p>
    <w:p w14:paraId="6706042A" w14:textId="77777777" w:rsidR="009811F0" w:rsidRDefault="009811F0" w:rsidP="009811F0">
      <w:pPr>
        <w:ind w:firstLine="720"/>
      </w:pPr>
      <w:r>
        <w:t>‘changed in’:</w:t>
      </w:r>
      <w:hyperlink w:anchor="_dd21593da1e0b28c0a75ed488ef07fd3" w:history="1">
        <w:r>
          <w:rPr>
            <w:rStyle w:val="Hyperlink"/>
          </w:rPr>
          <w:t>Transaction</w:t>
        </w:r>
      </w:hyperlink>
    </w:p>
    <w:p w14:paraId="6CDAA72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B4C8D71" w14:textId="77777777" w:rsidR="009811F0" w:rsidRDefault="009811F0" w:rsidP="009811F0">
      <w:pPr>
        <w:ind w:firstLine="720"/>
      </w:pPr>
      <w:r>
        <w:t>‘references’:</w:t>
      </w:r>
      <w:hyperlink w:anchor="_0315319befc74caa0a2a7d36cff333c0" w:history="1">
        <w:r>
          <w:rPr>
            <w:rStyle w:val="Hyperlink"/>
          </w:rPr>
          <w:t>Lexical Reference</w:t>
        </w:r>
      </w:hyperlink>
    </w:p>
    <w:p w14:paraId="62DAFA18" w14:textId="77777777" w:rsidR="009811F0" w:rsidRDefault="009811F0" w:rsidP="009811F0"/>
    <w:p w14:paraId="05B966F4" w14:textId="77777777" w:rsidR="009811F0" w:rsidRDefault="009811F0" w:rsidP="009811F0">
      <w:pPr>
        <w:pStyle w:val="Heading3"/>
      </w:pPr>
      <w:bookmarkStart w:id="292" w:name="_dd21593da1e0b28c0a75ed488ef07fd3"/>
      <w:bookmarkStart w:id="293" w:name="_Toc418510234"/>
      <w:r>
        <w:t>Class Transaction</w:t>
      </w:r>
      <w:bookmarkEnd w:id="292"/>
      <w:bookmarkEnd w:id="293"/>
    </w:p>
    <w:p w14:paraId="34AF5843" w14:textId="77777777" w:rsidR="009811F0" w:rsidRDefault="009811F0" w:rsidP="009811F0">
      <w:r>
        <w:t>A transaction is an atomic state change in an information system and is used as the basis for synchronization between different representations of the same concepts.</w:t>
      </w:r>
    </w:p>
    <w:p w14:paraId="45D9CFF7" w14:textId="77777777" w:rsidR="009811F0" w:rsidRDefault="009811F0" w:rsidP="009811F0">
      <w:pPr>
        <w:pStyle w:val="Heading4"/>
      </w:pPr>
      <w:r>
        <w:t>Direct Supertypes</w:t>
      </w:r>
    </w:p>
    <w:p w14:paraId="500C1776" w14:textId="77777777" w:rsidR="009811F0" w:rsidRDefault="0098398E" w:rsidP="009811F0">
      <w:pPr>
        <w:ind w:left="360"/>
      </w:pPr>
      <w:hyperlink w:anchor="_63eecd782b89142ca4b95f2aad7bbd26" w:history="1">
        <w:r w:rsidR="009811F0">
          <w:rPr>
            <w:rStyle w:val="Hyperlink"/>
          </w:rPr>
          <w:t>Occurance</w:t>
        </w:r>
      </w:hyperlink>
    </w:p>
    <w:p w14:paraId="7AECF6CF" w14:textId="77777777" w:rsidR="009811F0" w:rsidRDefault="009811F0" w:rsidP="009811F0">
      <w:pPr>
        <w:pStyle w:val="Code0"/>
      </w:pPr>
      <w:r w:rsidRPr="00043180">
        <w:rPr>
          <w:b/>
          <w:sz w:val="24"/>
          <w:szCs w:val="24"/>
        </w:rPr>
        <w:t>package</w:t>
      </w:r>
      <w:r>
        <w:t xml:space="preserve"> SIMF Meta Model::Transactions</w:t>
      </w:r>
    </w:p>
    <w:p w14:paraId="6FC56772"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63eecd782b89142ca4b95f2aad7bbd26" w:history="1">
        <w:r>
          <w:rPr>
            <w:rStyle w:val="Hyperlink"/>
          </w:rPr>
          <w:t>Occurance</w:t>
        </w:r>
      </w:hyperlink>
    </w:p>
    <w:p w14:paraId="031E712F" w14:textId="77777777" w:rsidR="009811F0" w:rsidRDefault="009811F0" w:rsidP="009811F0">
      <w:pPr>
        <w:pStyle w:val="Code0"/>
      </w:pPr>
    </w:p>
    <w:p w14:paraId="41E8D9C9" w14:textId="77777777" w:rsidR="009811F0" w:rsidRDefault="009811F0" w:rsidP="009811F0">
      <w:pPr>
        <w:pStyle w:val="Heading4"/>
      </w:pPr>
      <w:r>
        <w:t>Associations</w:t>
      </w:r>
    </w:p>
    <w:p w14:paraId="1CF7D954" w14:textId="77777777" w:rsidR="009811F0" w:rsidRDefault="009811F0" w:rsidP="009811F0">
      <w:pPr>
        <w:ind w:left="605" w:hanging="245"/>
      </w:pPr>
      <w:r>
        <w:rPr>
          <w:noProof/>
        </w:rPr>
        <w:drawing>
          <wp:inline distT="0" distB="0" distL="0" distR="0" wp14:anchorId="24EC8963" wp14:editId="215F5CD4">
            <wp:extent cx="152400" cy="152400"/>
            <wp:effectExtent l="0" t="0" r="0" b="0"/>
            <wp:docPr id="30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changes:</w:t>
      </w:r>
      <w:hyperlink w:anchor="_693daf0a0de3f4b82a04aee474c3f151" w:history="1">
        <w:r>
          <w:rPr>
            <w:rStyle w:val="Hyperlink"/>
          </w:rPr>
          <w:t>Lexical Scope</w:t>
        </w:r>
      </w:hyperlink>
      <w:r>
        <w:t xml:space="preserve"> [*] </w:t>
      </w:r>
    </w:p>
    <w:p w14:paraId="6B5925CF" w14:textId="77777777" w:rsidR="009811F0" w:rsidRDefault="009811F0" w:rsidP="009811F0">
      <w:pPr>
        <w:ind w:left="605" w:hanging="245"/>
      </w:pPr>
      <w:r>
        <w:rPr>
          <w:noProof/>
        </w:rPr>
        <w:drawing>
          <wp:inline distT="0" distB="0" distL="0" distR="0" wp14:anchorId="6278FDE4" wp14:editId="56B0FB9A">
            <wp:extent cx="152400" cy="152400"/>
            <wp:effectExtent l="0" t="0" r="0" b="0"/>
            <wp:docPr id="30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super transaction:</w:t>
      </w:r>
      <w:hyperlink w:anchor="_693daf0a0de3f4b82a04aee474c3f151" w:history="1">
        <w:r>
          <w:rPr>
            <w:rStyle w:val="Hyperlink"/>
          </w:rPr>
          <w:t>Lexical Scope</w:t>
        </w:r>
      </w:hyperlink>
      <w:r>
        <w:t xml:space="preserve"> [*] </w:t>
      </w:r>
    </w:p>
    <w:p w14:paraId="560C5C2D" w14:textId="77777777" w:rsidR="009811F0" w:rsidRDefault="009811F0" w:rsidP="009811F0">
      <w:pPr>
        <w:ind w:left="605" w:hanging="245"/>
      </w:pPr>
      <w:r>
        <w:rPr>
          <w:noProof/>
        </w:rPr>
        <w:drawing>
          <wp:inline distT="0" distB="0" distL="0" distR="0" wp14:anchorId="5EB132BD" wp14:editId="4EF456CC">
            <wp:extent cx="152400" cy="152400"/>
            <wp:effectExtent l="0" t="0" r="0" b="0"/>
            <wp:docPr id="30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sub transaction:</w:t>
      </w:r>
      <w:hyperlink w:anchor="_693daf0a0de3f4b82a04aee474c3f151" w:history="1">
        <w:r>
          <w:rPr>
            <w:rStyle w:val="Hyperlink"/>
          </w:rPr>
          <w:t>Lexical Scope</w:t>
        </w:r>
      </w:hyperlink>
      <w:r>
        <w:t xml:space="preserve"> [*] </w:t>
      </w:r>
    </w:p>
    <w:p w14:paraId="33390C6E" w14:textId="77777777" w:rsidR="009811F0" w:rsidRDefault="009811F0" w:rsidP="009811F0">
      <w:pPr>
        <w:ind w:left="605" w:hanging="245"/>
      </w:pPr>
      <w:r>
        <w:rPr>
          <w:noProof/>
        </w:rPr>
        <w:drawing>
          <wp:inline distT="0" distB="0" distL="0" distR="0" wp14:anchorId="0EB2BDA8" wp14:editId="7A229EEF">
            <wp:extent cx="152400" cy="152400"/>
            <wp:effectExtent l="0" t="0" r="0" b="0"/>
            <wp:docPr id="306"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in context:</w:t>
      </w:r>
      <w:hyperlink w:anchor="_66d62b068053cee3464e1e03e6035eed" w:history="1">
        <w:r>
          <w:rPr>
            <w:rStyle w:val="Hyperlink"/>
          </w:rPr>
          <w:t>Context</w:t>
        </w:r>
      </w:hyperlink>
      <w:r>
        <w:t xml:space="preserve"> [*] </w:t>
      </w:r>
    </w:p>
    <w:p w14:paraId="2E9EA8E3" w14:textId="77777777" w:rsidR="009811F0" w:rsidRDefault="009811F0" w:rsidP="009811F0">
      <w:pPr>
        <w:ind w:left="605" w:hanging="245"/>
      </w:pPr>
      <w:r>
        <w:rPr>
          <w:noProof/>
        </w:rPr>
        <w:drawing>
          <wp:inline distT="0" distB="0" distL="0" distR="0" wp14:anchorId="1D382CEA" wp14:editId="0F1FCAAD">
            <wp:extent cx="152400" cy="152400"/>
            <wp:effectExtent l="0" t="0" r="0" b="0"/>
            <wp:docPr id="30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creates:</w:t>
      </w:r>
      <w:hyperlink w:anchor="_a52cb0ff6e414b3170b58afe10b6afcb" w:history="1">
        <w:r>
          <w:rPr>
            <w:rStyle w:val="Hyperlink"/>
          </w:rPr>
          <w:t>Anything</w:t>
        </w:r>
      </w:hyperlink>
      <w:r>
        <w:t xml:space="preserve"> [*] </w:t>
      </w:r>
    </w:p>
    <w:p w14:paraId="17C1C689" w14:textId="77777777" w:rsidR="009811F0" w:rsidRDefault="009811F0" w:rsidP="009811F0">
      <w:pPr>
        <w:ind w:left="605" w:hanging="245"/>
      </w:pPr>
      <w:r>
        <w:rPr>
          <w:noProof/>
        </w:rPr>
        <w:drawing>
          <wp:inline distT="0" distB="0" distL="0" distR="0" wp14:anchorId="51AF1521" wp14:editId="44CA7B5D">
            <wp:extent cx="152400" cy="152400"/>
            <wp:effectExtent l="0" t="0" r="0" b="0"/>
            <wp:docPr id="31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invalidates:</w:t>
      </w:r>
      <w:hyperlink w:anchor="_a52cb0ff6e414b3170b58afe10b6afcb" w:history="1">
        <w:r>
          <w:rPr>
            <w:rStyle w:val="Hyperlink"/>
          </w:rPr>
          <w:t>Anything</w:t>
        </w:r>
      </w:hyperlink>
      <w:r>
        <w:t xml:space="preserve"> [*] </w:t>
      </w:r>
    </w:p>
    <w:p w14:paraId="7FEA46D7" w14:textId="77777777" w:rsidR="009811F0" w:rsidRDefault="009811F0" w:rsidP="009811F0">
      <w:pPr>
        <w:pStyle w:val="Heading4"/>
      </w:pPr>
      <w:r>
        <w:t>Inherited Features</w:t>
      </w:r>
    </w:p>
    <w:p w14:paraId="59AC9479" w14:textId="77777777" w:rsidR="009811F0" w:rsidRDefault="009811F0" w:rsidP="009811F0">
      <w:r w:rsidRPr="000365A1">
        <w:rPr>
          <w:b/>
          <w:i/>
        </w:rPr>
        <w:t>From</w:t>
      </w:r>
      <w:r>
        <w:t xml:space="preserve"> </w:t>
      </w:r>
      <w:hyperlink w:anchor="_8c517cf1950741c0f89edebf828214cc" w:history="1">
        <w:r>
          <w:rPr>
            <w:rStyle w:val="Hyperlink"/>
          </w:rPr>
          <w:t>Situation</w:t>
        </w:r>
      </w:hyperlink>
      <w:r>
        <w:t xml:space="preserve">: </w:t>
      </w:r>
    </w:p>
    <w:p w14:paraId="4CC8D53A" w14:textId="77777777" w:rsidR="009811F0" w:rsidRDefault="009811F0" w:rsidP="009811F0">
      <w:pPr>
        <w:ind w:firstLine="720"/>
      </w:pPr>
      <w:r>
        <w:t>‘binds’:</w:t>
      </w:r>
      <w:hyperlink w:anchor="_4050167f9abcfb2187d46a6d3c360798" w:history="1">
        <w:r>
          <w:rPr>
            <w:rStyle w:val="Hyperlink"/>
          </w:rPr>
          <w:t>Binding</w:t>
        </w:r>
      </w:hyperlink>
    </w:p>
    <w:p w14:paraId="4FA8E1CB" w14:textId="77777777" w:rsidR="009811F0" w:rsidRDefault="009811F0" w:rsidP="009811F0">
      <w:pPr>
        <w:ind w:firstLine="720"/>
      </w:pPr>
      <w:r>
        <w:t>‘asserted in’:</w:t>
      </w:r>
      <w:hyperlink w:anchor="_66d62b068053cee3464e1e03e6035eed" w:history="1">
        <w:r>
          <w:rPr>
            <w:rStyle w:val="Hyperlink"/>
          </w:rPr>
          <w:t>Context</w:t>
        </w:r>
      </w:hyperlink>
    </w:p>
    <w:p w14:paraId="1CEB0CC7"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055F494" w14:textId="77777777" w:rsidR="009811F0" w:rsidRDefault="009811F0" w:rsidP="009811F0">
      <w:pPr>
        <w:ind w:firstLine="720"/>
      </w:pPr>
      <w:r>
        <w:t>‘contextualizes’:</w:t>
      </w:r>
      <w:hyperlink w:anchor="_a52cb0ff6e414b3170b58afe10b6afcb" w:history="1">
        <w:r>
          <w:rPr>
            <w:rStyle w:val="Hyperlink"/>
          </w:rPr>
          <w:t>Anything</w:t>
        </w:r>
      </w:hyperlink>
    </w:p>
    <w:p w14:paraId="7C9493C6" w14:textId="77777777" w:rsidR="009811F0" w:rsidRDefault="009811F0" w:rsidP="009811F0">
      <w:pPr>
        <w:ind w:firstLine="720"/>
      </w:pPr>
      <w:r>
        <w:t>‘has rule’:</w:t>
      </w:r>
      <w:hyperlink w:anchor="_82919e40af9ad2e13647e9d37bbf0956" w:history="1">
        <w:r>
          <w:rPr>
            <w:rStyle w:val="Hyperlink"/>
          </w:rPr>
          <w:t>Rule</w:t>
        </w:r>
      </w:hyperlink>
    </w:p>
    <w:p w14:paraId="6AF6141B" w14:textId="77777777" w:rsidR="009811F0" w:rsidRDefault="009811F0" w:rsidP="009811F0">
      <w:pPr>
        <w:ind w:firstLine="720"/>
      </w:pPr>
      <w:r>
        <w:t>‘generalizes’:</w:t>
      </w:r>
      <w:hyperlink w:anchor="_66d62b068053cee3464e1e03e6035eed" w:history="1">
        <w:r>
          <w:rPr>
            <w:rStyle w:val="Hyperlink"/>
          </w:rPr>
          <w:t>Context</w:t>
        </w:r>
      </w:hyperlink>
    </w:p>
    <w:p w14:paraId="7D6E3DBA" w14:textId="77777777" w:rsidR="009811F0" w:rsidRDefault="009811F0" w:rsidP="009811F0">
      <w:pPr>
        <w:ind w:firstLine="720"/>
      </w:pPr>
      <w:r>
        <w:t>‘specializes’:</w:t>
      </w:r>
      <w:hyperlink w:anchor="_66d62b068053cee3464e1e03e6035eed" w:history="1">
        <w:r>
          <w:rPr>
            <w:rStyle w:val="Hyperlink"/>
          </w:rPr>
          <w:t>Context</w:t>
        </w:r>
      </w:hyperlink>
    </w:p>
    <w:p w14:paraId="0942F465" w14:textId="77777777" w:rsidR="009811F0" w:rsidRDefault="009811F0" w:rsidP="009811F0">
      <w:pPr>
        <w:ind w:firstLine="720"/>
      </w:pPr>
      <w:r>
        <w:t>‘asserts’:</w:t>
      </w:r>
      <w:hyperlink w:anchor="_8c517cf1950741c0f89edebf828214cc" w:history="1">
        <w:r>
          <w:rPr>
            <w:rStyle w:val="Hyperlink"/>
          </w:rPr>
          <w:t>Situation</w:t>
        </w:r>
      </w:hyperlink>
    </w:p>
    <w:p w14:paraId="68A688DA" w14:textId="77777777" w:rsidR="009811F0" w:rsidRDefault="009811F0" w:rsidP="009811F0">
      <w:r w:rsidRPr="000365A1">
        <w:rPr>
          <w:b/>
          <w:i/>
        </w:rPr>
        <w:lastRenderedPageBreak/>
        <w:t>From</w:t>
      </w:r>
      <w:r>
        <w:t xml:space="preserve"> </w:t>
      </w:r>
      <w:hyperlink w:anchor="_eb8398b5a178c638b98597120ec51c4d" w:history="1">
        <w:r>
          <w:rPr>
            <w:rStyle w:val="Hyperlink"/>
          </w:rPr>
          <w:t>Concept</w:t>
        </w:r>
      </w:hyperlink>
      <w:r>
        <w:t xml:space="preserve">: </w:t>
      </w:r>
    </w:p>
    <w:p w14:paraId="57DCFBF2" w14:textId="77777777" w:rsidR="009811F0" w:rsidRDefault="009811F0" w:rsidP="009811F0">
      <w:pPr>
        <w:ind w:firstLine="720"/>
      </w:pPr>
      <w:r>
        <w:t>‘represented by’:</w:t>
      </w:r>
      <w:hyperlink w:anchor="_1d7f13297e70f68af8189a69a2e52b05" w:history="1">
        <w:r>
          <w:rPr>
            <w:rStyle w:val="Hyperlink"/>
          </w:rPr>
          <w:t>Information</w:t>
        </w:r>
      </w:hyperlink>
    </w:p>
    <w:p w14:paraId="53BA4A34" w14:textId="77777777" w:rsidR="009811F0" w:rsidRDefault="009811F0" w:rsidP="009811F0">
      <w:pPr>
        <w:ind w:firstLine="720"/>
      </w:pPr>
      <w:r>
        <w:t>‘identified by’:</w:t>
      </w:r>
      <w:hyperlink w:anchor="_18f8ef1b23e6cdf9278bd94f24f73c26" w:history="1">
        <w:r>
          <w:rPr>
            <w:rStyle w:val="Hyperlink"/>
          </w:rPr>
          <w:t>Identifier</w:t>
        </w:r>
      </w:hyperlink>
    </w:p>
    <w:p w14:paraId="2CBD9E2F" w14:textId="77777777" w:rsidR="009811F0" w:rsidRDefault="009811F0" w:rsidP="009811F0">
      <w:pPr>
        <w:ind w:firstLine="720"/>
      </w:pPr>
      <w:r>
        <w:t>‘prefered term’:</w:t>
      </w:r>
      <w:hyperlink w:anchor="_1945edd0888993a52c5dc6467a7b3ef8" w:history="1">
        <w:r>
          <w:rPr>
            <w:rStyle w:val="Hyperlink"/>
          </w:rPr>
          <w:t>Term</w:t>
        </w:r>
      </w:hyperlink>
    </w:p>
    <w:p w14:paraId="016A3D21"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63B7DC79" w14:textId="77777777" w:rsidR="009811F0" w:rsidRDefault="009811F0" w:rsidP="009811F0">
      <w:pPr>
        <w:ind w:firstLine="720"/>
      </w:pPr>
      <w:r>
        <w:t>‘created by’:</w:t>
      </w:r>
      <w:hyperlink w:anchor="_dd21593da1e0b28c0a75ed488ef07fd3" w:history="1">
        <w:r>
          <w:rPr>
            <w:rStyle w:val="Hyperlink"/>
          </w:rPr>
          <w:t>Transaction</w:t>
        </w:r>
      </w:hyperlink>
    </w:p>
    <w:p w14:paraId="1F9204B9" w14:textId="77777777" w:rsidR="009811F0" w:rsidRDefault="009811F0" w:rsidP="009811F0">
      <w:pPr>
        <w:ind w:firstLine="720"/>
      </w:pPr>
      <w:r>
        <w:t>‘invalidated by’:</w:t>
      </w:r>
      <w:hyperlink w:anchor="_dd21593da1e0b28c0a75ed488ef07fd3" w:history="1">
        <w:r>
          <w:rPr>
            <w:rStyle w:val="Hyperlink"/>
          </w:rPr>
          <w:t>Transaction</w:t>
        </w:r>
      </w:hyperlink>
    </w:p>
    <w:p w14:paraId="3FCBE853" w14:textId="77777777" w:rsidR="009811F0" w:rsidRDefault="009811F0" w:rsidP="009811F0">
      <w:pPr>
        <w:ind w:firstLine="720"/>
      </w:pPr>
      <w:r>
        <w:t>‘defined by’:</w:t>
      </w:r>
      <w:hyperlink w:anchor="_1a6d88e097d757268d09f68af82fbd34" w:history="1">
        <w:r>
          <w:rPr>
            <w:rStyle w:val="Hyperlink"/>
          </w:rPr>
          <w:t>Definition</w:t>
        </w:r>
      </w:hyperlink>
    </w:p>
    <w:p w14:paraId="0C9C9E0F" w14:textId="77777777" w:rsidR="009811F0" w:rsidRDefault="009811F0" w:rsidP="009811F0">
      <w:pPr>
        <w:ind w:firstLine="720"/>
      </w:pPr>
      <w:r>
        <w:t>‘has type’:</w:t>
      </w:r>
      <w:hyperlink w:anchor="_dfe1514224ca21cedba7b2b29802db50" w:history="1">
        <w:r>
          <w:rPr>
            <w:rStyle w:val="Hyperlink"/>
          </w:rPr>
          <w:t>Type</w:t>
        </w:r>
      </w:hyperlink>
    </w:p>
    <w:p w14:paraId="6F685A1F" w14:textId="77777777" w:rsidR="009811F0" w:rsidRDefault="009811F0" w:rsidP="009811F0">
      <w:pPr>
        <w:ind w:firstLine="720"/>
      </w:pPr>
      <w:r>
        <w:t>‘in context of’:</w:t>
      </w:r>
      <w:hyperlink w:anchor="_66d62b068053cee3464e1e03e6035eed" w:history="1">
        <w:r>
          <w:rPr>
            <w:rStyle w:val="Hyperlink"/>
          </w:rPr>
          <w:t>Context</w:t>
        </w:r>
      </w:hyperlink>
    </w:p>
    <w:p w14:paraId="11564BB4" w14:textId="77777777" w:rsidR="009811F0" w:rsidRDefault="009811F0" w:rsidP="009811F0">
      <w:pPr>
        <w:ind w:firstLine="720"/>
      </w:pPr>
      <w:r>
        <w:t>‘defined in’:</w:t>
      </w:r>
      <w:hyperlink w:anchor="_693daf0a0de3f4b82a04aee474c3f151" w:history="1">
        <w:r>
          <w:rPr>
            <w:rStyle w:val="Hyperlink"/>
          </w:rPr>
          <w:t>Lexical Scope</w:t>
        </w:r>
      </w:hyperlink>
    </w:p>
    <w:p w14:paraId="36A2F65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4D1E337" w14:textId="77777777" w:rsidR="009811F0" w:rsidRDefault="009811F0" w:rsidP="009811F0">
      <w:pPr>
        <w:ind w:firstLine="720"/>
      </w:pPr>
      <w:r>
        <w:t>‘ElementID’:</w:t>
      </w:r>
      <w:hyperlink w:anchor="_f904ff1da5bfc3387d892b7e0fe9ecb1" w:history="1">
        <w:r>
          <w:rPr>
            <w:rStyle w:val="Hyperlink"/>
          </w:rPr>
          <w:t>URIIdentifier</w:t>
        </w:r>
      </w:hyperlink>
    </w:p>
    <w:p w14:paraId="23068CE0"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4D572353" w14:textId="77777777" w:rsidR="009811F0" w:rsidRDefault="009811F0" w:rsidP="009811F0">
      <w:pPr>
        <w:ind w:firstLine="720"/>
      </w:pPr>
      <w:r>
        <w:t>‘defines’:</w:t>
      </w:r>
      <w:hyperlink w:anchor="_a52cb0ff6e414b3170b58afe10b6afcb" w:history="1">
        <w:r>
          <w:rPr>
            <w:rStyle w:val="Hyperlink"/>
          </w:rPr>
          <w:t>Anything</w:t>
        </w:r>
      </w:hyperlink>
    </w:p>
    <w:p w14:paraId="22F2F89A" w14:textId="77777777" w:rsidR="009811F0" w:rsidRDefault="009811F0" w:rsidP="009811F0">
      <w:pPr>
        <w:ind w:firstLine="720"/>
      </w:pPr>
      <w:r>
        <w:t>‘changed in’:</w:t>
      </w:r>
      <w:hyperlink w:anchor="_dd21593da1e0b28c0a75ed488ef07fd3" w:history="1">
        <w:r>
          <w:rPr>
            <w:rStyle w:val="Hyperlink"/>
          </w:rPr>
          <w:t>Transaction</w:t>
        </w:r>
      </w:hyperlink>
    </w:p>
    <w:p w14:paraId="5E37F06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30F868D" w14:textId="77777777" w:rsidR="009811F0" w:rsidRDefault="009811F0" w:rsidP="009811F0">
      <w:pPr>
        <w:ind w:firstLine="720"/>
      </w:pPr>
      <w:r>
        <w:t>‘references’:</w:t>
      </w:r>
      <w:hyperlink w:anchor="_0315319befc74caa0a2a7d36cff333c0" w:history="1">
        <w:r>
          <w:rPr>
            <w:rStyle w:val="Hyperlink"/>
          </w:rPr>
          <w:t>Lexical Reference</w:t>
        </w:r>
      </w:hyperlink>
    </w:p>
    <w:p w14:paraId="25A999DA" w14:textId="77777777" w:rsidR="009811F0" w:rsidRDefault="009811F0" w:rsidP="009811F0"/>
    <w:p w14:paraId="768016BC" w14:textId="77777777" w:rsidR="009811F0" w:rsidRDefault="009811F0" w:rsidP="009811F0">
      <w:pPr>
        <w:pStyle w:val="Heading2"/>
      </w:pPr>
      <w:bookmarkStart w:id="294" w:name="_Toc418510235"/>
      <w:r>
        <w:t>SIMF Meta Model::Types</w:t>
      </w:r>
      <w:bookmarkEnd w:id="294"/>
    </w:p>
    <w:p w14:paraId="2AF522A2" w14:textId="77777777" w:rsidR="009811F0" w:rsidRDefault="009811F0" w:rsidP="009811F0">
      <w:r>
        <w:t>Type provide for ways to categorize anything based on what it is, the roles it plays or the phases it may be in.</w:t>
      </w:r>
      <w:r>
        <w:br/>
        <w:t>Something may be categorized by any number of types (multiple classification assumption).</w:t>
      </w:r>
    </w:p>
    <w:p w14:paraId="193E6FE7" w14:textId="77777777" w:rsidR="009811F0" w:rsidRDefault="009811F0" w:rsidP="009811F0">
      <w:pPr>
        <w:pStyle w:val="Heading3"/>
      </w:pPr>
      <w:bookmarkStart w:id="295" w:name="_Toc418510236"/>
      <w:r>
        <w:t>Diagram: Types</w:t>
      </w:r>
      <w:bookmarkEnd w:id="295"/>
    </w:p>
    <w:p w14:paraId="0B57BC99" w14:textId="77777777" w:rsidR="009811F0" w:rsidRDefault="009811F0" w:rsidP="009811F0">
      <w:pPr>
        <w:jc w:val="center"/>
        <w:rPr>
          <w:rFonts w:cs="Arial"/>
        </w:rPr>
      </w:pPr>
      <w:r>
        <w:rPr>
          <w:noProof/>
        </w:rPr>
        <w:drawing>
          <wp:inline distT="0" distB="0" distL="0" distR="0" wp14:anchorId="26EB799A" wp14:editId="32A4C21E">
            <wp:extent cx="5732145" cy="4195621"/>
            <wp:effectExtent l="0" t="0" r="0" b="0"/>
            <wp:docPr id="312" name="Picture -768137945.jpg" descr="-7681379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768137945.jpg"/>
                    <pic:cNvPicPr/>
                  </pic:nvPicPr>
                  <pic:blipFill>
                    <a:blip r:embed="rId37" cstate="print"/>
                    <a:stretch>
                      <a:fillRect/>
                    </a:stretch>
                  </pic:blipFill>
                  <pic:spPr>
                    <a:xfrm>
                      <a:off x="0" y="0"/>
                      <a:ext cx="5732145" cy="4195621"/>
                    </a:xfrm>
                    <a:prstGeom prst="rect">
                      <a:avLst/>
                    </a:prstGeom>
                  </pic:spPr>
                </pic:pic>
              </a:graphicData>
            </a:graphic>
          </wp:inline>
        </w:drawing>
      </w:r>
    </w:p>
    <w:p w14:paraId="3FEAFE97" w14:textId="77777777" w:rsidR="009811F0" w:rsidRDefault="009811F0" w:rsidP="009811F0">
      <w:pPr>
        <w:pStyle w:val="Figure"/>
        <w:widowControl/>
        <w:numPr>
          <w:ilvl w:val="0"/>
          <w:numId w:val="21"/>
        </w:numPr>
        <w:suppressAutoHyphens w:val="0"/>
        <w:overflowPunct/>
        <w:autoSpaceDE/>
        <w:autoSpaceDN/>
        <w:adjustRightInd/>
        <w:spacing w:before="120" w:after="120"/>
        <w:jc w:val="center"/>
        <w:textAlignment w:val="auto"/>
      </w:pPr>
      <w:r>
        <w:t>Types</w:t>
      </w:r>
    </w:p>
    <w:p w14:paraId="3535CBDC" w14:textId="77777777" w:rsidR="009811F0" w:rsidRDefault="009811F0" w:rsidP="009811F0"/>
    <w:p w14:paraId="6BDA8B10" w14:textId="77777777" w:rsidR="009811F0" w:rsidRDefault="009811F0" w:rsidP="009811F0">
      <w:pPr>
        <w:pStyle w:val="Heading3"/>
      </w:pPr>
      <w:bookmarkStart w:id="296" w:name="_3b2e69eb6121d1e3a1180bbe8ee64013"/>
      <w:bookmarkStart w:id="297" w:name="_Toc418510237"/>
      <w:r>
        <w:t>Class Classification</w:t>
      </w:r>
      <w:bookmarkEnd w:id="296"/>
      <w:bookmarkEnd w:id="297"/>
    </w:p>
    <w:p w14:paraId="3A15E457" w14:textId="77777777" w:rsidR="009811F0" w:rsidRDefault="009811F0" w:rsidP="009811F0">
      <w:r>
        <w:t>A classification is a "mix in" type that defines some aspect of something but does not represent the "fundamental type" of that thing, but some potentially transient role, phase or other way to classify. Something must have at least one type that is not a classification.</w:t>
      </w:r>
    </w:p>
    <w:p w14:paraId="74E5BD70" w14:textId="77777777" w:rsidR="009811F0" w:rsidRDefault="009811F0" w:rsidP="009811F0">
      <w:pPr>
        <w:pStyle w:val="Heading4"/>
      </w:pPr>
      <w:r>
        <w:t>Direct Supertypes</w:t>
      </w:r>
    </w:p>
    <w:p w14:paraId="2CA157BE" w14:textId="77777777" w:rsidR="009811F0" w:rsidRDefault="0098398E" w:rsidP="009811F0">
      <w:pPr>
        <w:ind w:left="360"/>
      </w:pPr>
      <w:hyperlink w:anchor="_dfe1514224ca21cedba7b2b29802db50" w:history="1">
        <w:r w:rsidR="009811F0">
          <w:rPr>
            <w:rStyle w:val="Hyperlink"/>
          </w:rPr>
          <w:t>Type</w:t>
        </w:r>
      </w:hyperlink>
    </w:p>
    <w:p w14:paraId="44AFD6C9" w14:textId="77777777" w:rsidR="009811F0" w:rsidRDefault="009811F0" w:rsidP="009811F0">
      <w:pPr>
        <w:pStyle w:val="Code0"/>
      </w:pPr>
      <w:r w:rsidRPr="00043180">
        <w:rPr>
          <w:b/>
          <w:sz w:val="24"/>
          <w:szCs w:val="24"/>
        </w:rPr>
        <w:t>package</w:t>
      </w:r>
      <w:r>
        <w:t xml:space="preserve"> SIMF Meta Model::Types</w:t>
      </w:r>
    </w:p>
    <w:p w14:paraId="28CFB0C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42BE1212" w14:textId="77777777" w:rsidR="009811F0" w:rsidRDefault="009811F0" w:rsidP="009811F0">
      <w:pPr>
        <w:pStyle w:val="Code0"/>
      </w:pPr>
    </w:p>
    <w:p w14:paraId="10C80A78" w14:textId="77777777" w:rsidR="009811F0" w:rsidRDefault="009811F0" w:rsidP="009811F0">
      <w:pPr>
        <w:pStyle w:val="Heading4"/>
      </w:pPr>
      <w:r>
        <w:t>Associations</w:t>
      </w:r>
    </w:p>
    <w:p w14:paraId="65464D79" w14:textId="77777777" w:rsidR="009811F0" w:rsidRDefault="009811F0" w:rsidP="009811F0">
      <w:pPr>
        <w:ind w:left="605" w:hanging="245"/>
      </w:pPr>
      <w:r>
        <w:rPr>
          <w:noProof/>
        </w:rPr>
        <w:drawing>
          <wp:inline distT="0" distB="0" distL="0" distR="0" wp14:anchorId="75B7C313" wp14:editId="25C3A95D">
            <wp:extent cx="152400" cy="152400"/>
            <wp:effectExtent l="0" t="0" r="0" b="0"/>
            <wp:docPr id="31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classifies:</w:t>
      </w:r>
      <w:hyperlink w:anchor="_dfe1514224ca21cedba7b2b29802db50" w:history="1">
        <w:r>
          <w:rPr>
            <w:rStyle w:val="Hyperlink"/>
          </w:rPr>
          <w:t>Type</w:t>
        </w:r>
      </w:hyperlink>
      <w:r>
        <w:t xml:space="preserve"> </w:t>
      </w:r>
    </w:p>
    <w:p w14:paraId="5516F76B" w14:textId="77777777" w:rsidR="009811F0" w:rsidRDefault="009811F0" w:rsidP="009811F0">
      <w:pPr>
        <w:ind w:left="720" w:firstLine="360"/>
      </w:pPr>
      <w:r>
        <w:t>The type of individual that may be classified. Where more than one type is nominated, instances of any one of the types may be classified. If classifies is the null set, any type may be classified.</w:t>
      </w:r>
    </w:p>
    <w:p w14:paraId="6D1EA341" w14:textId="77777777" w:rsidR="009811F0" w:rsidRDefault="009811F0" w:rsidP="009811F0">
      <w:pPr>
        <w:ind w:left="605" w:hanging="245"/>
      </w:pPr>
      <w:r>
        <w:rPr>
          <w:noProof/>
        </w:rPr>
        <w:drawing>
          <wp:inline distT="0" distB="0" distL="0" distR="0" wp14:anchorId="5E451931" wp14:editId="1BE466C9">
            <wp:extent cx="152400" cy="152400"/>
            <wp:effectExtent l="0" t="0" r="0" b="0"/>
            <wp:docPr id="316" name="Picture 645683080.jpg" descr="645683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645683080.jpg"/>
                    <pic:cNvPicPr/>
                  </pic:nvPicPr>
                  <pic:blipFill>
                    <a:blip r:embed="rId28" cstate="print"/>
                    <a:stretch>
                      <a:fillRect/>
                    </a:stretch>
                  </pic:blipFill>
                  <pic:spPr>
                    <a:xfrm>
                      <a:off x="0" y="0"/>
                      <a:ext cx="152400" cy="152400"/>
                    </a:xfrm>
                    <a:prstGeom prst="rect">
                      <a:avLst/>
                    </a:prstGeom>
                  </pic:spPr>
                </pic:pic>
              </a:graphicData>
            </a:graphic>
          </wp:inline>
        </w:drawing>
      </w:r>
      <w:r>
        <w:t xml:space="preserve"> :</w:t>
      </w:r>
      <w:hyperlink w:anchor="_a52cb0ff6e414b3170b58afe10b6afcb" w:history="1">
        <w:r>
          <w:rPr>
            <w:rStyle w:val="Hyperlink"/>
          </w:rPr>
          <w:t>Anything</w:t>
        </w:r>
      </w:hyperlink>
      <w:r>
        <w:t xml:space="preserve"> </w:t>
      </w:r>
    </w:p>
    <w:p w14:paraId="4B69D738" w14:textId="77777777" w:rsidR="009811F0" w:rsidRDefault="009811F0" w:rsidP="009811F0">
      <w:pPr>
        <w:pStyle w:val="Heading4"/>
      </w:pPr>
      <w:r>
        <w:t>Inherited Features</w:t>
      </w:r>
    </w:p>
    <w:p w14:paraId="36725AAF"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5C0DAF28" w14:textId="77777777" w:rsidR="009811F0" w:rsidRDefault="009811F0" w:rsidP="009811F0">
      <w:pPr>
        <w:ind w:firstLine="720"/>
      </w:pPr>
      <w:r>
        <w:t>‘categorizes’:</w:t>
      </w:r>
      <w:hyperlink w:anchor="_a52cb0ff6e414b3170b58afe10b6afcb" w:history="1">
        <w:r>
          <w:rPr>
            <w:rStyle w:val="Hyperlink"/>
          </w:rPr>
          <w:t>Anything</w:t>
        </w:r>
      </w:hyperlink>
    </w:p>
    <w:p w14:paraId="14058B98" w14:textId="77777777" w:rsidR="009811F0" w:rsidRDefault="009811F0" w:rsidP="009811F0">
      <w:pPr>
        <w:ind w:firstLine="720"/>
      </w:pPr>
      <w:r>
        <w:t>‘source for’:</w:t>
      </w:r>
      <w:hyperlink w:anchor="_fbe140d2e61a092c9ceffa2d5308ff5e" w:history="1">
        <w:r>
          <w:rPr>
            <w:rStyle w:val="Hyperlink"/>
          </w:rPr>
          <w:t>As-A Rule</w:t>
        </w:r>
      </w:hyperlink>
    </w:p>
    <w:p w14:paraId="33C8F593" w14:textId="77777777" w:rsidR="009811F0" w:rsidRDefault="009811F0" w:rsidP="009811F0">
      <w:pPr>
        <w:ind w:firstLine="720"/>
      </w:pPr>
      <w:r>
        <w:t>‘target for’:</w:t>
      </w:r>
      <w:hyperlink w:anchor="_fbe140d2e61a092c9ceffa2d5308ff5e" w:history="1">
        <w:r>
          <w:rPr>
            <w:rStyle w:val="Hyperlink"/>
          </w:rPr>
          <w:t>As-A Rule</w:t>
        </w:r>
      </w:hyperlink>
    </w:p>
    <w:p w14:paraId="3F81DA73" w14:textId="77777777" w:rsidR="009811F0" w:rsidRDefault="009811F0" w:rsidP="009811F0">
      <w:pPr>
        <w:ind w:firstLine="720"/>
      </w:pPr>
      <w:r>
        <w:t>‘classifiers’:</w:t>
      </w:r>
      <w:hyperlink w:anchor="_3b2e69eb6121d1e3a1180bbe8ee64013" w:history="1">
        <w:r>
          <w:rPr>
            <w:rStyle w:val="Hyperlink"/>
          </w:rPr>
          <w:t>Classification</w:t>
        </w:r>
      </w:hyperlink>
    </w:p>
    <w:p w14:paraId="73A643A4" w14:textId="77777777" w:rsidR="009811F0" w:rsidRDefault="009811F0" w:rsidP="009811F0">
      <w:pPr>
        <w:ind w:firstLine="720"/>
      </w:pPr>
      <w:r>
        <w:t>‘has key’:</w:t>
      </w:r>
      <w:hyperlink w:anchor="_1b4bfdc2f6552991ff5cecb390e7e2af" w:history="1">
        <w:r>
          <w:rPr>
            <w:rStyle w:val="Hyperlink"/>
          </w:rPr>
          <w:t>Key</w:t>
        </w:r>
      </w:hyperlink>
    </w:p>
    <w:p w14:paraId="4C7DF0E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169081CD" w14:textId="77777777" w:rsidR="009811F0" w:rsidRDefault="009811F0" w:rsidP="009811F0">
      <w:pPr>
        <w:ind w:firstLine="720"/>
      </w:pPr>
      <w:r>
        <w:t>‘defines’:</w:t>
      </w:r>
      <w:hyperlink w:anchor="_a52cb0ff6e414b3170b58afe10b6afcb" w:history="1">
        <w:r>
          <w:rPr>
            <w:rStyle w:val="Hyperlink"/>
          </w:rPr>
          <w:t>Anything</w:t>
        </w:r>
      </w:hyperlink>
    </w:p>
    <w:p w14:paraId="40D056CF" w14:textId="77777777" w:rsidR="009811F0" w:rsidRDefault="009811F0" w:rsidP="009811F0">
      <w:pPr>
        <w:ind w:firstLine="720"/>
      </w:pPr>
      <w:r>
        <w:t>‘changed in’:</w:t>
      </w:r>
      <w:hyperlink w:anchor="_dd21593da1e0b28c0a75ed488ef07fd3" w:history="1">
        <w:r>
          <w:rPr>
            <w:rStyle w:val="Hyperlink"/>
          </w:rPr>
          <w:t>Transaction</w:t>
        </w:r>
      </w:hyperlink>
    </w:p>
    <w:p w14:paraId="139F2C07"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C68C070" w14:textId="77777777" w:rsidR="009811F0" w:rsidRDefault="009811F0" w:rsidP="009811F0">
      <w:pPr>
        <w:ind w:firstLine="720"/>
      </w:pPr>
      <w:r>
        <w:t>‘references’:</w:t>
      </w:r>
      <w:hyperlink w:anchor="_0315319befc74caa0a2a7d36cff333c0" w:history="1">
        <w:r>
          <w:rPr>
            <w:rStyle w:val="Hyperlink"/>
          </w:rPr>
          <w:t>Lexical Reference</w:t>
        </w:r>
      </w:hyperlink>
    </w:p>
    <w:p w14:paraId="39AB75DC"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01D5455A" w14:textId="77777777" w:rsidR="009811F0" w:rsidRDefault="009811F0" w:rsidP="009811F0">
      <w:pPr>
        <w:ind w:firstLine="720"/>
      </w:pPr>
      <w:r>
        <w:t>‘contextualizes’:</w:t>
      </w:r>
      <w:hyperlink w:anchor="_a52cb0ff6e414b3170b58afe10b6afcb" w:history="1">
        <w:r>
          <w:rPr>
            <w:rStyle w:val="Hyperlink"/>
          </w:rPr>
          <w:t>Anything</w:t>
        </w:r>
      </w:hyperlink>
    </w:p>
    <w:p w14:paraId="6DD24BA9" w14:textId="77777777" w:rsidR="009811F0" w:rsidRDefault="009811F0" w:rsidP="009811F0">
      <w:pPr>
        <w:ind w:firstLine="720"/>
      </w:pPr>
      <w:r>
        <w:t>‘has rule’:</w:t>
      </w:r>
      <w:hyperlink w:anchor="_82919e40af9ad2e13647e9d37bbf0956" w:history="1">
        <w:r>
          <w:rPr>
            <w:rStyle w:val="Hyperlink"/>
          </w:rPr>
          <w:t>Rule</w:t>
        </w:r>
      </w:hyperlink>
    </w:p>
    <w:p w14:paraId="37AD748E" w14:textId="77777777" w:rsidR="009811F0" w:rsidRDefault="009811F0" w:rsidP="009811F0">
      <w:pPr>
        <w:ind w:firstLine="720"/>
      </w:pPr>
      <w:r>
        <w:t>‘generalizes’:</w:t>
      </w:r>
      <w:hyperlink w:anchor="_66d62b068053cee3464e1e03e6035eed" w:history="1">
        <w:r>
          <w:rPr>
            <w:rStyle w:val="Hyperlink"/>
          </w:rPr>
          <w:t>Context</w:t>
        </w:r>
      </w:hyperlink>
    </w:p>
    <w:p w14:paraId="145D3432" w14:textId="77777777" w:rsidR="009811F0" w:rsidRDefault="009811F0" w:rsidP="009811F0">
      <w:pPr>
        <w:ind w:firstLine="720"/>
      </w:pPr>
      <w:r>
        <w:t>‘specializes’:</w:t>
      </w:r>
      <w:hyperlink w:anchor="_66d62b068053cee3464e1e03e6035eed" w:history="1">
        <w:r>
          <w:rPr>
            <w:rStyle w:val="Hyperlink"/>
          </w:rPr>
          <w:t>Context</w:t>
        </w:r>
      </w:hyperlink>
    </w:p>
    <w:p w14:paraId="56A81603" w14:textId="77777777" w:rsidR="009811F0" w:rsidRDefault="009811F0" w:rsidP="009811F0">
      <w:pPr>
        <w:ind w:firstLine="720"/>
      </w:pPr>
      <w:r>
        <w:t>‘asserts’:</w:t>
      </w:r>
      <w:hyperlink w:anchor="_8c517cf1950741c0f89edebf828214cc" w:history="1">
        <w:r>
          <w:rPr>
            <w:rStyle w:val="Hyperlink"/>
          </w:rPr>
          <w:t>Situation</w:t>
        </w:r>
      </w:hyperlink>
    </w:p>
    <w:p w14:paraId="0961659B"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883B017" w14:textId="77777777" w:rsidR="009811F0" w:rsidRDefault="009811F0" w:rsidP="009811F0">
      <w:pPr>
        <w:ind w:firstLine="720"/>
      </w:pPr>
      <w:r>
        <w:t>‘represented by’:</w:t>
      </w:r>
      <w:hyperlink w:anchor="_1d7f13297e70f68af8189a69a2e52b05" w:history="1">
        <w:r>
          <w:rPr>
            <w:rStyle w:val="Hyperlink"/>
          </w:rPr>
          <w:t>Information</w:t>
        </w:r>
      </w:hyperlink>
    </w:p>
    <w:p w14:paraId="6F0758D1" w14:textId="77777777" w:rsidR="009811F0" w:rsidRDefault="009811F0" w:rsidP="009811F0">
      <w:pPr>
        <w:ind w:firstLine="720"/>
      </w:pPr>
      <w:r>
        <w:t>‘identified by’:</w:t>
      </w:r>
      <w:hyperlink w:anchor="_18f8ef1b23e6cdf9278bd94f24f73c26" w:history="1">
        <w:r>
          <w:rPr>
            <w:rStyle w:val="Hyperlink"/>
          </w:rPr>
          <w:t>Identifier</w:t>
        </w:r>
      </w:hyperlink>
    </w:p>
    <w:p w14:paraId="07E72A83" w14:textId="77777777" w:rsidR="009811F0" w:rsidRDefault="009811F0" w:rsidP="009811F0">
      <w:pPr>
        <w:ind w:firstLine="720"/>
      </w:pPr>
      <w:r>
        <w:t>‘prefered term’:</w:t>
      </w:r>
      <w:hyperlink w:anchor="_1945edd0888993a52c5dc6467a7b3ef8" w:history="1">
        <w:r>
          <w:rPr>
            <w:rStyle w:val="Hyperlink"/>
          </w:rPr>
          <w:t>Term</w:t>
        </w:r>
      </w:hyperlink>
    </w:p>
    <w:p w14:paraId="4A569C4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7B76FCB" w14:textId="77777777" w:rsidR="009811F0" w:rsidRDefault="009811F0" w:rsidP="009811F0">
      <w:pPr>
        <w:ind w:firstLine="720"/>
      </w:pPr>
      <w:r>
        <w:t>‘created by’:</w:t>
      </w:r>
      <w:hyperlink w:anchor="_dd21593da1e0b28c0a75ed488ef07fd3" w:history="1">
        <w:r>
          <w:rPr>
            <w:rStyle w:val="Hyperlink"/>
          </w:rPr>
          <w:t>Transaction</w:t>
        </w:r>
      </w:hyperlink>
    </w:p>
    <w:p w14:paraId="5348AA91" w14:textId="77777777" w:rsidR="009811F0" w:rsidRDefault="009811F0" w:rsidP="009811F0">
      <w:pPr>
        <w:ind w:firstLine="720"/>
      </w:pPr>
      <w:r>
        <w:t>‘invalidated by’:</w:t>
      </w:r>
      <w:hyperlink w:anchor="_dd21593da1e0b28c0a75ed488ef07fd3" w:history="1">
        <w:r>
          <w:rPr>
            <w:rStyle w:val="Hyperlink"/>
          </w:rPr>
          <w:t>Transaction</w:t>
        </w:r>
      </w:hyperlink>
    </w:p>
    <w:p w14:paraId="25C46534" w14:textId="77777777" w:rsidR="009811F0" w:rsidRDefault="009811F0" w:rsidP="009811F0">
      <w:pPr>
        <w:ind w:firstLine="720"/>
      </w:pPr>
      <w:r>
        <w:t>‘defined by’:</w:t>
      </w:r>
      <w:hyperlink w:anchor="_1a6d88e097d757268d09f68af82fbd34" w:history="1">
        <w:r>
          <w:rPr>
            <w:rStyle w:val="Hyperlink"/>
          </w:rPr>
          <w:t>Definition</w:t>
        </w:r>
      </w:hyperlink>
    </w:p>
    <w:p w14:paraId="7A6B3E46" w14:textId="77777777" w:rsidR="009811F0" w:rsidRDefault="009811F0" w:rsidP="009811F0">
      <w:pPr>
        <w:ind w:firstLine="720"/>
      </w:pPr>
      <w:r>
        <w:t>‘has type’:</w:t>
      </w:r>
      <w:hyperlink w:anchor="_dfe1514224ca21cedba7b2b29802db50" w:history="1">
        <w:r>
          <w:rPr>
            <w:rStyle w:val="Hyperlink"/>
          </w:rPr>
          <w:t>Type</w:t>
        </w:r>
      </w:hyperlink>
    </w:p>
    <w:p w14:paraId="7F410115" w14:textId="77777777" w:rsidR="009811F0" w:rsidRDefault="009811F0" w:rsidP="009811F0">
      <w:pPr>
        <w:ind w:firstLine="720"/>
      </w:pPr>
      <w:r>
        <w:t>‘in context of’:</w:t>
      </w:r>
      <w:hyperlink w:anchor="_66d62b068053cee3464e1e03e6035eed" w:history="1">
        <w:r>
          <w:rPr>
            <w:rStyle w:val="Hyperlink"/>
          </w:rPr>
          <w:t>Context</w:t>
        </w:r>
      </w:hyperlink>
    </w:p>
    <w:p w14:paraId="7BD373FE" w14:textId="77777777" w:rsidR="009811F0" w:rsidRDefault="009811F0" w:rsidP="009811F0">
      <w:pPr>
        <w:ind w:firstLine="720"/>
      </w:pPr>
      <w:r>
        <w:t>‘defined in’:</w:t>
      </w:r>
      <w:hyperlink w:anchor="_693daf0a0de3f4b82a04aee474c3f151" w:history="1">
        <w:r>
          <w:rPr>
            <w:rStyle w:val="Hyperlink"/>
          </w:rPr>
          <w:t>Lexical Scope</w:t>
        </w:r>
      </w:hyperlink>
    </w:p>
    <w:p w14:paraId="7A15D0BB"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1F580B5" w14:textId="77777777" w:rsidR="009811F0" w:rsidRDefault="009811F0" w:rsidP="009811F0">
      <w:pPr>
        <w:ind w:firstLine="720"/>
      </w:pPr>
      <w:r>
        <w:t>‘ElementID’:</w:t>
      </w:r>
      <w:hyperlink w:anchor="_f904ff1da5bfc3387d892b7e0fe9ecb1" w:history="1">
        <w:r>
          <w:rPr>
            <w:rStyle w:val="Hyperlink"/>
          </w:rPr>
          <w:t>URIIdentifier</w:t>
        </w:r>
      </w:hyperlink>
    </w:p>
    <w:p w14:paraId="32577373" w14:textId="77777777" w:rsidR="009811F0" w:rsidRDefault="009811F0" w:rsidP="009811F0"/>
    <w:p w14:paraId="5FF4D87E" w14:textId="77777777" w:rsidR="009811F0" w:rsidRDefault="009811F0" w:rsidP="009811F0">
      <w:pPr>
        <w:pStyle w:val="Heading3"/>
      </w:pPr>
      <w:bookmarkStart w:id="298" w:name="_8684e763bb325802b76d7dfc0d1d2c5d"/>
      <w:bookmarkStart w:id="299" w:name="_Toc418510238"/>
      <w:r>
        <w:t>Class Individual Type</w:t>
      </w:r>
      <w:bookmarkEnd w:id="298"/>
      <w:bookmarkEnd w:id="299"/>
    </w:p>
    <w:p w14:paraId="4F22522F" w14:textId="77777777" w:rsidR="009811F0" w:rsidRDefault="009811F0" w:rsidP="009811F0">
      <w:r>
        <w:t>Type of an identifiable individual with a lifetime</w:t>
      </w:r>
    </w:p>
    <w:p w14:paraId="72B7AAF0" w14:textId="77777777" w:rsidR="009811F0" w:rsidRDefault="009811F0" w:rsidP="009811F0">
      <w:pPr>
        <w:pStyle w:val="Heading4"/>
      </w:pPr>
      <w:r>
        <w:lastRenderedPageBreak/>
        <w:t>Direct Supertypes</w:t>
      </w:r>
    </w:p>
    <w:p w14:paraId="0B25BF8A" w14:textId="77777777" w:rsidR="009811F0" w:rsidRDefault="0098398E" w:rsidP="009811F0">
      <w:pPr>
        <w:ind w:left="360"/>
      </w:pPr>
      <w:hyperlink w:anchor="_dfe1514224ca21cedba7b2b29802db50" w:history="1">
        <w:r w:rsidR="009811F0">
          <w:rPr>
            <w:rStyle w:val="Hyperlink"/>
          </w:rPr>
          <w:t>Type</w:t>
        </w:r>
      </w:hyperlink>
    </w:p>
    <w:p w14:paraId="4231B878" w14:textId="77777777" w:rsidR="009811F0" w:rsidRDefault="009811F0" w:rsidP="009811F0">
      <w:pPr>
        <w:pStyle w:val="Code0"/>
      </w:pPr>
      <w:r w:rsidRPr="00043180">
        <w:rPr>
          <w:b/>
          <w:sz w:val="24"/>
          <w:szCs w:val="24"/>
        </w:rPr>
        <w:t>package</w:t>
      </w:r>
      <w:r>
        <w:t xml:space="preserve"> SIMF Meta Model::Types</w:t>
      </w:r>
    </w:p>
    <w:p w14:paraId="087EBB4C"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00E41513" w14:textId="77777777" w:rsidR="009811F0" w:rsidRDefault="009811F0" w:rsidP="009811F0">
      <w:pPr>
        <w:pStyle w:val="Code0"/>
      </w:pPr>
    </w:p>
    <w:p w14:paraId="490931CC" w14:textId="77777777" w:rsidR="009811F0" w:rsidRDefault="009811F0" w:rsidP="009811F0">
      <w:pPr>
        <w:pStyle w:val="Heading4"/>
      </w:pPr>
      <w:r>
        <w:t>Inherited Features</w:t>
      </w:r>
    </w:p>
    <w:p w14:paraId="00C84C4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233E0D" w14:textId="77777777" w:rsidR="009811F0" w:rsidRDefault="009811F0" w:rsidP="009811F0">
      <w:pPr>
        <w:ind w:firstLine="720"/>
      </w:pPr>
      <w:r>
        <w:t>‘categorizes’:</w:t>
      </w:r>
      <w:hyperlink w:anchor="_a52cb0ff6e414b3170b58afe10b6afcb" w:history="1">
        <w:r>
          <w:rPr>
            <w:rStyle w:val="Hyperlink"/>
          </w:rPr>
          <w:t>Anything</w:t>
        </w:r>
      </w:hyperlink>
    </w:p>
    <w:p w14:paraId="26102EAD" w14:textId="77777777" w:rsidR="009811F0" w:rsidRDefault="009811F0" w:rsidP="009811F0">
      <w:pPr>
        <w:ind w:firstLine="720"/>
      </w:pPr>
      <w:r>
        <w:t>‘source for’:</w:t>
      </w:r>
      <w:hyperlink w:anchor="_fbe140d2e61a092c9ceffa2d5308ff5e" w:history="1">
        <w:r>
          <w:rPr>
            <w:rStyle w:val="Hyperlink"/>
          </w:rPr>
          <w:t>As-A Rule</w:t>
        </w:r>
      </w:hyperlink>
    </w:p>
    <w:p w14:paraId="55DB596F" w14:textId="77777777" w:rsidR="009811F0" w:rsidRDefault="009811F0" w:rsidP="009811F0">
      <w:pPr>
        <w:ind w:firstLine="720"/>
      </w:pPr>
      <w:r>
        <w:t>‘target for’:</w:t>
      </w:r>
      <w:hyperlink w:anchor="_fbe140d2e61a092c9ceffa2d5308ff5e" w:history="1">
        <w:r>
          <w:rPr>
            <w:rStyle w:val="Hyperlink"/>
          </w:rPr>
          <w:t>As-A Rule</w:t>
        </w:r>
      </w:hyperlink>
    </w:p>
    <w:p w14:paraId="5B02CA75" w14:textId="77777777" w:rsidR="009811F0" w:rsidRDefault="009811F0" w:rsidP="009811F0">
      <w:pPr>
        <w:ind w:firstLine="720"/>
      </w:pPr>
      <w:r>
        <w:t>‘classifiers’:</w:t>
      </w:r>
      <w:hyperlink w:anchor="_3b2e69eb6121d1e3a1180bbe8ee64013" w:history="1">
        <w:r>
          <w:rPr>
            <w:rStyle w:val="Hyperlink"/>
          </w:rPr>
          <w:t>Classification</w:t>
        </w:r>
      </w:hyperlink>
    </w:p>
    <w:p w14:paraId="151DC578" w14:textId="77777777" w:rsidR="009811F0" w:rsidRDefault="009811F0" w:rsidP="009811F0">
      <w:pPr>
        <w:ind w:firstLine="720"/>
      </w:pPr>
      <w:r>
        <w:t>‘has key’:</w:t>
      </w:r>
      <w:hyperlink w:anchor="_1b4bfdc2f6552991ff5cecb390e7e2af" w:history="1">
        <w:r>
          <w:rPr>
            <w:rStyle w:val="Hyperlink"/>
          </w:rPr>
          <w:t>Key</w:t>
        </w:r>
      </w:hyperlink>
    </w:p>
    <w:p w14:paraId="322D53B4"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FF0E255" w14:textId="77777777" w:rsidR="009811F0" w:rsidRDefault="009811F0" w:rsidP="009811F0">
      <w:pPr>
        <w:ind w:firstLine="720"/>
      </w:pPr>
      <w:r>
        <w:t>‘defines’:</w:t>
      </w:r>
      <w:hyperlink w:anchor="_a52cb0ff6e414b3170b58afe10b6afcb" w:history="1">
        <w:r>
          <w:rPr>
            <w:rStyle w:val="Hyperlink"/>
          </w:rPr>
          <w:t>Anything</w:t>
        </w:r>
      </w:hyperlink>
    </w:p>
    <w:p w14:paraId="2727845D" w14:textId="77777777" w:rsidR="009811F0" w:rsidRDefault="009811F0" w:rsidP="009811F0">
      <w:pPr>
        <w:ind w:firstLine="720"/>
      </w:pPr>
      <w:r>
        <w:t>‘changed in’:</w:t>
      </w:r>
      <w:hyperlink w:anchor="_dd21593da1e0b28c0a75ed488ef07fd3" w:history="1">
        <w:r>
          <w:rPr>
            <w:rStyle w:val="Hyperlink"/>
          </w:rPr>
          <w:t>Transaction</w:t>
        </w:r>
      </w:hyperlink>
    </w:p>
    <w:p w14:paraId="320DA114"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FE94612" w14:textId="77777777" w:rsidR="009811F0" w:rsidRDefault="009811F0" w:rsidP="009811F0">
      <w:pPr>
        <w:ind w:firstLine="720"/>
      </w:pPr>
      <w:r>
        <w:t>‘references’:</w:t>
      </w:r>
      <w:hyperlink w:anchor="_0315319befc74caa0a2a7d36cff333c0" w:history="1">
        <w:r>
          <w:rPr>
            <w:rStyle w:val="Hyperlink"/>
          </w:rPr>
          <w:t>Lexical Reference</w:t>
        </w:r>
      </w:hyperlink>
    </w:p>
    <w:p w14:paraId="4331F728"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EE39278" w14:textId="77777777" w:rsidR="009811F0" w:rsidRDefault="009811F0" w:rsidP="009811F0">
      <w:pPr>
        <w:ind w:firstLine="720"/>
      </w:pPr>
      <w:r>
        <w:t>‘contextualizes’:</w:t>
      </w:r>
      <w:hyperlink w:anchor="_a52cb0ff6e414b3170b58afe10b6afcb" w:history="1">
        <w:r>
          <w:rPr>
            <w:rStyle w:val="Hyperlink"/>
          </w:rPr>
          <w:t>Anything</w:t>
        </w:r>
      </w:hyperlink>
    </w:p>
    <w:p w14:paraId="2B76F6BD" w14:textId="77777777" w:rsidR="009811F0" w:rsidRDefault="009811F0" w:rsidP="009811F0">
      <w:pPr>
        <w:ind w:firstLine="720"/>
      </w:pPr>
      <w:r>
        <w:t>‘has rule’:</w:t>
      </w:r>
      <w:hyperlink w:anchor="_82919e40af9ad2e13647e9d37bbf0956" w:history="1">
        <w:r>
          <w:rPr>
            <w:rStyle w:val="Hyperlink"/>
          </w:rPr>
          <w:t>Rule</w:t>
        </w:r>
      </w:hyperlink>
    </w:p>
    <w:p w14:paraId="0DE46EEE" w14:textId="77777777" w:rsidR="009811F0" w:rsidRDefault="009811F0" w:rsidP="009811F0">
      <w:pPr>
        <w:ind w:firstLine="720"/>
      </w:pPr>
      <w:r>
        <w:t>‘generalizes’:</w:t>
      </w:r>
      <w:hyperlink w:anchor="_66d62b068053cee3464e1e03e6035eed" w:history="1">
        <w:r>
          <w:rPr>
            <w:rStyle w:val="Hyperlink"/>
          </w:rPr>
          <w:t>Context</w:t>
        </w:r>
      </w:hyperlink>
    </w:p>
    <w:p w14:paraId="0F8051C4" w14:textId="77777777" w:rsidR="009811F0" w:rsidRDefault="009811F0" w:rsidP="009811F0">
      <w:pPr>
        <w:ind w:firstLine="720"/>
      </w:pPr>
      <w:r>
        <w:t>‘specializes’:</w:t>
      </w:r>
      <w:hyperlink w:anchor="_66d62b068053cee3464e1e03e6035eed" w:history="1">
        <w:r>
          <w:rPr>
            <w:rStyle w:val="Hyperlink"/>
          </w:rPr>
          <w:t>Context</w:t>
        </w:r>
      </w:hyperlink>
    </w:p>
    <w:p w14:paraId="48CD939C" w14:textId="77777777" w:rsidR="009811F0" w:rsidRDefault="009811F0" w:rsidP="009811F0">
      <w:pPr>
        <w:ind w:firstLine="720"/>
      </w:pPr>
      <w:r>
        <w:t>‘asserts’:</w:t>
      </w:r>
      <w:hyperlink w:anchor="_8c517cf1950741c0f89edebf828214cc" w:history="1">
        <w:r>
          <w:rPr>
            <w:rStyle w:val="Hyperlink"/>
          </w:rPr>
          <w:t>Situation</w:t>
        </w:r>
      </w:hyperlink>
    </w:p>
    <w:p w14:paraId="11A4A57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46D4968" w14:textId="77777777" w:rsidR="009811F0" w:rsidRDefault="009811F0" w:rsidP="009811F0">
      <w:pPr>
        <w:ind w:firstLine="720"/>
      </w:pPr>
      <w:r>
        <w:t>‘represented by’:</w:t>
      </w:r>
      <w:hyperlink w:anchor="_1d7f13297e70f68af8189a69a2e52b05" w:history="1">
        <w:r>
          <w:rPr>
            <w:rStyle w:val="Hyperlink"/>
          </w:rPr>
          <w:t>Information</w:t>
        </w:r>
      </w:hyperlink>
    </w:p>
    <w:p w14:paraId="1FA5FFF0" w14:textId="77777777" w:rsidR="009811F0" w:rsidRDefault="009811F0" w:rsidP="009811F0">
      <w:pPr>
        <w:ind w:firstLine="720"/>
      </w:pPr>
      <w:r>
        <w:t>‘identified by’:</w:t>
      </w:r>
      <w:hyperlink w:anchor="_18f8ef1b23e6cdf9278bd94f24f73c26" w:history="1">
        <w:r>
          <w:rPr>
            <w:rStyle w:val="Hyperlink"/>
          </w:rPr>
          <w:t>Identifier</w:t>
        </w:r>
      </w:hyperlink>
    </w:p>
    <w:p w14:paraId="3E58560E" w14:textId="77777777" w:rsidR="009811F0" w:rsidRDefault="009811F0" w:rsidP="009811F0">
      <w:pPr>
        <w:ind w:firstLine="720"/>
      </w:pPr>
      <w:r>
        <w:t>‘prefered term’:</w:t>
      </w:r>
      <w:hyperlink w:anchor="_1945edd0888993a52c5dc6467a7b3ef8" w:history="1">
        <w:r>
          <w:rPr>
            <w:rStyle w:val="Hyperlink"/>
          </w:rPr>
          <w:t>Term</w:t>
        </w:r>
      </w:hyperlink>
    </w:p>
    <w:p w14:paraId="5DEA35F2"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D245D1A" w14:textId="77777777" w:rsidR="009811F0" w:rsidRDefault="009811F0" w:rsidP="009811F0">
      <w:pPr>
        <w:ind w:firstLine="720"/>
      </w:pPr>
      <w:r>
        <w:t>‘created by’:</w:t>
      </w:r>
      <w:hyperlink w:anchor="_dd21593da1e0b28c0a75ed488ef07fd3" w:history="1">
        <w:r>
          <w:rPr>
            <w:rStyle w:val="Hyperlink"/>
          </w:rPr>
          <w:t>Transaction</w:t>
        </w:r>
      </w:hyperlink>
    </w:p>
    <w:p w14:paraId="7714A6A1" w14:textId="77777777" w:rsidR="009811F0" w:rsidRDefault="009811F0" w:rsidP="009811F0">
      <w:pPr>
        <w:ind w:firstLine="720"/>
      </w:pPr>
      <w:r>
        <w:t>‘invalidated by’:</w:t>
      </w:r>
      <w:hyperlink w:anchor="_dd21593da1e0b28c0a75ed488ef07fd3" w:history="1">
        <w:r>
          <w:rPr>
            <w:rStyle w:val="Hyperlink"/>
          </w:rPr>
          <w:t>Transaction</w:t>
        </w:r>
      </w:hyperlink>
    </w:p>
    <w:p w14:paraId="6E4955D0" w14:textId="77777777" w:rsidR="009811F0" w:rsidRDefault="009811F0" w:rsidP="009811F0">
      <w:pPr>
        <w:ind w:firstLine="720"/>
      </w:pPr>
      <w:r>
        <w:t>‘defined by’:</w:t>
      </w:r>
      <w:hyperlink w:anchor="_1a6d88e097d757268d09f68af82fbd34" w:history="1">
        <w:r>
          <w:rPr>
            <w:rStyle w:val="Hyperlink"/>
          </w:rPr>
          <w:t>Definition</w:t>
        </w:r>
      </w:hyperlink>
    </w:p>
    <w:p w14:paraId="0E6DF8FD" w14:textId="77777777" w:rsidR="009811F0" w:rsidRDefault="009811F0" w:rsidP="009811F0">
      <w:pPr>
        <w:ind w:firstLine="720"/>
      </w:pPr>
      <w:r>
        <w:t>‘has type’:</w:t>
      </w:r>
      <w:hyperlink w:anchor="_dfe1514224ca21cedba7b2b29802db50" w:history="1">
        <w:r>
          <w:rPr>
            <w:rStyle w:val="Hyperlink"/>
          </w:rPr>
          <w:t>Type</w:t>
        </w:r>
      </w:hyperlink>
    </w:p>
    <w:p w14:paraId="2BF5AF18" w14:textId="77777777" w:rsidR="009811F0" w:rsidRDefault="009811F0" w:rsidP="009811F0">
      <w:pPr>
        <w:ind w:firstLine="720"/>
      </w:pPr>
      <w:r>
        <w:t>‘in context of’:</w:t>
      </w:r>
      <w:hyperlink w:anchor="_66d62b068053cee3464e1e03e6035eed" w:history="1">
        <w:r>
          <w:rPr>
            <w:rStyle w:val="Hyperlink"/>
          </w:rPr>
          <w:t>Context</w:t>
        </w:r>
      </w:hyperlink>
    </w:p>
    <w:p w14:paraId="0B4AF381" w14:textId="77777777" w:rsidR="009811F0" w:rsidRDefault="009811F0" w:rsidP="009811F0">
      <w:pPr>
        <w:ind w:firstLine="720"/>
      </w:pPr>
      <w:r>
        <w:t>‘defined in’:</w:t>
      </w:r>
      <w:hyperlink w:anchor="_693daf0a0de3f4b82a04aee474c3f151" w:history="1">
        <w:r>
          <w:rPr>
            <w:rStyle w:val="Hyperlink"/>
          </w:rPr>
          <w:t>Lexical Scope</w:t>
        </w:r>
      </w:hyperlink>
    </w:p>
    <w:p w14:paraId="556C4FCA"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373DCD81" w14:textId="77777777" w:rsidR="009811F0" w:rsidRDefault="009811F0" w:rsidP="009811F0">
      <w:pPr>
        <w:ind w:firstLine="720"/>
      </w:pPr>
      <w:r>
        <w:t>‘ElementID’:</w:t>
      </w:r>
      <w:hyperlink w:anchor="_f904ff1da5bfc3387d892b7e0fe9ecb1" w:history="1">
        <w:r>
          <w:rPr>
            <w:rStyle w:val="Hyperlink"/>
          </w:rPr>
          <w:t>URIIdentifier</w:t>
        </w:r>
      </w:hyperlink>
    </w:p>
    <w:p w14:paraId="59018E86" w14:textId="77777777" w:rsidR="009811F0" w:rsidRDefault="009811F0" w:rsidP="009811F0"/>
    <w:p w14:paraId="2BC5A184" w14:textId="77777777" w:rsidR="009811F0" w:rsidRDefault="009811F0" w:rsidP="009811F0">
      <w:pPr>
        <w:pStyle w:val="Heading3"/>
      </w:pPr>
      <w:bookmarkStart w:id="300" w:name="_3f8b371eee11a630805f23f755460b79"/>
      <w:bookmarkStart w:id="301" w:name="_Toc418510239"/>
      <w:r>
        <w:t>Class Information Type</w:t>
      </w:r>
      <w:bookmarkEnd w:id="300"/>
      <w:bookmarkEnd w:id="301"/>
    </w:p>
    <w:p w14:paraId="57D221F0" w14:textId="77777777" w:rsidR="009811F0" w:rsidRDefault="009811F0" w:rsidP="009811F0">
      <w:r>
        <w:t>A type representing values. E.g. numbers and strings. Values have no state or lifetime - they conceptually exist forever. The identity of a value is equivalent to the value.</w:t>
      </w:r>
    </w:p>
    <w:p w14:paraId="336CDDFD" w14:textId="77777777" w:rsidR="009811F0" w:rsidRDefault="009811F0" w:rsidP="009811F0">
      <w:pPr>
        <w:pStyle w:val="Heading4"/>
      </w:pPr>
      <w:r>
        <w:t>Direct Supertypes</w:t>
      </w:r>
    </w:p>
    <w:p w14:paraId="728CF8AA" w14:textId="77777777" w:rsidR="009811F0" w:rsidRDefault="0098398E" w:rsidP="009811F0">
      <w:pPr>
        <w:ind w:left="360"/>
      </w:pPr>
      <w:hyperlink w:anchor="_dfe1514224ca21cedba7b2b29802db50" w:history="1">
        <w:r w:rsidR="009811F0">
          <w:rPr>
            <w:rStyle w:val="Hyperlink"/>
          </w:rPr>
          <w:t>Type</w:t>
        </w:r>
      </w:hyperlink>
    </w:p>
    <w:p w14:paraId="252C9615" w14:textId="77777777" w:rsidR="009811F0" w:rsidRDefault="009811F0" w:rsidP="009811F0">
      <w:pPr>
        <w:pStyle w:val="Code0"/>
      </w:pPr>
      <w:r w:rsidRPr="00043180">
        <w:rPr>
          <w:b/>
          <w:sz w:val="24"/>
          <w:szCs w:val="24"/>
        </w:rPr>
        <w:t>package</w:t>
      </w:r>
      <w:r>
        <w:t xml:space="preserve"> SIMF Meta Model::Types</w:t>
      </w:r>
    </w:p>
    <w:p w14:paraId="3A867514"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534644C0" w14:textId="77777777" w:rsidR="009811F0" w:rsidRDefault="009811F0" w:rsidP="009811F0">
      <w:pPr>
        <w:pStyle w:val="Code0"/>
      </w:pPr>
    </w:p>
    <w:p w14:paraId="49C85457" w14:textId="77777777" w:rsidR="009811F0" w:rsidRDefault="009811F0" w:rsidP="009811F0">
      <w:pPr>
        <w:pStyle w:val="Heading4"/>
      </w:pPr>
      <w:r>
        <w:t>Associations</w:t>
      </w:r>
    </w:p>
    <w:p w14:paraId="2558583C" w14:textId="77777777" w:rsidR="009811F0" w:rsidRDefault="009811F0" w:rsidP="009811F0">
      <w:pPr>
        <w:ind w:left="605" w:hanging="245"/>
      </w:pPr>
      <w:r>
        <w:rPr>
          <w:noProof/>
        </w:rPr>
        <w:drawing>
          <wp:inline distT="0" distB="0" distL="0" distR="0" wp14:anchorId="2447FBC5" wp14:editId="78928ABB">
            <wp:extent cx="152400" cy="152400"/>
            <wp:effectExtent l="0" t="0" r="0" b="0"/>
            <wp:docPr id="31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w:t>
      </w:r>
      <w:hyperlink w:anchor="_1d7f13297e70f68af8189a69a2e52b05" w:history="1">
        <w:r>
          <w:rPr>
            <w:rStyle w:val="Hyperlink"/>
          </w:rPr>
          <w:t>Information</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493DCC57" w14:textId="77777777" w:rsidR="009811F0" w:rsidRDefault="009811F0" w:rsidP="009811F0">
      <w:pPr>
        <w:pStyle w:val="Heading4"/>
      </w:pPr>
      <w:r>
        <w:t>Inherited Features</w:t>
      </w:r>
    </w:p>
    <w:p w14:paraId="62D4F79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2AB7AB" w14:textId="77777777" w:rsidR="009811F0" w:rsidRDefault="009811F0" w:rsidP="009811F0">
      <w:pPr>
        <w:ind w:firstLine="720"/>
      </w:pPr>
      <w:r>
        <w:t>‘categorizes’:</w:t>
      </w:r>
      <w:hyperlink w:anchor="_a52cb0ff6e414b3170b58afe10b6afcb" w:history="1">
        <w:r>
          <w:rPr>
            <w:rStyle w:val="Hyperlink"/>
          </w:rPr>
          <w:t>Anything</w:t>
        </w:r>
      </w:hyperlink>
    </w:p>
    <w:p w14:paraId="44D4D8DD" w14:textId="77777777" w:rsidR="009811F0" w:rsidRDefault="009811F0" w:rsidP="009811F0">
      <w:pPr>
        <w:ind w:firstLine="720"/>
      </w:pPr>
      <w:r>
        <w:lastRenderedPageBreak/>
        <w:t>‘source for’:</w:t>
      </w:r>
      <w:hyperlink w:anchor="_fbe140d2e61a092c9ceffa2d5308ff5e" w:history="1">
        <w:r>
          <w:rPr>
            <w:rStyle w:val="Hyperlink"/>
          </w:rPr>
          <w:t>As-A Rule</w:t>
        </w:r>
      </w:hyperlink>
    </w:p>
    <w:p w14:paraId="3490638A" w14:textId="77777777" w:rsidR="009811F0" w:rsidRDefault="009811F0" w:rsidP="009811F0">
      <w:pPr>
        <w:ind w:firstLine="720"/>
      </w:pPr>
      <w:r>
        <w:t>‘target for’:</w:t>
      </w:r>
      <w:hyperlink w:anchor="_fbe140d2e61a092c9ceffa2d5308ff5e" w:history="1">
        <w:r>
          <w:rPr>
            <w:rStyle w:val="Hyperlink"/>
          </w:rPr>
          <w:t>As-A Rule</w:t>
        </w:r>
      </w:hyperlink>
    </w:p>
    <w:p w14:paraId="22476307" w14:textId="77777777" w:rsidR="009811F0" w:rsidRDefault="009811F0" w:rsidP="009811F0">
      <w:pPr>
        <w:ind w:firstLine="720"/>
      </w:pPr>
      <w:r>
        <w:t>‘classifiers’:</w:t>
      </w:r>
      <w:hyperlink w:anchor="_3b2e69eb6121d1e3a1180bbe8ee64013" w:history="1">
        <w:r>
          <w:rPr>
            <w:rStyle w:val="Hyperlink"/>
          </w:rPr>
          <w:t>Classification</w:t>
        </w:r>
      </w:hyperlink>
    </w:p>
    <w:p w14:paraId="27AEB85F" w14:textId="77777777" w:rsidR="009811F0" w:rsidRDefault="009811F0" w:rsidP="009811F0">
      <w:pPr>
        <w:ind w:firstLine="720"/>
      </w:pPr>
      <w:r>
        <w:t>‘has key’:</w:t>
      </w:r>
      <w:hyperlink w:anchor="_1b4bfdc2f6552991ff5cecb390e7e2af" w:history="1">
        <w:r>
          <w:rPr>
            <w:rStyle w:val="Hyperlink"/>
          </w:rPr>
          <w:t>Key</w:t>
        </w:r>
      </w:hyperlink>
    </w:p>
    <w:p w14:paraId="74E3CA28"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1CF62D4" w14:textId="77777777" w:rsidR="009811F0" w:rsidRDefault="009811F0" w:rsidP="009811F0">
      <w:pPr>
        <w:ind w:firstLine="720"/>
      </w:pPr>
      <w:r>
        <w:t>‘defines’:</w:t>
      </w:r>
      <w:hyperlink w:anchor="_a52cb0ff6e414b3170b58afe10b6afcb" w:history="1">
        <w:r>
          <w:rPr>
            <w:rStyle w:val="Hyperlink"/>
          </w:rPr>
          <w:t>Anything</w:t>
        </w:r>
      </w:hyperlink>
    </w:p>
    <w:p w14:paraId="6C0F5A6C" w14:textId="77777777" w:rsidR="009811F0" w:rsidRDefault="009811F0" w:rsidP="009811F0">
      <w:pPr>
        <w:ind w:firstLine="720"/>
      </w:pPr>
      <w:r>
        <w:t>‘changed in’:</w:t>
      </w:r>
      <w:hyperlink w:anchor="_dd21593da1e0b28c0a75ed488ef07fd3" w:history="1">
        <w:r>
          <w:rPr>
            <w:rStyle w:val="Hyperlink"/>
          </w:rPr>
          <w:t>Transaction</w:t>
        </w:r>
      </w:hyperlink>
    </w:p>
    <w:p w14:paraId="240CC14B"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18602EFE" w14:textId="77777777" w:rsidR="009811F0" w:rsidRDefault="009811F0" w:rsidP="009811F0">
      <w:pPr>
        <w:ind w:firstLine="720"/>
      </w:pPr>
      <w:r>
        <w:t>‘references’:</w:t>
      </w:r>
      <w:hyperlink w:anchor="_0315319befc74caa0a2a7d36cff333c0" w:history="1">
        <w:r>
          <w:rPr>
            <w:rStyle w:val="Hyperlink"/>
          </w:rPr>
          <w:t>Lexical Reference</w:t>
        </w:r>
      </w:hyperlink>
    </w:p>
    <w:p w14:paraId="3CF78A75"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F878F94" w14:textId="77777777" w:rsidR="009811F0" w:rsidRDefault="009811F0" w:rsidP="009811F0">
      <w:pPr>
        <w:ind w:firstLine="720"/>
      </w:pPr>
      <w:r>
        <w:t>‘contextualizes’:</w:t>
      </w:r>
      <w:hyperlink w:anchor="_a52cb0ff6e414b3170b58afe10b6afcb" w:history="1">
        <w:r>
          <w:rPr>
            <w:rStyle w:val="Hyperlink"/>
          </w:rPr>
          <w:t>Anything</w:t>
        </w:r>
      </w:hyperlink>
    </w:p>
    <w:p w14:paraId="0E9C223F" w14:textId="77777777" w:rsidR="009811F0" w:rsidRDefault="009811F0" w:rsidP="009811F0">
      <w:pPr>
        <w:ind w:firstLine="720"/>
      </w:pPr>
      <w:r>
        <w:t>‘has rule’:</w:t>
      </w:r>
      <w:hyperlink w:anchor="_82919e40af9ad2e13647e9d37bbf0956" w:history="1">
        <w:r>
          <w:rPr>
            <w:rStyle w:val="Hyperlink"/>
          </w:rPr>
          <w:t>Rule</w:t>
        </w:r>
      </w:hyperlink>
    </w:p>
    <w:p w14:paraId="16DA7992" w14:textId="77777777" w:rsidR="009811F0" w:rsidRDefault="009811F0" w:rsidP="009811F0">
      <w:pPr>
        <w:ind w:firstLine="720"/>
      </w:pPr>
      <w:r>
        <w:t>‘generalizes’:</w:t>
      </w:r>
      <w:hyperlink w:anchor="_66d62b068053cee3464e1e03e6035eed" w:history="1">
        <w:r>
          <w:rPr>
            <w:rStyle w:val="Hyperlink"/>
          </w:rPr>
          <w:t>Context</w:t>
        </w:r>
      </w:hyperlink>
    </w:p>
    <w:p w14:paraId="56768FBC" w14:textId="77777777" w:rsidR="009811F0" w:rsidRDefault="009811F0" w:rsidP="009811F0">
      <w:pPr>
        <w:ind w:firstLine="720"/>
      </w:pPr>
      <w:r>
        <w:t>‘specializes’:</w:t>
      </w:r>
      <w:hyperlink w:anchor="_66d62b068053cee3464e1e03e6035eed" w:history="1">
        <w:r>
          <w:rPr>
            <w:rStyle w:val="Hyperlink"/>
          </w:rPr>
          <w:t>Context</w:t>
        </w:r>
      </w:hyperlink>
    </w:p>
    <w:p w14:paraId="1D74F3E5" w14:textId="77777777" w:rsidR="009811F0" w:rsidRDefault="009811F0" w:rsidP="009811F0">
      <w:pPr>
        <w:ind w:firstLine="720"/>
      </w:pPr>
      <w:r>
        <w:t>‘asserts’:</w:t>
      </w:r>
      <w:hyperlink w:anchor="_8c517cf1950741c0f89edebf828214cc" w:history="1">
        <w:r>
          <w:rPr>
            <w:rStyle w:val="Hyperlink"/>
          </w:rPr>
          <w:t>Situation</w:t>
        </w:r>
      </w:hyperlink>
    </w:p>
    <w:p w14:paraId="2ABD4E71"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3B770C02" w14:textId="77777777" w:rsidR="009811F0" w:rsidRDefault="009811F0" w:rsidP="009811F0">
      <w:pPr>
        <w:ind w:firstLine="720"/>
      </w:pPr>
      <w:r>
        <w:t>‘represented by’:</w:t>
      </w:r>
      <w:hyperlink w:anchor="_1d7f13297e70f68af8189a69a2e52b05" w:history="1">
        <w:r>
          <w:rPr>
            <w:rStyle w:val="Hyperlink"/>
          </w:rPr>
          <w:t>Information</w:t>
        </w:r>
      </w:hyperlink>
    </w:p>
    <w:p w14:paraId="61148317" w14:textId="77777777" w:rsidR="009811F0" w:rsidRDefault="009811F0" w:rsidP="009811F0">
      <w:pPr>
        <w:ind w:firstLine="720"/>
      </w:pPr>
      <w:r>
        <w:t>‘identified by’:</w:t>
      </w:r>
      <w:hyperlink w:anchor="_18f8ef1b23e6cdf9278bd94f24f73c26" w:history="1">
        <w:r>
          <w:rPr>
            <w:rStyle w:val="Hyperlink"/>
          </w:rPr>
          <w:t>Identifier</w:t>
        </w:r>
      </w:hyperlink>
    </w:p>
    <w:p w14:paraId="6AF5E571" w14:textId="77777777" w:rsidR="009811F0" w:rsidRDefault="009811F0" w:rsidP="009811F0">
      <w:pPr>
        <w:ind w:firstLine="720"/>
      </w:pPr>
      <w:r>
        <w:t>‘prefered term’:</w:t>
      </w:r>
      <w:hyperlink w:anchor="_1945edd0888993a52c5dc6467a7b3ef8" w:history="1">
        <w:r>
          <w:rPr>
            <w:rStyle w:val="Hyperlink"/>
          </w:rPr>
          <w:t>Term</w:t>
        </w:r>
      </w:hyperlink>
    </w:p>
    <w:p w14:paraId="767002F4"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422E41DA" w14:textId="77777777" w:rsidR="009811F0" w:rsidRDefault="009811F0" w:rsidP="009811F0">
      <w:pPr>
        <w:ind w:firstLine="720"/>
      </w:pPr>
      <w:r>
        <w:t>‘created by’:</w:t>
      </w:r>
      <w:hyperlink w:anchor="_dd21593da1e0b28c0a75ed488ef07fd3" w:history="1">
        <w:r>
          <w:rPr>
            <w:rStyle w:val="Hyperlink"/>
          </w:rPr>
          <w:t>Transaction</w:t>
        </w:r>
      </w:hyperlink>
    </w:p>
    <w:p w14:paraId="03A121BD" w14:textId="77777777" w:rsidR="009811F0" w:rsidRDefault="009811F0" w:rsidP="009811F0">
      <w:pPr>
        <w:ind w:firstLine="720"/>
      </w:pPr>
      <w:r>
        <w:t>‘invalidated by’:</w:t>
      </w:r>
      <w:hyperlink w:anchor="_dd21593da1e0b28c0a75ed488ef07fd3" w:history="1">
        <w:r>
          <w:rPr>
            <w:rStyle w:val="Hyperlink"/>
          </w:rPr>
          <w:t>Transaction</w:t>
        </w:r>
      </w:hyperlink>
    </w:p>
    <w:p w14:paraId="57980575" w14:textId="77777777" w:rsidR="009811F0" w:rsidRDefault="009811F0" w:rsidP="009811F0">
      <w:pPr>
        <w:ind w:firstLine="720"/>
      </w:pPr>
      <w:r>
        <w:t>‘defined by’:</w:t>
      </w:r>
      <w:hyperlink w:anchor="_1a6d88e097d757268d09f68af82fbd34" w:history="1">
        <w:r>
          <w:rPr>
            <w:rStyle w:val="Hyperlink"/>
          </w:rPr>
          <w:t>Definition</w:t>
        </w:r>
      </w:hyperlink>
    </w:p>
    <w:p w14:paraId="7E164360" w14:textId="77777777" w:rsidR="009811F0" w:rsidRDefault="009811F0" w:rsidP="009811F0">
      <w:pPr>
        <w:ind w:firstLine="720"/>
      </w:pPr>
      <w:r>
        <w:t>‘has type’:</w:t>
      </w:r>
      <w:hyperlink w:anchor="_dfe1514224ca21cedba7b2b29802db50" w:history="1">
        <w:r>
          <w:rPr>
            <w:rStyle w:val="Hyperlink"/>
          </w:rPr>
          <w:t>Type</w:t>
        </w:r>
      </w:hyperlink>
    </w:p>
    <w:p w14:paraId="3723ACF7" w14:textId="77777777" w:rsidR="009811F0" w:rsidRDefault="009811F0" w:rsidP="009811F0">
      <w:pPr>
        <w:ind w:firstLine="720"/>
      </w:pPr>
      <w:r>
        <w:t>‘in context of’:</w:t>
      </w:r>
      <w:hyperlink w:anchor="_66d62b068053cee3464e1e03e6035eed" w:history="1">
        <w:r>
          <w:rPr>
            <w:rStyle w:val="Hyperlink"/>
          </w:rPr>
          <w:t>Context</w:t>
        </w:r>
      </w:hyperlink>
    </w:p>
    <w:p w14:paraId="6EAF5991" w14:textId="77777777" w:rsidR="009811F0" w:rsidRDefault="009811F0" w:rsidP="009811F0">
      <w:pPr>
        <w:ind w:firstLine="720"/>
      </w:pPr>
      <w:r>
        <w:t>‘defined in’:</w:t>
      </w:r>
      <w:hyperlink w:anchor="_693daf0a0de3f4b82a04aee474c3f151" w:history="1">
        <w:r>
          <w:rPr>
            <w:rStyle w:val="Hyperlink"/>
          </w:rPr>
          <w:t>Lexical Scope</w:t>
        </w:r>
      </w:hyperlink>
    </w:p>
    <w:p w14:paraId="580C07B6"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090AAA8" w14:textId="77777777" w:rsidR="009811F0" w:rsidRDefault="009811F0" w:rsidP="009811F0">
      <w:pPr>
        <w:ind w:firstLine="720"/>
      </w:pPr>
      <w:r>
        <w:t>‘ElementID’:</w:t>
      </w:r>
      <w:hyperlink w:anchor="_f904ff1da5bfc3387d892b7e0fe9ecb1" w:history="1">
        <w:r>
          <w:rPr>
            <w:rStyle w:val="Hyperlink"/>
          </w:rPr>
          <w:t>URIIdentifier</w:t>
        </w:r>
      </w:hyperlink>
    </w:p>
    <w:p w14:paraId="28EFCB32" w14:textId="77777777" w:rsidR="009811F0" w:rsidRDefault="009811F0" w:rsidP="009811F0"/>
    <w:p w14:paraId="125300AD" w14:textId="77777777" w:rsidR="009811F0" w:rsidRDefault="009811F0" w:rsidP="009811F0">
      <w:pPr>
        <w:pStyle w:val="Heading3"/>
      </w:pPr>
      <w:bookmarkStart w:id="302" w:name="_7930d7b301f56f0155603422a27ad833"/>
      <w:bookmarkStart w:id="303" w:name="_Toc418510240"/>
      <w:r>
        <w:t>Association Instance Relation</w:t>
      </w:r>
      <w:bookmarkEnd w:id="302"/>
      <w:bookmarkEnd w:id="303"/>
    </w:p>
    <w:p w14:paraId="154DB994" w14:textId="77777777" w:rsidR="009811F0" w:rsidRDefault="009811F0" w:rsidP="009811F0">
      <w:r>
        <w:t>The relation between a type and the concepts that type categorizes, the instances</w:t>
      </w:r>
    </w:p>
    <w:p w14:paraId="61D5163D" w14:textId="77777777" w:rsidR="009811F0" w:rsidRDefault="009811F0" w:rsidP="009811F0">
      <w:pPr>
        <w:pStyle w:val="Heading3"/>
      </w:pPr>
      <w:bookmarkStart w:id="304" w:name="_Toc418510241"/>
      <w:r>
        <w:t>Direct Supertypes</w:t>
      </w:r>
      <w:bookmarkEnd w:id="304"/>
    </w:p>
    <w:p w14:paraId="46C31A32" w14:textId="77777777" w:rsidR="009811F0" w:rsidRDefault="0098398E" w:rsidP="009811F0">
      <w:pPr>
        <w:ind w:left="360"/>
      </w:pPr>
      <w:hyperlink w:anchor="_52c887644007b8e51a1f6e976113707a" w:history="1">
        <w:r w:rsidR="009811F0">
          <w:rPr>
            <w:rStyle w:val="Hyperlink"/>
          </w:rPr>
          <w:t>Extent</w:t>
        </w:r>
      </w:hyperlink>
    </w:p>
    <w:p w14:paraId="45D0C98E" w14:textId="77777777" w:rsidR="009811F0" w:rsidRDefault="009811F0" w:rsidP="009811F0">
      <w:pPr>
        <w:pStyle w:val="Code0"/>
      </w:pPr>
      <w:r w:rsidRPr="00043180">
        <w:rPr>
          <w:b/>
          <w:sz w:val="24"/>
          <w:szCs w:val="24"/>
        </w:rPr>
        <w:t>package</w:t>
      </w:r>
      <w:r>
        <w:t xml:space="preserve"> SIMF Meta Model::Types</w:t>
      </w:r>
    </w:p>
    <w:p w14:paraId="75D11ACF"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52c887644007b8e51a1f6e976113707a" w:history="1">
        <w:r>
          <w:rPr>
            <w:rStyle w:val="Hyperlink"/>
          </w:rPr>
          <w:t>Extent</w:t>
        </w:r>
      </w:hyperlink>
    </w:p>
    <w:p w14:paraId="71FE6950" w14:textId="77777777" w:rsidR="009811F0" w:rsidRDefault="009811F0" w:rsidP="009811F0">
      <w:pPr>
        <w:pStyle w:val="Code0"/>
      </w:pPr>
    </w:p>
    <w:p w14:paraId="481B147A" w14:textId="77777777" w:rsidR="009811F0" w:rsidRDefault="009811F0" w:rsidP="009811F0">
      <w:pPr>
        <w:pStyle w:val="Heading4"/>
      </w:pPr>
      <w:r>
        <w:t>Association Ends</w:t>
      </w:r>
    </w:p>
    <w:p w14:paraId="51ED743F" w14:textId="77777777" w:rsidR="009811F0" w:rsidRDefault="009811F0" w:rsidP="009811F0">
      <w:pPr>
        <w:ind w:firstLine="720"/>
      </w:pPr>
      <w:r>
        <w:rPr>
          <w:noProof/>
        </w:rPr>
        <w:drawing>
          <wp:inline distT="0" distB="0" distL="0" distR="0" wp14:anchorId="28E123CB" wp14:editId="6026DFF6">
            <wp:extent cx="152400" cy="152400"/>
            <wp:effectExtent l="0" t="0" r="0" b="0"/>
            <wp:docPr id="32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 : </w:t>
      </w:r>
      <w:hyperlink w:anchor="_a52cb0ff6e414b3170b58afe10b6afcb" w:history="1">
        <w:r>
          <w:rPr>
            <w:rStyle w:val="Hyperlink"/>
          </w:rPr>
          <w:t>Anything</w:t>
        </w:r>
      </w:hyperlink>
      <w:r>
        <w:t xml:space="preserve">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1D916C41" w14:textId="77777777" w:rsidR="009811F0" w:rsidRDefault="009811F0" w:rsidP="009811F0">
      <w:pPr>
        <w:ind w:left="677" w:firstLine="360"/>
      </w:pPr>
      <w:r>
        <w:t>The set of concepts of individuals described by a type.</w:t>
      </w:r>
    </w:p>
    <w:p w14:paraId="6EF2CB82" w14:textId="77777777" w:rsidR="009811F0" w:rsidRDefault="009811F0" w:rsidP="009811F0">
      <w:pPr>
        <w:ind w:firstLine="720"/>
      </w:pPr>
      <w:r>
        <w:rPr>
          <w:noProof/>
        </w:rPr>
        <w:drawing>
          <wp:inline distT="0" distB="0" distL="0" distR="0" wp14:anchorId="4E6AC991" wp14:editId="71C39A69">
            <wp:extent cx="152400" cy="152400"/>
            <wp:effectExtent l="0" t="0" r="0" b="0"/>
            <wp:docPr id="32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type : </w:t>
      </w:r>
      <w:hyperlink w:anchor="_dfe1514224ca21cedba7b2b29802db50" w:history="1">
        <w:r>
          <w:rPr>
            <w:rStyle w:val="Hyperlink"/>
          </w:rPr>
          <w:t>Type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14:paraId="73762885" w14:textId="77777777" w:rsidR="009811F0" w:rsidRDefault="009811F0" w:rsidP="009811F0">
      <w:pPr>
        <w:ind w:left="677" w:firstLine="360"/>
      </w:pPr>
      <w:r>
        <w:t>One of the types defining a concept</w:t>
      </w:r>
    </w:p>
    <w:p w14:paraId="16FD5E8B" w14:textId="77777777" w:rsidR="009811F0" w:rsidRDefault="009811F0" w:rsidP="009811F0"/>
    <w:p w14:paraId="1120C773" w14:textId="77777777" w:rsidR="009811F0" w:rsidRDefault="009811F0" w:rsidP="009811F0">
      <w:pPr>
        <w:pStyle w:val="Heading3"/>
      </w:pPr>
      <w:bookmarkStart w:id="305" w:name="_c91255b734db13a057f78e11bb46f1f7"/>
      <w:bookmarkStart w:id="306" w:name="_Toc418510242"/>
      <w:r>
        <w:t>Class Intersection Type</w:t>
      </w:r>
      <w:bookmarkEnd w:id="305"/>
      <w:bookmarkEnd w:id="306"/>
    </w:p>
    <w:p w14:paraId="31904F29" w14:textId="77777777" w:rsidR="009811F0" w:rsidRDefault="009811F0" w:rsidP="009811F0">
      <w:r>
        <w:t>An intersection is a type that has an extent which is the complete intersection of the extents of all supertypes (or super context). Intersection is a stronger statement than a subtype as a subtype may not be a complete intersection. If an instance has all supertypes the  intersection type will be inferred.</w:t>
      </w:r>
      <w:r>
        <w:br/>
        <w:t xml:space="preserve">For intersection, </w:t>
      </w:r>
      <w:r>
        <w:br/>
      </w:r>
    </w:p>
    <w:p w14:paraId="08399D35" w14:textId="77777777" w:rsidR="009811F0" w:rsidRDefault="009811F0" w:rsidP="009811F0">
      <w:pPr>
        <w:pStyle w:val="Heading4"/>
      </w:pPr>
      <w:r>
        <w:t>Direct Supertypes</w:t>
      </w:r>
    </w:p>
    <w:p w14:paraId="2550AE68" w14:textId="77777777" w:rsidR="009811F0" w:rsidRDefault="0098398E" w:rsidP="009811F0">
      <w:pPr>
        <w:ind w:left="360"/>
      </w:pPr>
      <w:hyperlink w:anchor="_dfe1514224ca21cedba7b2b29802db50" w:history="1">
        <w:r w:rsidR="009811F0">
          <w:rPr>
            <w:rStyle w:val="Hyperlink"/>
          </w:rPr>
          <w:t>Type</w:t>
        </w:r>
      </w:hyperlink>
    </w:p>
    <w:p w14:paraId="233F8F72" w14:textId="77777777" w:rsidR="009811F0" w:rsidRDefault="009811F0" w:rsidP="009811F0">
      <w:pPr>
        <w:pStyle w:val="Code0"/>
      </w:pPr>
      <w:r w:rsidRPr="00043180">
        <w:rPr>
          <w:b/>
          <w:sz w:val="24"/>
          <w:szCs w:val="24"/>
        </w:rPr>
        <w:lastRenderedPageBreak/>
        <w:t>package</w:t>
      </w:r>
      <w:r>
        <w:t xml:space="preserve"> SIMF Meta Model::Types</w:t>
      </w:r>
    </w:p>
    <w:p w14:paraId="586EBCB6"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2B4A8A14" w14:textId="77777777" w:rsidR="009811F0" w:rsidRDefault="009811F0" w:rsidP="009811F0">
      <w:pPr>
        <w:pStyle w:val="Code0"/>
      </w:pPr>
    </w:p>
    <w:p w14:paraId="659FF3AF" w14:textId="77777777" w:rsidR="009811F0" w:rsidRDefault="009811F0" w:rsidP="009811F0">
      <w:pPr>
        <w:pStyle w:val="Heading4"/>
      </w:pPr>
      <w:r>
        <w:t>Inherited Features</w:t>
      </w:r>
    </w:p>
    <w:p w14:paraId="44547949"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7BDB0E5" w14:textId="77777777" w:rsidR="009811F0" w:rsidRDefault="009811F0" w:rsidP="009811F0">
      <w:pPr>
        <w:ind w:firstLine="720"/>
      </w:pPr>
      <w:r>
        <w:t>‘categorizes’:</w:t>
      </w:r>
      <w:hyperlink w:anchor="_a52cb0ff6e414b3170b58afe10b6afcb" w:history="1">
        <w:r>
          <w:rPr>
            <w:rStyle w:val="Hyperlink"/>
          </w:rPr>
          <w:t>Anything</w:t>
        </w:r>
      </w:hyperlink>
    </w:p>
    <w:p w14:paraId="4338370E" w14:textId="77777777" w:rsidR="009811F0" w:rsidRDefault="009811F0" w:rsidP="009811F0">
      <w:pPr>
        <w:ind w:firstLine="720"/>
      </w:pPr>
      <w:r>
        <w:t>‘source for’:</w:t>
      </w:r>
      <w:hyperlink w:anchor="_fbe140d2e61a092c9ceffa2d5308ff5e" w:history="1">
        <w:r>
          <w:rPr>
            <w:rStyle w:val="Hyperlink"/>
          </w:rPr>
          <w:t>As-A Rule</w:t>
        </w:r>
      </w:hyperlink>
    </w:p>
    <w:p w14:paraId="5EA4E349" w14:textId="77777777" w:rsidR="009811F0" w:rsidRDefault="009811F0" w:rsidP="009811F0">
      <w:pPr>
        <w:ind w:firstLine="720"/>
      </w:pPr>
      <w:r>
        <w:t>‘target for’:</w:t>
      </w:r>
      <w:hyperlink w:anchor="_fbe140d2e61a092c9ceffa2d5308ff5e" w:history="1">
        <w:r>
          <w:rPr>
            <w:rStyle w:val="Hyperlink"/>
          </w:rPr>
          <w:t>As-A Rule</w:t>
        </w:r>
      </w:hyperlink>
    </w:p>
    <w:p w14:paraId="76B04121" w14:textId="77777777" w:rsidR="009811F0" w:rsidRDefault="009811F0" w:rsidP="009811F0">
      <w:pPr>
        <w:ind w:firstLine="720"/>
      </w:pPr>
      <w:r>
        <w:t>‘classifiers’:</w:t>
      </w:r>
      <w:hyperlink w:anchor="_3b2e69eb6121d1e3a1180bbe8ee64013" w:history="1">
        <w:r>
          <w:rPr>
            <w:rStyle w:val="Hyperlink"/>
          </w:rPr>
          <w:t>Classification</w:t>
        </w:r>
      </w:hyperlink>
    </w:p>
    <w:p w14:paraId="62BF987B" w14:textId="77777777" w:rsidR="009811F0" w:rsidRDefault="009811F0" w:rsidP="009811F0">
      <w:pPr>
        <w:ind w:firstLine="720"/>
      </w:pPr>
      <w:r>
        <w:t>‘has key’:</w:t>
      </w:r>
      <w:hyperlink w:anchor="_1b4bfdc2f6552991ff5cecb390e7e2af" w:history="1">
        <w:r>
          <w:rPr>
            <w:rStyle w:val="Hyperlink"/>
          </w:rPr>
          <w:t>Key</w:t>
        </w:r>
      </w:hyperlink>
    </w:p>
    <w:p w14:paraId="6B498C82"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7FA051A8" w14:textId="77777777" w:rsidR="009811F0" w:rsidRDefault="009811F0" w:rsidP="009811F0">
      <w:pPr>
        <w:ind w:firstLine="720"/>
      </w:pPr>
      <w:r>
        <w:t>‘defines’:</w:t>
      </w:r>
      <w:hyperlink w:anchor="_a52cb0ff6e414b3170b58afe10b6afcb" w:history="1">
        <w:r>
          <w:rPr>
            <w:rStyle w:val="Hyperlink"/>
          </w:rPr>
          <w:t>Anything</w:t>
        </w:r>
      </w:hyperlink>
    </w:p>
    <w:p w14:paraId="446992BE" w14:textId="77777777" w:rsidR="009811F0" w:rsidRDefault="009811F0" w:rsidP="009811F0">
      <w:pPr>
        <w:ind w:firstLine="720"/>
      </w:pPr>
      <w:r>
        <w:t>‘changed in’:</w:t>
      </w:r>
      <w:hyperlink w:anchor="_dd21593da1e0b28c0a75ed488ef07fd3" w:history="1">
        <w:r>
          <w:rPr>
            <w:rStyle w:val="Hyperlink"/>
          </w:rPr>
          <w:t>Transaction</w:t>
        </w:r>
      </w:hyperlink>
    </w:p>
    <w:p w14:paraId="212F4E7A"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2EE274CA" w14:textId="77777777" w:rsidR="009811F0" w:rsidRDefault="009811F0" w:rsidP="009811F0">
      <w:pPr>
        <w:ind w:firstLine="720"/>
      </w:pPr>
      <w:r>
        <w:t>‘references’:</w:t>
      </w:r>
      <w:hyperlink w:anchor="_0315319befc74caa0a2a7d36cff333c0" w:history="1">
        <w:r>
          <w:rPr>
            <w:rStyle w:val="Hyperlink"/>
          </w:rPr>
          <w:t>Lexical Reference</w:t>
        </w:r>
      </w:hyperlink>
    </w:p>
    <w:p w14:paraId="40A73463"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9918CFC" w14:textId="77777777" w:rsidR="009811F0" w:rsidRDefault="009811F0" w:rsidP="009811F0">
      <w:pPr>
        <w:ind w:firstLine="720"/>
      </w:pPr>
      <w:r>
        <w:t>‘contextualizes’:</w:t>
      </w:r>
      <w:hyperlink w:anchor="_a52cb0ff6e414b3170b58afe10b6afcb" w:history="1">
        <w:r>
          <w:rPr>
            <w:rStyle w:val="Hyperlink"/>
          </w:rPr>
          <w:t>Anything</w:t>
        </w:r>
      </w:hyperlink>
    </w:p>
    <w:p w14:paraId="0FDA8348" w14:textId="77777777" w:rsidR="009811F0" w:rsidRDefault="009811F0" w:rsidP="009811F0">
      <w:pPr>
        <w:ind w:firstLine="720"/>
      </w:pPr>
      <w:r>
        <w:t>‘has rule’:</w:t>
      </w:r>
      <w:hyperlink w:anchor="_82919e40af9ad2e13647e9d37bbf0956" w:history="1">
        <w:r>
          <w:rPr>
            <w:rStyle w:val="Hyperlink"/>
          </w:rPr>
          <w:t>Rule</w:t>
        </w:r>
      </w:hyperlink>
    </w:p>
    <w:p w14:paraId="4CEB0B91" w14:textId="77777777" w:rsidR="009811F0" w:rsidRDefault="009811F0" w:rsidP="009811F0">
      <w:pPr>
        <w:ind w:firstLine="720"/>
      </w:pPr>
      <w:r>
        <w:t>‘generalizes’:</w:t>
      </w:r>
      <w:hyperlink w:anchor="_66d62b068053cee3464e1e03e6035eed" w:history="1">
        <w:r>
          <w:rPr>
            <w:rStyle w:val="Hyperlink"/>
          </w:rPr>
          <w:t>Context</w:t>
        </w:r>
      </w:hyperlink>
    </w:p>
    <w:p w14:paraId="70278C2B" w14:textId="77777777" w:rsidR="009811F0" w:rsidRDefault="009811F0" w:rsidP="009811F0">
      <w:pPr>
        <w:ind w:firstLine="720"/>
      </w:pPr>
      <w:r>
        <w:t>‘specializes’:</w:t>
      </w:r>
      <w:hyperlink w:anchor="_66d62b068053cee3464e1e03e6035eed" w:history="1">
        <w:r>
          <w:rPr>
            <w:rStyle w:val="Hyperlink"/>
          </w:rPr>
          <w:t>Context</w:t>
        </w:r>
      </w:hyperlink>
    </w:p>
    <w:p w14:paraId="38394D4D" w14:textId="77777777" w:rsidR="009811F0" w:rsidRDefault="009811F0" w:rsidP="009811F0">
      <w:pPr>
        <w:ind w:firstLine="720"/>
      </w:pPr>
      <w:r>
        <w:t>‘asserts’:</w:t>
      </w:r>
      <w:hyperlink w:anchor="_8c517cf1950741c0f89edebf828214cc" w:history="1">
        <w:r>
          <w:rPr>
            <w:rStyle w:val="Hyperlink"/>
          </w:rPr>
          <w:t>Situation</w:t>
        </w:r>
      </w:hyperlink>
    </w:p>
    <w:p w14:paraId="09574A3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4C7894E" w14:textId="77777777" w:rsidR="009811F0" w:rsidRDefault="009811F0" w:rsidP="009811F0">
      <w:pPr>
        <w:ind w:firstLine="720"/>
      </w:pPr>
      <w:r>
        <w:t>‘represented by’:</w:t>
      </w:r>
      <w:hyperlink w:anchor="_1d7f13297e70f68af8189a69a2e52b05" w:history="1">
        <w:r>
          <w:rPr>
            <w:rStyle w:val="Hyperlink"/>
          </w:rPr>
          <w:t>Information</w:t>
        </w:r>
      </w:hyperlink>
    </w:p>
    <w:p w14:paraId="25EB674E" w14:textId="77777777" w:rsidR="009811F0" w:rsidRDefault="009811F0" w:rsidP="009811F0">
      <w:pPr>
        <w:ind w:firstLine="720"/>
      </w:pPr>
      <w:r>
        <w:t>‘identified by’:</w:t>
      </w:r>
      <w:hyperlink w:anchor="_18f8ef1b23e6cdf9278bd94f24f73c26" w:history="1">
        <w:r>
          <w:rPr>
            <w:rStyle w:val="Hyperlink"/>
          </w:rPr>
          <w:t>Identifier</w:t>
        </w:r>
      </w:hyperlink>
    </w:p>
    <w:p w14:paraId="52E6D973" w14:textId="77777777" w:rsidR="009811F0" w:rsidRDefault="009811F0" w:rsidP="009811F0">
      <w:pPr>
        <w:ind w:firstLine="720"/>
      </w:pPr>
      <w:r>
        <w:t>‘prefered term’:</w:t>
      </w:r>
      <w:hyperlink w:anchor="_1945edd0888993a52c5dc6467a7b3ef8" w:history="1">
        <w:r>
          <w:rPr>
            <w:rStyle w:val="Hyperlink"/>
          </w:rPr>
          <w:t>Term</w:t>
        </w:r>
      </w:hyperlink>
    </w:p>
    <w:p w14:paraId="7D3100DE"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BFB3AA9" w14:textId="77777777" w:rsidR="009811F0" w:rsidRDefault="009811F0" w:rsidP="009811F0">
      <w:pPr>
        <w:ind w:firstLine="720"/>
      </w:pPr>
      <w:r>
        <w:t>‘created by’:</w:t>
      </w:r>
      <w:hyperlink w:anchor="_dd21593da1e0b28c0a75ed488ef07fd3" w:history="1">
        <w:r>
          <w:rPr>
            <w:rStyle w:val="Hyperlink"/>
          </w:rPr>
          <w:t>Transaction</w:t>
        </w:r>
      </w:hyperlink>
    </w:p>
    <w:p w14:paraId="50064288" w14:textId="77777777" w:rsidR="009811F0" w:rsidRDefault="009811F0" w:rsidP="009811F0">
      <w:pPr>
        <w:ind w:firstLine="720"/>
      </w:pPr>
      <w:r>
        <w:t>‘invalidated by’:</w:t>
      </w:r>
      <w:hyperlink w:anchor="_dd21593da1e0b28c0a75ed488ef07fd3" w:history="1">
        <w:r>
          <w:rPr>
            <w:rStyle w:val="Hyperlink"/>
          </w:rPr>
          <w:t>Transaction</w:t>
        </w:r>
      </w:hyperlink>
    </w:p>
    <w:p w14:paraId="1B332CC8" w14:textId="77777777" w:rsidR="009811F0" w:rsidRDefault="009811F0" w:rsidP="009811F0">
      <w:pPr>
        <w:ind w:firstLine="720"/>
      </w:pPr>
      <w:r>
        <w:t>‘defined by’:</w:t>
      </w:r>
      <w:hyperlink w:anchor="_1a6d88e097d757268d09f68af82fbd34" w:history="1">
        <w:r>
          <w:rPr>
            <w:rStyle w:val="Hyperlink"/>
          </w:rPr>
          <w:t>Definition</w:t>
        </w:r>
      </w:hyperlink>
    </w:p>
    <w:p w14:paraId="1549B22D" w14:textId="77777777" w:rsidR="009811F0" w:rsidRDefault="009811F0" w:rsidP="009811F0">
      <w:pPr>
        <w:ind w:firstLine="720"/>
      </w:pPr>
      <w:r>
        <w:t>‘has type’:</w:t>
      </w:r>
      <w:hyperlink w:anchor="_dfe1514224ca21cedba7b2b29802db50" w:history="1">
        <w:r>
          <w:rPr>
            <w:rStyle w:val="Hyperlink"/>
          </w:rPr>
          <w:t>Type</w:t>
        </w:r>
      </w:hyperlink>
    </w:p>
    <w:p w14:paraId="474520B2" w14:textId="77777777" w:rsidR="009811F0" w:rsidRDefault="009811F0" w:rsidP="009811F0">
      <w:pPr>
        <w:ind w:firstLine="720"/>
      </w:pPr>
      <w:r>
        <w:t>‘in context of’:</w:t>
      </w:r>
      <w:hyperlink w:anchor="_66d62b068053cee3464e1e03e6035eed" w:history="1">
        <w:r>
          <w:rPr>
            <w:rStyle w:val="Hyperlink"/>
          </w:rPr>
          <w:t>Context</w:t>
        </w:r>
      </w:hyperlink>
    </w:p>
    <w:p w14:paraId="420416EB" w14:textId="77777777" w:rsidR="009811F0" w:rsidRDefault="009811F0" w:rsidP="009811F0">
      <w:pPr>
        <w:ind w:firstLine="720"/>
      </w:pPr>
      <w:r>
        <w:t>‘defined in’:</w:t>
      </w:r>
      <w:hyperlink w:anchor="_693daf0a0de3f4b82a04aee474c3f151" w:history="1">
        <w:r>
          <w:rPr>
            <w:rStyle w:val="Hyperlink"/>
          </w:rPr>
          <w:t>Lexical Scope</w:t>
        </w:r>
      </w:hyperlink>
    </w:p>
    <w:p w14:paraId="31F00F70"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618CFBE6" w14:textId="77777777" w:rsidR="009811F0" w:rsidRDefault="009811F0" w:rsidP="009811F0">
      <w:pPr>
        <w:ind w:firstLine="720"/>
      </w:pPr>
      <w:r>
        <w:t>‘ElementID’:</w:t>
      </w:r>
      <w:hyperlink w:anchor="_f904ff1da5bfc3387d892b7e0fe9ecb1" w:history="1">
        <w:r>
          <w:rPr>
            <w:rStyle w:val="Hyperlink"/>
          </w:rPr>
          <w:t>URIIdentifier</w:t>
        </w:r>
      </w:hyperlink>
    </w:p>
    <w:p w14:paraId="78A899F1" w14:textId="77777777" w:rsidR="009811F0" w:rsidRDefault="009811F0" w:rsidP="009811F0"/>
    <w:p w14:paraId="7726A843" w14:textId="77777777" w:rsidR="009811F0" w:rsidRDefault="009811F0" w:rsidP="009811F0">
      <w:pPr>
        <w:pStyle w:val="Heading3"/>
      </w:pPr>
      <w:bookmarkStart w:id="307" w:name="_1b4bfdc2f6552991ff5cecb390e7e2af"/>
      <w:bookmarkStart w:id="308" w:name="_Toc418510243"/>
      <w:r>
        <w:t>Class Key</w:t>
      </w:r>
      <w:bookmarkEnd w:id="307"/>
      <w:bookmarkEnd w:id="308"/>
    </w:p>
    <w:p w14:paraId="2111F9F8" w14:textId="77777777" w:rsidR="009811F0" w:rsidRDefault="009811F0" w:rsidP="009811F0">
      <w:r>
        <w:t>A key is an identifier composed from the state of an object, it identifies one or more instances of a type.</w:t>
      </w:r>
    </w:p>
    <w:p w14:paraId="49AF5AA9" w14:textId="77777777" w:rsidR="009811F0" w:rsidRDefault="009811F0" w:rsidP="009811F0">
      <w:pPr>
        <w:pStyle w:val="Heading4"/>
      </w:pPr>
      <w:r>
        <w:t>Direct Supertypes</w:t>
      </w:r>
    </w:p>
    <w:p w14:paraId="6735EEBE" w14:textId="77777777" w:rsidR="009811F0" w:rsidRDefault="0098398E" w:rsidP="009811F0">
      <w:pPr>
        <w:ind w:left="360"/>
      </w:pPr>
      <w:hyperlink w:anchor="_dfe1514224ca21cedba7b2b29802db50" w:history="1">
        <w:r w:rsidR="009811F0">
          <w:rPr>
            <w:rStyle w:val="Hyperlink"/>
          </w:rPr>
          <w:t>Type</w:t>
        </w:r>
      </w:hyperlink>
    </w:p>
    <w:p w14:paraId="1B14D7B3" w14:textId="77777777" w:rsidR="009811F0" w:rsidRDefault="009811F0" w:rsidP="009811F0">
      <w:pPr>
        <w:pStyle w:val="Code0"/>
      </w:pPr>
      <w:r w:rsidRPr="00043180">
        <w:rPr>
          <w:b/>
          <w:sz w:val="24"/>
          <w:szCs w:val="24"/>
        </w:rPr>
        <w:t>package</w:t>
      </w:r>
      <w:r>
        <w:t xml:space="preserve"> SIMF Meta Model::Types</w:t>
      </w:r>
    </w:p>
    <w:p w14:paraId="09A3BE5B"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69CA51BE" w14:textId="77777777" w:rsidR="009811F0" w:rsidRDefault="009811F0" w:rsidP="009811F0">
      <w:pPr>
        <w:pStyle w:val="Code0"/>
      </w:pPr>
    </w:p>
    <w:p w14:paraId="11AED811" w14:textId="77777777" w:rsidR="009811F0" w:rsidRDefault="009811F0" w:rsidP="009811F0">
      <w:pPr>
        <w:pStyle w:val="Heading4"/>
      </w:pPr>
      <w:r>
        <w:t>Attributes</w:t>
      </w:r>
    </w:p>
    <w:p w14:paraId="7BA3C92E" w14:textId="77777777" w:rsidR="009811F0" w:rsidRDefault="009811F0" w:rsidP="009811F0">
      <w:pPr>
        <w:pStyle w:val="BodyText2"/>
      </w:pPr>
      <w:r>
        <w:rPr>
          <w:noProof/>
          <w:lang w:bidi="ar-SA"/>
        </w:rPr>
        <w:drawing>
          <wp:inline distT="0" distB="0" distL="0" distR="0" wp14:anchorId="7807AD12" wp14:editId="5987805A">
            <wp:extent cx="152400" cy="152400"/>
            <wp:effectExtent l="0" t="0" r="0" b="0"/>
            <wp:docPr id="324"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isUnique : </w:t>
      </w:r>
      <w:hyperlink w:anchor="_6119a00b0834641b9fe3f5ae9f58237f" w:history="1">
        <w:r>
          <w:rPr>
            <w:rStyle w:val="Hyperlink"/>
          </w:rPr>
          <w:t>Boolean</w:t>
        </w:r>
      </w:hyperlink>
    </w:p>
    <w:p w14:paraId="5569F514" w14:textId="77777777" w:rsidR="009811F0" w:rsidRDefault="009811F0" w:rsidP="009811F0">
      <w:pPr>
        <w:pStyle w:val="BodyText2"/>
      </w:pPr>
      <w:r>
        <w:rPr>
          <w:noProof/>
          <w:lang w:bidi="ar-SA"/>
        </w:rPr>
        <w:drawing>
          <wp:inline distT="0" distB="0" distL="0" distR="0" wp14:anchorId="3E53DD6E" wp14:editId="32628B8B">
            <wp:extent cx="152400" cy="152400"/>
            <wp:effectExtent l="0" t="0" r="0" b="0"/>
            <wp:docPr id="326" name="Picture -1753260495.jpg" descr="-17532604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1753260495.jpg"/>
                    <pic:cNvPicPr/>
                  </pic:nvPicPr>
                  <pic:blipFill>
                    <a:blip r:embed="rId22" cstate="print"/>
                    <a:stretch>
                      <a:fillRect/>
                    </a:stretch>
                  </pic:blipFill>
                  <pic:spPr>
                    <a:xfrm>
                      <a:off x="0" y="0"/>
                      <a:ext cx="152400" cy="152400"/>
                    </a:xfrm>
                    <a:prstGeom prst="rect">
                      <a:avLst/>
                    </a:prstGeom>
                  </pic:spPr>
                </pic:pic>
              </a:graphicData>
            </a:graphic>
          </wp:inline>
        </w:drawing>
      </w:r>
      <w:r>
        <w:t xml:space="preserve"> isPrimary : </w:t>
      </w:r>
      <w:hyperlink w:anchor="_6119a00b0834641b9fe3f5ae9f58237f" w:history="1">
        <w:r>
          <w:rPr>
            <w:rStyle w:val="Hyperlink"/>
          </w:rPr>
          <w:t>Boolean</w:t>
        </w:r>
      </w:hyperlink>
    </w:p>
    <w:p w14:paraId="5CEBD469" w14:textId="77777777" w:rsidR="009811F0" w:rsidRDefault="009811F0" w:rsidP="009811F0">
      <w:pPr>
        <w:pStyle w:val="Heading4"/>
      </w:pPr>
      <w:r>
        <w:t>Associations</w:t>
      </w:r>
    </w:p>
    <w:p w14:paraId="5E40994F" w14:textId="77777777" w:rsidR="009811F0" w:rsidRDefault="009811F0" w:rsidP="009811F0">
      <w:pPr>
        <w:ind w:left="605" w:hanging="245"/>
      </w:pPr>
      <w:r>
        <w:rPr>
          <w:noProof/>
        </w:rPr>
        <w:drawing>
          <wp:inline distT="0" distB="0" distL="0" distR="0" wp14:anchorId="09903163" wp14:editId="7BC346ED">
            <wp:extent cx="152400" cy="152400"/>
            <wp:effectExtent l="0" t="0" r="0" b="0"/>
            <wp:docPr id="32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identifies instances of:</w:t>
      </w:r>
      <w:hyperlink w:anchor="_dfe1514224ca21cedba7b2b29802db50" w:history="1">
        <w:r>
          <w:rPr>
            <w:rStyle w:val="Hyperlink"/>
          </w:rPr>
          <w:t>Type</w:t>
        </w:r>
      </w:hyperlink>
      <w:r>
        <w:t xml:space="preserve"> [1] </w:t>
      </w:r>
    </w:p>
    <w:p w14:paraId="6F464B61" w14:textId="77777777" w:rsidR="009811F0" w:rsidRDefault="009811F0" w:rsidP="009811F0">
      <w:pPr>
        <w:ind w:left="720" w:firstLine="360"/>
      </w:pPr>
      <w:r>
        <w:t>Instances of type that a key identifies</w:t>
      </w:r>
    </w:p>
    <w:p w14:paraId="76C6C6B7" w14:textId="77777777" w:rsidR="009811F0" w:rsidRDefault="009811F0" w:rsidP="009811F0">
      <w:pPr>
        <w:ind w:left="605" w:hanging="245"/>
      </w:pPr>
      <w:r>
        <w:rPr>
          <w:noProof/>
        </w:rPr>
        <w:drawing>
          <wp:inline distT="0" distB="0" distL="0" distR="0" wp14:anchorId="0D84F97F" wp14:editId="4164394E">
            <wp:extent cx="152400" cy="152400"/>
            <wp:effectExtent l="0" t="0" r="0" b="0"/>
            <wp:docPr id="330"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identifying role:</w:t>
      </w:r>
      <w:hyperlink w:anchor="_a8049a836c9b9b5d6df4b578a5836756" w:history="1">
        <w:r>
          <w:rPr>
            <w:rStyle w:val="Hyperlink"/>
          </w:rPr>
          <w:t>Role</w:t>
        </w:r>
      </w:hyperlink>
      <w:r>
        <w:t xml:space="preserve"> [1..*] </w:t>
      </w:r>
    </w:p>
    <w:p w14:paraId="42C24BB3" w14:textId="77777777" w:rsidR="009811F0" w:rsidRDefault="009811F0" w:rsidP="009811F0">
      <w:pPr>
        <w:pStyle w:val="Heading4"/>
      </w:pPr>
      <w:r>
        <w:lastRenderedPageBreak/>
        <w:t>Inherited Features</w:t>
      </w:r>
    </w:p>
    <w:p w14:paraId="32DED730"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29F21904" w14:textId="77777777" w:rsidR="009811F0" w:rsidRDefault="009811F0" w:rsidP="009811F0">
      <w:pPr>
        <w:ind w:firstLine="720"/>
      </w:pPr>
      <w:r>
        <w:t>‘categorizes’:</w:t>
      </w:r>
      <w:hyperlink w:anchor="_a52cb0ff6e414b3170b58afe10b6afcb" w:history="1">
        <w:r>
          <w:rPr>
            <w:rStyle w:val="Hyperlink"/>
          </w:rPr>
          <w:t>Anything</w:t>
        </w:r>
      </w:hyperlink>
    </w:p>
    <w:p w14:paraId="47B67A5B" w14:textId="77777777" w:rsidR="009811F0" w:rsidRDefault="009811F0" w:rsidP="009811F0">
      <w:pPr>
        <w:ind w:firstLine="720"/>
      </w:pPr>
      <w:r>
        <w:t>‘source for’:</w:t>
      </w:r>
      <w:hyperlink w:anchor="_fbe140d2e61a092c9ceffa2d5308ff5e" w:history="1">
        <w:r>
          <w:rPr>
            <w:rStyle w:val="Hyperlink"/>
          </w:rPr>
          <w:t>As-A Rule</w:t>
        </w:r>
      </w:hyperlink>
    </w:p>
    <w:p w14:paraId="3E80CEF9" w14:textId="77777777" w:rsidR="009811F0" w:rsidRDefault="009811F0" w:rsidP="009811F0">
      <w:pPr>
        <w:ind w:firstLine="720"/>
      </w:pPr>
      <w:r>
        <w:t>‘target for’:</w:t>
      </w:r>
      <w:hyperlink w:anchor="_fbe140d2e61a092c9ceffa2d5308ff5e" w:history="1">
        <w:r>
          <w:rPr>
            <w:rStyle w:val="Hyperlink"/>
          </w:rPr>
          <w:t>As-A Rule</w:t>
        </w:r>
      </w:hyperlink>
    </w:p>
    <w:p w14:paraId="6E90FF18" w14:textId="77777777" w:rsidR="009811F0" w:rsidRDefault="009811F0" w:rsidP="009811F0">
      <w:pPr>
        <w:ind w:firstLine="720"/>
      </w:pPr>
      <w:r>
        <w:t>‘classifiers’:</w:t>
      </w:r>
      <w:hyperlink w:anchor="_3b2e69eb6121d1e3a1180bbe8ee64013" w:history="1">
        <w:r>
          <w:rPr>
            <w:rStyle w:val="Hyperlink"/>
          </w:rPr>
          <w:t>Classification</w:t>
        </w:r>
      </w:hyperlink>
    </w:p>
    <w:p w14:paraId="4B97375A" w14:textId="77777777" w:rsidR="009811F0" w:rsidRDefault="009811F0" w:rsidP="009811F0">
      <w:pPr>
        <w:ind w:firstLine="720"/>
      </w:pPr>
      <w:r>
        <w:t>‘has key’:</w:t>
      </w:r>
      <w:hyperlink w:anchor="_1b4bfdc2f6552991ff5cecb390e7e2af" w:history="1">
        <w:r>
          <w:rPr>
            <w:rStyle w:val="Hyperlink"/>
          </w:rPr>
          <w:t>Key</w:t>
        </w:r>
      </w:hyperlink>
    </w:p>
    <w:p w14:paraId="03334673"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61225994" w14:textId="77777777" w:rsidR="009811F0" w:rsidRDefault="009811F0" w:rsidP="009811F0">
      <w:pPr>
        <w:ind w:firstLine="720"/>
      </w:pPr>
      <w:r>
        <w:t>‘defines’:</w:t>
      </w:r>
      <w:hyperlink w:anchor="_a52cb0ff6e414b3170b58afe10b6afcb" w:history="1">
        <w:r>
          <w:rPr>
            <w:rStyle w:val="Hyperlink"/>
          </w:rPr>
          <w:t>Anything</w:t>
        </w:r>
      </w:hyperlink>
    </w:p>
    <w:p w14:paraId="7DD37E9F" w14:textId="77777777" w:rsidR="009811F0" w:rsidRDefault="009811F0" w:rsidP="009811F0">
      <w:pPr>
        <w:ind w:firstLine="720"/>
      </w:pPr>
      <w:r>
        <w:t>‘changed in’:</w:t>
      </w:r>
      <w:hyperlink w:anchor="_dd21593da1e0b28c0a75ed488ef07fd3" w:history="1">
        <w:r>
          <w:rPr>
            <w:rStyle w:val="Hyperlink"/>
          </w:rPr>
          <w:t>Transaction</w:t>
        </w:r>
      </w:hyperlink>
    </w:p>
    <w:p w14:paraId="35AD9445"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F1DF44E" w14:textId="77777777" w:rsidR="009811F0" w:rsidRDefault="009811F0" w:rsidP="009811F0">
      <w:pPr>
        <w:ind w:firstLine="720"/>
      </w:pPr>
      <w:r>
        <w:t>‘references’:</w:t>
      </w:r>
      <w:hyperlink w:anchor="_0315319befc74caa0a2a7d36cff333c0" w:history="1">
        <w:r>
          <w:rPr>
            <w:rStyle w:val="Hyperlink"/>
          </w:rPr>
          <w:t>Lexical Reference</w:t>
        </w:r>
      </w:hyperlink>
    </w:p>
    <w:p w14:paraId="1B323AFE"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10DCFE7" w14:textId="77777777" w:rsidR="009811F0" w:rsidRDefault="009811F0" w:rsidP="009811F0">
      <w:pPr>
        <w:ind w:firstLine="720"/>
      </w:pPr>
      <w:r>
        <w:t>‘contextualizes’:</w:t>
      </w:r>
      <w:hyperlink w:anchor="_a52cb0ff6e414b3170b58afe10b6afcb" w:history="1">
        <w:r>
          <w:rPr>
            <w:rStyle w:val="Hyperlink"/>
          </w:rPr>
          <w:t>Anything</w:t>
        </w:r>
      </w:hyperlink>
    </w:p>
    <w:p w14:paraId="39EDC283" w14:textId="77777777" w:rsidR="009811F0" w:rsidRDefault="009811F0" w:rsidP="009811F0">
      <w:pPr>
        <w:ind w:firstLine="720"/>
      </w:pPr>
      <w:r>
        <w:t>‘has rule’:</w:t>
      </w:r>
      <w:hyperlink w:anchor="_82919e40af9ad2e13647e9d37bbf0956" w:history="1">
        <w:r>
          <w:rPr>
            <w:rStyle w:val="Hyperlink"/>
          </w:rPr>
          <w:t>Rule</w:t>
        </w:r>
      </w:hyperlink>
    </w:p>
    <w:p w14:paraId="714BDD26" w14:textId="77777777" w:rsidR="009811F0" w:rsidRDefault="009811F0" w:rsidP="009811F0">
      <w:pPr>
        <w:ind w:firstLine="720"/>
      </w:pPr>
      <w:r>
        <w:t>‘generalizes’:</w:t>
      </w:r>
      <w:hyperlink w:anchor="_66d62b068053cee3464e1e03e6035eed" w:history="1">
        <w:r>
          <w:rPr>
            <w:rStyle w:val="Hyperlink"/>
          </w:rPr>
          <w:t>Context</w:t>
        </w:r>
      </w:hyperlink>
    </w:p>
    <w:p w14:paraId="066FF88A" w14:textId="77777777" w:rsidR="009811F0" w:rsidRDefault="009811F0" w:rsidP="009811F0">
      <w:pPr>
        <w:ind w:firstLine="720"/>
      </w:pPr>
      <w:r>
        <w:t>‘specializes’:</w:t>
      </w:r>
      <w:hyperlink w:anchor="_66d62b068053cee3464e1e03e6035eed" w:history="1">
        <w:r>
          <w:rPr>
            <w:rStyle w:val="Hyperlink"/>
          </w:rPr>
          <w:t>Context</w:t>
        </w:r>
      </w:hyperlink>
    </w:p>
    <w:p w14:paraId="109E71D2" w14:textId="77777777" w:rsidR="009811F0" w:rsidRDefault="009811F0" w:rsidP="009811F0">
      <w:pPr>
        <w:ind w:firstLine="720"/>
      </w:pPr>
      <w:r>
        <w:t>‘asserts’:</w:t>
      </w:r>
      <w:hyperlink w:anchor="_8c517cf1950741c0f89edebf828214cc" w:history="1">
        <w:r>
          <w:rPr>
            <w:rStyle w:val="Hyperlink"/>
          </w:rPr>
          <w:t>Situation</w:t>
        </w:r>
      </w:hyperlink>
    </w:p>
    <w:p w14:paraId="298134CC"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5CD32FBA" w14:textId="77777777" w:rsidR="009811F0" w:rsidRDefault="009811F0" w:rsidP="009811F0">
      <w:pPr>
        <w:ind w:firstLine="720"/>
      </w:pPr>
      <w:r>
        <w:t>‘represented by’:</w:t>
      </w:r>
      <w:hyperlink w:anchor="_1d7f13297e70f68af8189a69a2e52b05" w:history="1">
        <w:r>
          <w:rPr>
            <w:rStyle w:val="Hyperlink"/>
          </w:rPr>
          <w:t>Information</w:t>
        </w:r>
      </w:hyperlink>
    </w:p>
    <w:p w14:paraId="2CDAE690" w14:textId="77777777" w:rsidR="009811F0" w:rsidRDefault="009811F0" w:rsidP="009811F0">
      <w:pPr>
        <w:ind w:firstLine="720"/>
      </w:pPr>
      <w:r>
        <w:t>‘identified by’:</w:t>
      </w:r>
      <w:hyperlink w:anchor="_18f8ef1b23e6cdf9278bd94f24f73c26" w:history="1">
        <w:r>
          <w:rPr>
            <w:rStyle w:val="Hyperlink"/>
          </w:rPr>
          <w:t>Identifier</w:t>
        </w:r>
      </w:hyperlink>
    </w:p>
    <w:p w14:paraId="64CBDCAE" w14:textId="77777777" w:rsidR="009811F0" w:rsidRDefault="009811F0" w:rsidP="009811F0">
      <w:pPr>
        <w:ind w:firstLine="720"/>
      </w:pPr>
      <w:r>
        <w:t>‘prefered term’:</w:t>
      </w:r>
      <w:hyperlink w:anchor="_1945edd0888993a52c5dc6467a7b3ef8" w:history="1">
        <w:r>
          <w:rPr>
            <w:rStyle w:val="Hyperlink"/>
          </w:rPr>
          <w:t>Term</w:t>
        </w:r>
      </w:hyperlink>
    </w:p>
    <w:p w14:paraId="7BDDEC27"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BB9986C" w14:textId="77777777" w:rsidR="009811F0" w:rsidRDefault="009811F0" w:rsidP="009811F0">
      <w:pPr>
        <w:ind w:firstLine="720"/>
      </w:pPr>
      <w:r>
        <w:t>‘created by’:</w:t>
      </w:r>
      <w:hyperlink w:anchor="_dd21593da1e0b28c0a75ed488ef07fd3" w:history="1">
        <w:r>
          <w:rPr>
            <w:rStyle w:val="Hyperlink"/>
          </w:rPr>
          <w:t>Transaction</w:t>
        </w:r>
      </w:hyperlink>
    </w:p>
    <w:p w14:paraId="6A190B46" w14:textId="77777777" w:rsidR="009811F0" w:rsidRDefault="009811F0" w:rsidP="009811F0">
      <w:pPr>
        <w:ind w:firstLine="720"/>
      </w:pPr>
      <w:r>
        <w:t>‘invalidated by’:</w:t>
      </w:r>
      <w:hyperlink w:anchor="_dd21593da1e0b28c0a75ed488ef07fd3" w:history="1">
        <w:r>
          <w:rPr>
            <w:rStyle w:val="Hyperlink"/>
          </w:rPr>
          <w:t>Transaction</w:t>
        </w:r>
      </w:hyperlink>
    </w:p>
    <w:p w14:paraId="5DD2646E" w14:textId="77777777" w:rsidR="009811F0" w:rsidRDefault="009811F0" w:rsidP="009811F0">
      <w:pPr>
        <w:ind w:firstLine="720"/>
      </w:pPr>
      <w:r>
        <w:t>‘defined by’:</w:t>
      </w:r>
      <w:hyperlink w:anchor="_1a6d88e097d757268d09f68af82fbd34" w:history="1">
        <w:r>
          <w:rPr>
            <w:rStyle w:val="Hyperlink"/>
          </w:rPr>
          <w:t>Definition</w:t>
        </w:r>
      </w:hyperlink>
    </w:p>
    <w:p w14:paraId="6B63AE4B" w14:textId="77777777" w:rsidR="009811F0" w:rsidRDefault="009811F0" w:rsidP="009811F0">
      <w:pPr>
        <w:ind w:firstLine="720"/>
      </w:pPr>
      <w:r>
        <w:t>‘has type’:</w:t>
      </w:r>
      <w:hyperlink w:anchor="_dfe1514224ca21cedba7b2b29802db50" w:history="1">
        <w:r>
          <w:rPr>
            <w:rStyle w:val="Hyperlink"/>
          </w:rPr>
          <w:t>Type</w:t>
        </w:r>
      </w:hyperlink>
    </w:p>
    <w:p w14:paraId="6A226762" w14:textId="77777777" w:rsidR="009811F0" w:rsidRDefault="009811F0" w:rsidP="009811F0">
      <w:pPr>
        <w:ind w:firstLine="720"/>
      </w:pPr>
      <w:r>
        <w:t>‘in context of’:</w:t>
      </w:r>
      <w:hyperlink w:anchor="_66d62b068053cee3464e1e03e6035eed" w:history="1">
        <w:r>
          <w:rPr>
            <w:rStyle w:val="Hyperlink"/>
          </w:rPr>
          <w:t>Context</w:t>
        </w:r>
      </w:hyperlink>
    </w:p>
    <w:p w14:paraId="44E5096C" w14:textId="77777777" w:rsidR="009811F0" w:rsidRDefault="009811F0" w:rsidP="009811F0">
      <w:pPr>
        <w:ind w:firstLine="720"/>
      </w:pPr>
      <w:r>
        <w:t>‘defined in’:</w:t>
      </w:r>
      <w:hyperlink w:anchor="_693daf0a0de3f4b82a04aee474c3f151" w:history="1">
        <w:r>
          <w:rPr>
            <w:rStyle w:val="Hyperlink"/>
          </w:rPr>
          <w:t>Lexical Scope</w:t>
        </w:r>
      </w:hyperlink>
    </w:p>
    <w:p w14:paraId="21A74083"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2862B7FC" w14:textId="77777777" w:rsidR="009811F0" w:rsidRDefault="009811F0" w:rsidP="009811F0">
      <w:pPr>
        <w:ind w:firstLine="720"/>
      </w:pPr>
      <w:r>
        <w:t>‘ElementID’:</w:t>
      </w:r>
      <w:hyperlink w:anchor="_f904ff1da5bfc3387d892b7e0fe9ecb1" w:history="1">
        <w:r>
          <w:rPr>
            <w:rStyle w:val="Hyperlink"/>
          </w:rPr>
          <w:t>URIIdentifier</w:t>
        </w:r>
      </w:hyperlink>
    </w:p>
    <w:p w14:paraId="6E390294" w14:textId="77777777" w:rsidR="009811F0" w:rsidRDefault="009811F0" w:rsidP="009811F0"/>
    <w:p w14:paraId="1C24E546" w14:textId="77777777" w:rsidR="009811F0" w:rsidRDefault="009811F0" w:rsidP="009811F0">
      <w:pPr>
        <w:pStyle w:val="Heading3"/>
      </w:pPr>
      <w:bookmarkStart w:id="309" w:name="_f0bb8218a03b175d2d14803904d73f1c"/>
      <w:bookmarkStart w:id="310" w:name="_Toc418510244"/>
      <w:r>
        <w:t>Class Phase</w:t>
      </w:r>
      <w:bookmarkEnd w:id="309"/>
      <w:bookmarkEnd w:id="310"/>
    </w:p>
    <w:p w14:paraId="4E7C6B7F" w14:textId="77777777" w:rsidR="009811F0" w:rsidRDefault="009811F0" w:rsidP="009811F0">
      <w:r>
        <w:t>A phase (or state) is a characteristic of something that exists for limited time(s).  Something takes on or looses a phase as a result of some event. States can include "potential roles" such as "John is a teacher".</w:t>
      </w:r>
    </w:p>
    <w:p w14:paraId="1634C267" w14:textId="77777777" w:rsidR="009811F0" w:rsidRDefault="009811F0" w:rsidP="009811F0">
      <w:pPr>
        <w:pStyle w:val="Heading4"/>
      </w:pPr>
      <w:r>
        <w:t>Direct Supertypes</w:t>
      </w:r>
    </w:p>
    <w:p w14:paraId="0112A60A" w14:textId="77777777" w:rsidR="009811F0" w:rsidRDefault="0098398E" w:rsidP="009811F0">
      <w:pPr>
        <w:ind w:left="360"/>
      </w:pPr>
      <w:hyperlink w:anchor="_3b2e69eb6121d1e3a1180bbe8ee64013" w:history="1">
        <w:r w:rsidR="009811F0">
          <w:rPr>
            <w:rStyle w:val="Hyperlink"/>
          </w:rPr>
          <w:t>Classification</w:t>
        </w:r>
      </w:hyperlink>
    </w:p>
    <w:p w14:paraId="43787F16" w14:textId="77777777" w:rsidR="009811F0" w:rsidRDefault="009811F0" w:rsidP="009811F0">
      <w:pPr>
        <w:pStyle w:val="Code0"/>
      </w:pPr>
      <w:r w:rsidRPr="00043180">
        <w:rPr>
          <w:b/>
          <w:sz w:val="24"/>
          <w:szCs w:val="24"/>
        </w:rPr>
        <w:t>package</w:t>
      </w:r>
      <w:r>
        <w:t xml:space="preserve"> SIMF Meta Model::Types</w:t>
      </w:r>
    </w:p>
    <w:p w14:paraId="00B04457"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3b2e69eb6121d1e3a1180bbe8ee64013" w:history="1">
        <w:r>
          <w:rPr>
            <w:rStyle w:val="Hyperlink"/>
          </w:rPr>
          <w:t>Classification</w:t>
        </w:r>
      </w:hyperlink>
    </w:p>
    <w:p w14:paraId="053A7847" w14:textId="77777777" w:rsidR="009811F0" w:rsidRDefault="009811F0" w:rsidP="009811F0">
      <w:pPr>
        <w:pStyle w:val="Code0"/>
      </w:pPr>
    </w:p>
    <w:p w14:paraId="2F24F7E3" w14:textId="77777777" w:rsidR="009811F0" w:rsidRDefault="009811F0" w:rsidP="009811F0">
      <w:pPr>
        <w:pStyle w:val="Heading4"/>
      </w:pPr>
      <w:r>
        <w:t>Associations</w:t>
      </w:r>
    </w:p>
    <w:p w14:paraId="3846985D" w14:textId="77777777" w:rsidR="009811F0" w:rsidRDefault="009811F0" w:rsidP="009811F0">
      <w:pPr>
        <w:ind w:left="605" w:hanging="245"/>
      </w:pPr>
      <w:r>
        <w:rPr>
          <w:noProof/>
        </w:rPr>
        <w:drawing>
          <wp:inline distT="0" distB="0" distL="0" distR="0" wp14:anchorId="3CF739B5" wp14:editId="736D9C75">
            <wp:extent cx="152400" cy="152400"/>
            <wp:effectExtent l="0" t="0" r="0" b="0"/>
            <wp:docPr id="332"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state of:</w:t>
      </w:r>
      <w:hyperlink w:anchor="_dfe1514224ca21cedba7b2b29802db50" w:history="1">
        <w:r>
          <w:rPr>
            <w:rStyle w:val="Hyperlink"/>
          </w:rPr>
          <w:t>Type</w:t>
        </w:r>
      </w:hyperlink>
      <w:r>
        <w:t xml:space="preserve"> [1..*] </w:t>
      </w:r>
    </w:p>
    <w:p w14:paraId="074FFA9F" w14:textId="77777777" w:rsidR="009811F0" w:rsidRDefault="009811F0" w:rsidP="009811F0">
      <w:pPr>
        <w:pStyle w:val="Heading4"/>
      </w:pPr>
      <w:r>
        <w:t>Inherited Features</w:t>
      </w:r>
    </w:p>
    <w:p w14:paraId="224E64DA"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347FD6CA" w14:textId="77777777" w:rsidR="009811F0" w:rsidRDefault="009811F0" w:rsidP="009811F0">
      <w:pPr>
        <w:ind w:firstLine="720"/>
      </w:pPr>
      <w:r>
        <w:t>‘classifies’:</w:t>
      </w:r>
      <w:hyperlink w:anchor="_dfe1514224ca21cedba7b2b29802db50" w:history="1">
        <w:r>
          <w:rPr>
            <w:rStyle w:val="Hyperlink"/>
          </w:rPr>
          <w:t>Type</w:t>
        </w:r>
      </w:hyperlink>
    </w:p>
    <w:p w14:paraId="275FC3D3"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1FE83139" w14:textId="77777777" w:rsidR="009811F0" w:rsidRDefault="009811F0" w:rsidP="009811F0">
      <w:pPr>
        <w:ind w:firstLine="720"/>
      </w:pPr>
      <w:r>
        <w:t>‘categorizes’:</w:t>
      </w:r>
      <w:hyperlink w:anchor="_a52cb0ff6e414b3170b58afe10b6afcb" w:history="1">
        <w:r>
          <w:rPr>
            <w:rStyle w:val="Hyperlink"/>
          </w:rPr>
          <w:t>Anything</w:t>
        </w:r>
      </w:hyperlink>
    </w:p>
    <w:p w14:paraId="29B51AB2" w14:textId="77777777" w:rsidR="009811F0" w:rsidRDefault="009811F0" w:rsidP="009811F0">
      <w:pPr>
        <w:ind w:firstLine="720"/>
      </w:pPr>
      <w:r>
        <w:t>‘source for’:</w:t>
      </w:r>
      <w:hyperlink w:anchor="_fbe140d2e61a092c9ceffa2d5308ff5e" w:history="1">
        <w:r>
          <w:rPr>
            <w:rStyle w:val="Hyperlink"/>
          </w:rPr>
          <w:t>As-A Rule</w:t>
        </w:r>
      </w:hyperlink>
    </w:p>
    <w:p w14:paraId="23CDE0FA" w14:textId="77777777" w:rsidR="009811F0" w:rsidRDefault="009811F0" w:rsidP="009811F0">
      <w:pPr>
        <w:ind w:firstLine="720"/>
      </w:pPr>
      <w:r>
        <w:t>‘target for’:</w:t>
      </w:r>
      <w:hyperlink w:anchor="_fbe140d2e61a092c9ceffa2d5308ff5e" w:history="1">
        <w:r>
          <w:rPr>
            <w:rStyle w:val="Hyperlink"/>
          </w:rPr>
          <w:t>As-A Rule</w:t>
        </w:r>
      </w:hyperlink>
    </w:p>
    <w:p w14:paraId="2C3CA725" w14:textId="77777777" w:rsidR="009811F0" w:rsidRDefault="009811F0" w:rsidP="009811F0">
      <w:pPr>
        <w:ind w:firstLine="720"/>
      </w:pPr>
      <w:r>
        <w:t>‘classifiers’:</w:t>
      </w:r>
      <w:hyperlink w:anchor="_3b2e69eb6121d1e3a1180bbe8ee64013" w:history="1">
        <w:r>
          <w:rPr>
            <w:rStyle w:val="Hyperlink"/>
          </w:rPr>
          <w:t>Classification</w:t>
        </w:r>
      </w:hyperlink>
    </w:p>
    <w:p w14:paraId="2DE5057E" w14:textId="77777777" w:rsidR="009811F0" w:rsidRDefault="009811F0" w:rsidP="009811F0">
      <w:pPr>
        <w:ind w:firstLine="720"/>
      </w:pPr>
      <w:r>
        <w:t>‘has key’:</w:t>
      </w:r>
      <w:hyperlink w:anchor="_1b4bfdc2f6552991ff5cecb390e7e2af" w:history="1">
        <w:r>
          <w:rPr>
            <w:rStyle w:val="Hyperlink"/>
          </w:rPr>
          <w:t>Key</w:t>
        </w:r>
      </w:hyperlink>
    </w:p>
    <w:p w14:paraId="46107E73" w14:textId="77777777" w:rsidR="009811F0" w:rsidRDefault="009811F0" w:rsidP="009811F0">
      <w:r w:rsidRPr="000365A1">
        <w:rPr>
          <w:b/>
          <w:i/>
        </w:rPr>
        <w:lastRenderedPageBreak/>
        <w:t>From</w:t>
      </w:r>
      <w:r>
        <w:t xml:space="preserve"> </w:t>
      </w:r>
      <w:hyperlink w:anchor="_693daf0a0de3f4b82a04aee474c3f151" w:history="1">
        <w:r>
          <w:rPr>
            <w:rStyle w:val="Hyperlink"/>
          </w:rPr>
          <w:t>Lexical Scope</w:t>
        </w:r>
      </w:hyperlink>
      <w:r>
        <w:t xml:space="preserve">: </w:t>
      </w:r>
    </w:p>
    <w:p w14:paraId="01CFED27" w14:textId="77777777" w:rsidR="009811F0" w:rsidRDefault="009811F0" w:rsidP="009811F0">
      <w:pPr>
        <w:ind w:firstLine="720"/>
      </w:pPr>
      <w:r>
        <w:t>‘defines’:</w:t>
      </w:r>
      <w:hyperlink w:anchor="_a52cb0ff6e414b3170b58afe10b6afcb" w:history="1">
        <w:r>
          <w:rPr>
            <w:rStyle w:val="Hyperlink"/>
          </w:rPr>
          <w:t>Anything</w:t>
        </w:r>
      </w:hyperlink>
    </w:p>
    <w:p w14:paraId="20C9AFCF" w14:textId="77777777" w:rsidR="009811F0" w:rsidRDefault="009811F0" w:rsidP="009811F0">
      <w:pPr>
        <w:ind w:firstLine="720"/>
      </w:pPr>
      <w:r>
        <w:t>‘changed in’:</w:t>
      </w:r>
      <w:hyperlink w:anchor="_dd21593da1e0b28c0a75ed488ef07fd3" w:history="1">
        <w:r>
          <w:rPr>
            <w:rStyle w:val="Hyperlink"/>
          </w:rPr>
          <w:t>Transaction</w:t>
        </w:r>
      </w:hyperlink>
    </w:p>
    <w:p w14:paraId="746A6C5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31CB5C23" w14:textId="77777777" w:rsidR="009811F0" w:rsidRDefault="009811F0" w:rsidP="009811F0">
      <w:pPr>
        <w:ind w:firstLine="720"/>
      </w:pPr>
      <w:r>
        <w:t>‘references’:</w:t>
      </w:r>
      <w:hyperlink w:anchor="_0315319befc74caa0a2a7d36cff333c0" w:history="1">
        <w:r>
          <w:rPr>
            <w:rStyle w:val="Hyperlink"/>
          </w:rPr>
          <w:t>Lexical Reference</w:t>
        </w:r>
      </w:hyperlink>
    </w:p>
    <w:p w14:paraId="619A8168"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F6352B0" w14:textId="77777777" w:rsidR="009811F0" w:rsidRDefault="009811F0" w:rsidP="009811F0">
      <w:pPr>
        <w:ind w:firstLine="720"/>
      </w:pPr>
      <w:r>
        <w:t>‘contextualizes’:</w:t>
      </w:r>
      <w:hyperlink w:anchor="_a52cb0ff6e414b3170b58afe10b6afcb" w:history="1">
        <w:r>
          <w:rPr>
            <w:rStyle w:val="Hyperlink"/>
          </w:rPr>
          <w:t>Anything</w:t>
        </w:r>
      </w:hyperlink>
    </w:p>
    <w:p w14:paraId="206816F6" w14:textId="77777777" w:rsidR="009811F0" w:rsidRDefault="009811F0" w:rsidP="009811F0">
      <w:pPr>
        <w:ind w:firstLine="720"/>
      </w:pPr>
      <w:r>
        <w:t>‘has rule’:</w:t>
      </w:r>
      <w:hyperlink w:anchor="_82919e40af9ad2e13647e9d37bbf0956" w:history="1">
        <w:r>
          <w:rPr>
            <w:rStyle w:val="Hyperlink"/>
          </w:rPr>
          <w:t>Rule</w:t>
        </w:r>
      </w:hyperlink>
    </w:p>
    <w:p w14:paraId="544599EE" w14:textId="77777777" w:rsidR="009811F0" w:rsidRDefault="009811F0" w:rsidP="009811F0">
      <w:pPr>
        <w:ind w:firstLine="720"/>
      </w:pPr>
      <w:r>
        <w:t>‘generalizes’:</w:t>
      </w:r>
      <w:hyperlink w:anchor="_66d62b068053cee3464e1e03e6035eed" w:history="1">
        <w:r>
          <w:rPr>
            <w:rStyle w:val="Hyperlink"/>
          </w:rPr>
          <w:t>Context</w:t>
        </w:r>
      </w:hyperlink>
    </w:p>
    <w:p w14:paraId="0D2F3301" w14:textId="77777777" w:rsidR="009811F0" w:rsidRDefault="009811F0" w:rsidP="009811F0">
      <w:pPr>
        <w:ind w:firstLine="720"/>
      </w:pPr>
      <w:r>
        <w:t>‘specializes’:</w:t>
      </w:r>
      <w:hyperlink w:anchor="_66d62b068053cee3464e1e03e6035eed" w:history="1">
        <w:r>
          <w:rPr>
            <w:rStyle w:val="Hyperlink"/>
          </w:rPr>
          <w:t>Context</w:t>
        </w:r>
      </w:hyperlink>
    </w:p>
    <w:p w14:paraId="66C46449" w14:textId="77777777" w:rsidR="009811F0" w:rsidRDefault="009811F0" w:rsidP="009811F0">
      <w:pPr>
        <w:ind w:firstLine="720"/>
      </w:pPr>
      <w:r>
        <w:t>‘asserts’:</w:t>
      </w:r>
      <w:hyperlink w:anchor="_8c517cf1950741c0f89edebf828214cc" w:history="1">
        <w:r>
          <w:rPr>
            <w:rStyle w:val="Hyperlink"/>
          </w:rPr>
          <w:t>Situation</w:t>
        </w:r>
      </w:hyperlink>
    </w:p>
    <w:p w14:paraId="174823D5"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459357A7" w14:textId="77777777" w:rsidR="009811F0" w:rsidRDefault="009811F0" w:rsidP="009811F0">
      <w:pPr>
        <w:ind w:firstLine="720"/>
      </w:pPr>
      <w:r>
        <w:t>‘represented by’:</w:t>
      </w:r>
      <w:hyperlink w:anchor="_1d7f13297e70f68af8189a69a2e52b05" w:history="1">
        <w:r>
          <w:rPr>
            <w:rStyle w:val="Hyperlink"/>
          </w:rPr>
          <w:t>Information</w:t>
        </w:r>
      </w:hyperlink>
    </w:p>
    <w:p w14:paraId="40968120" w14:textId="77777777" w:rsidR="009811F0" w:rsidRDefault="009811F0" w:rsidP="009811F0">
      <w:pPr>
        <w:ind w:firstLine="720"/>
      </w:pPr>
      <w:r>
        <w:t>‘identified by’:</w:t>
      </w:r>
      <w:hyperlink w:anchor="_18f8ef1b23e6cdf9278bd94f24f73c26" w:history="1">
        <w:r>
          <w:rPr>
            <w:rStyle w:val="Hyperlink"/>
          </w:rPr>
          <w:t>Identifier</w:t>
        </w:r>
      </w:hyperlink>
    </w:p>
    <w:p w14:paraId="68E49232" w14:textId="77777777" w:rsidR="009811F0" w:rsidRDefault="009811F0" w:rsidP="009811F0">
      <w:pPr>
        <w:ind w:firstLine="720"/>
      </w:pPr>
      <w:r>
        <w:t>‘prefered term’:</w:t>
      </w:r>
      <w:hyperlink w:anchor="_1945edd0888993a52c5dc6467a7b3ef8" w:history="1">
        <w:r>
          <w:rPr>
            <w:rStyle w:val="Hyperlink"/>
          </w:rPr>
          <w:t>Term</w:t>
        </w:r>
      </w:hyperlink>
    </w:p>
    <w:p w14:paraId="23C985BF"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051CB45A" w14:textId="77777777" w:rsidR="009811F0" w:rsidRDefault="009811F0" w:rsidP="009811F0">
      <w:pPr>
        <w:ind w:firstLine="720"/>
      </w:pPr>
      <w:r>
        <w:t>‘created by’:</w:t>
      </w:r>
      <w:hyperlink w:anchor="_dd21593da1e0b28c0a75ed488ef07fd3" w:history="1">
        <w:r>
          <w:rPr>
            <w:rStyle w:val="Hyperlink"/>
          </w:rPr>
          <w:t>Transaction</w:t>
        </w:r>
      </w:hyperlink>
    </w:p>
    <w:p w14:paraId="393F8A82" w14:textId="77777777" w:rsidR="009811F0" w:rsidRDefault="009811F0" w:rsidP="009811F0">
      <w:pPr>
        <w:ind w:firstLine="720"/>
      </w:pPr>
      <w:r>
        <w:t>‘invalidated by’:</w:t>
      </w:r>
      <w:hyperlink w:anchor="_dd21593da1e0b28c0a75ed488ef07fd3" w:history="1">
        <w:r>
          <w:rPr>
            <w:rStyle w:val="Hyperlink"/>
          </w:rPr>
          <w:t>Transaction</w:t>
        </w:r>
      </w:hyperlink>
    </w:p>
    <w:p w14:paraId="55B15E57" w14:textId="77777777" w:rsidR="009811F0" w:rsidRDefault="009811F0" w:rsidP="009811F0">
      <w:pPr>
        <w:ind w:firstLine="720"/>
      </w:pPr>
      <w:r>
        <w:t>‘defined by’:</w:t>
      </w:r>
      <w:hyperlink w:anchor="_1a6d88e097d757268d09f68af82fbd34" w:history="1">
        <w:r>
          <w:rPr>
            <w:rStyle w:val="Hyperlink"/>
          </w:rPr>
          <w:t>Definition</w:t>
        </w:r>
      </w:hyperlink>
    </w:p>
    <w:p w14:paraId="107D0387" w14:textId="77777777" w:rsidR="009811F0" w:rsidRDefault="009811F0" w:rsidP="009811F0">
      <w:pPr>
        <w:ind w:firstLine="720"/>
      </w:pPr>
      <w:r>
        <w:t>‘has type’:</w:t>
      </w:r>
      <w:hyperlink w:anchor="_dfe1514224ca21cedba7b2b29802db50" w:history="1">
        <w:r>
          <w:rPr>
            <w:rStyle w:val="Hyperlink"/>
          </w:rPr>
          <w:t>Type</w:t>
        </w:r>
      </w:hyperlink>
    </w:p>
    <w:p w14:paraId="26FD164E" w14:textId="77777777" w:rsidR="009811F0" w:rsidRDefault="009811F0" w:rsidP="009811F0">
      <w:pPr>
        <w:ind w:firstLine="720"/>
      </w:pPr>
      <w:r>
        <w:t>‘in context of’:</w:t>
      </w:r>
      <w:hyperlink w:anchor="_66d62b068053cee3464e1e03e6035eed" w:history="1">
        <w:r>
          <w:rPr>
            <w:rStyle w:val="Hyperlink"/>
          </w:rPr>
          <w:t>Context</w:t>
        </w:r>
      </w:hyperlink>
    </w:p>
    <w:p w14:paraId="564D7405" w14:textId="77777777" w:rsidR="009811F0" w:rsidRDefault="009811F0" w:rsidP="009811F0">
      <w:pPr>
        <w:ind w:firstLine="720"/>
      </w:pPr>
      <w:r>
        <w:t>‘defined in’:</w:t>
      </w:r>
      <w:hyperlink w:anchor="_693daf0a0de3f4b82a04aee474c3f151" w:history="1">
        <w:r>
          <w:rPr>
            <w:rStyle w:val="Hyperlink"/>
          </w:rPr>
          <w:t>Lexical Scope</w:t>
        </w:r>
      </w:hyperlink>
    </w:p>
    <w:p w14:paraId="7468BAC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70D36C9D" w14:textId="77777777" w:rsidR="009811F0" w:rsidRDefault="009811F0" w:rsidP="009811F0">
      <w:pPr>
        <w:ind w:firstLine="720"/>
      </w:pPr>
      <w:r>
        <w:t>‘ElementID’:</w:t>
      </w:r>
      <w:hyperlink w:anchor="_f904ff1da5bfc3387d892b7e0fe9ecb1" w:history="1">
        <w:r>
          <w:rPr>
            <w:rStyle w:val="Hyperlink"/>
          </w:rPr>
          <w:t>URIIdentifier</w:t>
        </w:r>
      </w:hyperlink>
    </w:p>
    <w:p w14:paraId="79FAC5EF" w14:textId="77777777" w:rsidR="009811F0" w:rsidRDefault="009811F0" w:rsidP="009811F0"/>
    <w:p w14:paraId="24884841" w14:textId="77777777" w:rsidR="009811F0" w:rsidRDefault="009811F0" w:rsidP="009811F0">
      <w:pPr>
        <w:pStyle w:val="Heading3"/>
      </w:pPr>
      <w:bookmarkStart w:id="311" w:name="_0983c67ae2bb53c9720e7f68c769280e"/>
      <w:bookmarkStart w:id="312" w:name="_Toc418510245"/>
      <w:r>
        <w:t>Class Quantification</w:t>
      </w:r>
      <w:bookmarkEnd w:id="311"/>
      <w:bookmarkEnd w:id="312"/>
    </w:p>
    <w:p w14:paraId="1B48A4C8" w14:textId="77777777" w:rsidR="009811F0" w:rsidRDefault="009811F0" w:rsidP="009811F0">
      <w:r>
        <w:t>An assertion that defines a quantification (based on a subtype) over a context.  A concept is considered the quantified variable.</w:t>
      </w:r>
      <w:r>
        <w:br/>
        <w:t>e.g. for all people p: People is the context and P is the quantified variable.  In SIMF the quantified variable wold typically be named &lt;quantifier&gt; &lt;type&gt;.  So the above quantified variable would be named "all people".  The quantified variable will be asserted to have the quantified type.</w:t>
      </w:r>
      <w:r>
        <w:br/>
      </w:r>
      <w:r>
        <w:br/>
        <w:t>A Quantifier would be "mixed in" with a concrete subtype of Role.</w:t>
      </w:r>
    </w:p>
    <w:p w14:paraId="4CE644DA" w14:textId="77777777" w:rsidR="009811F0" w:rsidRDefault="009811F0" w:rsidP="009811F0">
      <w:pPr>
        <w:pStyle w:val="Heading4"/>
      </w:pPr>
      <w:r>
        <w:t>Direct Supertypes</w:t>
      </w:r>
    </w:p>
    <w:p w14:paraId="38EC41E0" w14:textId="77777777" w:rsidR="009811F0" w:rsidRDefault="0098398E" w:rsidP="009811F0">
      <w:pPr>
        <w:ind w:left="360"/>
      </w:pPr>
      <w:hyperlink w:anchor="_a8049a836c9b9b5d6df4b578a5836756" w:history="1">
        <w:r w:rsidR="009811F0">
          <w:rPr>
            <w:rStyle w:val="Hyperlink"/>
          </w:rPr>
          <w:t>Role</w:t>
        </w:r>
      </w:hyperlink>
    </w:p>
    <w:p w14:paraId="5AA810AE" w14:textId="77777777" w:rsidR="009811F0" w:rsidRDefault="009811F0" w:rsidP="009811F0">
      <w:pPr>
        <w:pStyle w:val="Code0"/>
      </w:pPr>
      <w:r w:rsidRPr="00043180">
        <w:rPr>
          <w:b/>
          <w:sz w:val="24"/>
          <w:szCs w:val="24"/>
        </w:rPr>
        <w:t>package</w:t>
      </w:r>
      <w:r>
        <w:t xml:space="preserve"> SIMF Meta Model::Types</w:t>
      </w:r>
    </w:p>
    <w:p w14:paraId="7C94C909"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a8049a836c9b9b5d6df4b578a5836756" w:history="1">
        <w:r>
          <w:rPr>
            <w:rStyle w:val="Hyperlink"/>
          </w:rPr>
          <w:t>Role</w:t>
        </w:r>
      </w:hyperlink>
    </w:p>
    <w:p w14:paraId="72F158B3" w14:textId="77777777" w:rsidR="009811F0" w:rsidRDefault="009811F0" w:rsidP="009811F0">
      <w:pPr>
        <w:pStyle w:val="Code0"/>
      </w:pPr>
    </w:p>
    <w:p w14:paraId="2FE4C3BD" w14:textId="77777777" w:rsidR="009811F0" w:rsidRDefault="009811F0" w:rsidP="009811F0">
      <w:pPr>
        <w:pStyle w:val="Heading4"/>
      </w:pPr>
      <w:r>
        <w:t>Associations</w:t>
      </w:r>
    </w:p>
    <w:p w14:paraId="7635F51C" w14:textId="77777777" w:rsidR="009811F0" w:rsidRDefault="009811F0" w:rsidP="009811F0">
      <w:pPr>
        <w:ind w:left="605" w:hanging="245"/>
      </w:pPr>
      <w:r>
        <w:rPr>
          <w:noProof/>
        </w:rPr>
        <w:drawing>
          <wp:inline distT="0" distB="0" distL="0" distR="0" wp14:anchorId="4F182E30" wp14:editId="6DB0C0AD">
            <wp:extent cx="152400" cy="152400"/>
            <wp:effectExtent l="0" t="0" r="0" b="0"/>
            <wp:docPr id="334" name="Picture -304893399.jpg" descr="-304893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304893399.jpg"/>
                    <pic:cNvPicPr/>
                  </pic:nvPicPr>
                  <pic:blipFill>
                    <a:blip r:embed="rId18" cstate="print"/>
                    <a:stretch>
                      <a:fillRect/>
                    </a:stretch>
                  </pic:blipFill>
                  <pic:spPr>
                    <a:xfrm>
                      <a:off x="0" y="0"/>
                      <a:ext cx="152400" cy="152400"/>
                    </a:xfrm>
                    <a:prstGeom prst="rect">
                      <a:avLst/>
                    </a:prstGeom>
                  </pic:spPr>
                </pic:pic>
              </a:graphicData>
            </a:graphic>
          </wp:inline>
        </w:drawing>
      </w:r>
      <w:r>
        <w:t xml:space="preserve">  quantifies:</w:t>
      </w:r>
      <w:hyperlink w:anchor="_dfe1514224ca21cedba7b2b29802db50" w:history="1">
        <w:r>
          <w:rPr>
            <w:rStyle w:val="Hyperlink"/>
          </w:rPr>
          <w:t>Type</w:t>
        </w:r>
      </w:hyperlink>
      <w:r>
        <w:t xml:space="preserve"> [1]   </w:t>
      </w:r>
      <w:r w:rsidRPr="00833C5F">
        <w:rPr>
          <w:i/>
        </w:rPr>
        <w:t>Redefines</w:t>
      </w:r>
      <w:r>
        <w:t>: classifies:</w:t>
      </w:r>
      <w:hyperlink w:anchor="_dfe1514224ca21cedba7b2b29802db50" w:history="1">
        <w:r>
          <w:rPr>
            <w:rStyle w:val="Hyperlink"/>
          </w:rPr>
          <w:t>Type</w:t>
        </w:r>
      </w:hyperlink>
      <w:r>
        <w:rPr>
          <w:rStyle w:val="Hyperlink"/>
        </w:rPr>
        <w:t xml:space="preserve">   </w:t>
      </w:r>
      <w:r>
        <w:t xml:space="preserve"> </w:t>
      </w:r>
    </w:p>
    <w:p w14:paraId="0F093001" w14:textId="77777777" w:rsidR="009811F0" w:rsidRDefault="009811F0" w:rsidP="009811F0">
      <w:pPr>
        <w:pStyle w:val="Heading4"/>
      </w:pPr>
      <w:r>
        <w:t>Inherited Features</w:t>
      </w:r>
    </w:p>
    <w:p w14:paraId="6E836184" w14:textId="77777777" w:rsidR="009811F0" w:rsidRDefault="009811F0" w:rsidP="009811F0">
      <w:r w:rsidRPr="000365A1">
        <w:rPr>
          <w:b/>
          <w:i/>
        </w:rPr>
        <w:t>From</w:t>
      </w:r>
      <w:r>
        <w:t xml:space="preserve"> </w:t>
      </w:r>
      <w:hyperlink w:anchor="_a8049a836c9b9b5d6df4b578a5836756" w:history="1">
        <w:r>
          <w:rPr>
            <w:rStyle w:val="Hyperlink"/>
          </w:rPr>
          <w:t>Role</w:t>
        </w:r>
      </w:hyperlink>
      <w:r>
        <w:t xml:space="preserve">: </w:t>
      </w:r>
    </w:p>
    <w:p w14:paraId="4140E5E9" w14:textId="77777777" w:rsidR="009811F0" w:rsidRDefault="009811F0" w:rsidP="009811F0">
      <w:pPr>
        <w:ind w:firstLine="720"/>
      </w:pPr>
      <w:r>
        <w:t>‘in situation’:</w:t>
      </w:r>
      <w:hyperlink w:anchor="_50241f5936e61055293ca95f860768d8" w:history="1">
        <w:r>
          <w:rPr>
            <w:rStyle w:val="Hyperlink"/>
          </w:rPr>
          <w:t>Situation Type</w:t>
        </w:r>
      </w:hyperlink>
    </w:p>
    <w:p w14:paraId="71C0F747" w14:textId="77777777" w:rsidR="009811F0" w:rsidRDefault="009811F0" w:rsidP="009811F0">
      <w:pPr>
        <w:ind w:firstLine="720"/>
      </w:pPr>
      <w:r>
        <w:t>‘redefines’:</w:t>
      </w:r>
      <w:hyperlink w:anchor="_a8049a836c9b9b5d6df4b578a5836756" w:history="1">
        <w:r>
          <w:rPr>
            <w:rStyle w:val="Hyperlink"/>
          </w:rPr>
          <w:t>Role</w:t>
        </w:r>
      </w:hyperlink>
    </w:p>
    <w:p w14:paraId="12DB649E" w14:textId="77777777" w:rsidR="009811F0" w:rsidRDefault="009811F0" w:rsidP="009811F0">
      <w:pPr>
        <w:ind w:firstLine="720"/>
      </w:pPr>
      <w:r>
        <w:t>‘relates to’:</w:t>
      </w:r>
      <w:hyperlink w:anchor="_cfa3d81f355fabfe3776e75965ca1870" w:history="1">
        <w:r>
          <w:rPr>
            <w:rStyle w:val="Hyperlink"/>
          </w:rPr>
          <w:t>Relation Type</w:t>
        </w:r>
      </w:hyperlink>
    </w:p>
    <w:p w14:paraId="05AFC4C3" w14:textId="77777777" w:rsidR="009811F0" w:rsidRDefault="009811F0" w:rsidP="009811F0">
      <w:pPr>
        <w:ind w:firstLine="720"/>
      </w:pPr>
      <w:r>
        <w:t>‘relates from’:</w:t>
      </w:r>
      <w:hyperlink w:anchor="_cfa3d81f355fabfe3776e75965ca1870" w:history="1">
        <w:r>
          <w:rPr>
            <w:rStyle w:val="Hyperlink"/>
          </w:rPr>
          <w:t>Relation Type</w:t>
        </w:r>
      </w:hyperlink>
    </w:p>
    <w:p w14:paraId="431C2BA1" w14:textId="77777777" w:rsidR="009811F0" w:rsidRDefault="009811F0" w:rsidP="009811F0">
      <w:r w:rsidRPr="000365A1">
        <w:rPr>
          <w:b/>
          <w:i/>
        </w:rPr>
        <w:t>From</w:t>
      </w:r>
      <w:r>
        <w:t xml:space="preserve"> </w:t>
      </w:r>
      <w:hyperlink w:anchor="_3b2e69eb6121d1e3a1180bbe8ee64013" w:history="1">
        <w:r>
          <w:rPr>
            <w:rStyle w:val="Hyperlink"/>
          </w:rPr>
          <w:t>Classification</w:t>
        </w:r>
      </w:hyperlink>
      <w:r>
        <w:t xml:space="preserve">: </w:t>
      </w:r>
    </w:p>
    <w:p w14:paraId="2AC2A192" w14:textId="77777777" w:rsidR="009811F0" w:rsidRDefault="009811F0" w:rsidP="009811F0">
      <w:pPr>
        <w:ind w:firstLine="720"/>
      </w:pPr>
      <w:r>
        <w:t>‘classifies’:</w:t>
      </w:r>
      <w:hyperlink w:anchor="_dfe1514224ca21cedba7b2b29802db50" w:history="1">
        <w:r>
          <w:rPr>
            <w:rStyle w:val="Hyperlink"/>
          </w:rPr>
          <w:t>Type</w:t>
        </w:r>
      </w:hyperlink>
    </w:p>
    <w:p w14:paraId="07BD2EF7"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7FBF73CC" w14:textId="77777777" w:rsidR="009811F0" w:rsidRDefault="009811F0" w:rsidP="009811F0">
      <w:pPr>
        <w:ind w:firstLine="720"/>
      </w:pPr>
      <w:r>
        <w:t>‘categorizes’:</w:t>
      </w:r>
      <w:hyperlink w:anchor="_a52cb0ff6e414b3170b58afe10b6afcb" w:history="1">
        <w:r>
          <w:rPr>
            <w:rStyle w:val="Hyperlink"/>
          </w:rPr>
          <w:t>Anything</w:t>
        </w:r>
      </w:hyperlink>
    </w:p>
    <w:p w14:paraId="6ECA508B" w14:textId="77777777" w:rsidR="009811F0" w:rsidRDefault="009811F0" w:rsidP="009811F0">
      <w:pPr>
        <w:ind w:firstLine="720"/>
      </w:pPr>
      <w:r>
        <w:t>‘source for’:</w:t>
      </w:r>
      <w:hyperlink w:anchor="_fbe140d2e61a092c9ceffa2d5308ff5e" w:history="1">
        <w:r>
          <w:rPr>
            <w:rStyle w:val="Hyperlink"/>
          </w:rPr>
          <w:t>As-A Rule</w:t>
        </w:r>
      </w:hyperlink>
    </w:p>
    <w:p w14:paraId="6280D303" w14:textId="77777777" w:rsidR="009811F0" w:rsidRDefault="009811F0" w:rsidP="009811F0">
      <w:pPr>
        <w:ind w:firstLine="720"/>
      </w:pPr>
      <w:r>
        <w:lastRenderedPageBreak/>
        <w:t>‘target for’:</w:t>
      </w:r>
      <w:hyperlink w:anchor="_fbe140d2e61a092c9ceffa2d5308ff5e" w:history="1">
        <w:r>
          <w:rPr>
            <w:rStyle w:val="Hyperlink"/>
          </w:rPr>
          <w:t>As-A Rule</w:t>
        </w:r>
      </w:hyperlink>
    </w:p>
    <w:p w14:paraId="032C174D" w14:textId="77777777" w:rsidR="009811F0" w:rsidRDefault="009811F0" w:rsidP="009811F0">
      <w:pPr>
        <w:ind w:firstLine="720"/>
      </w:pPr>
      <w:r>
        <w:t>‘classifiers’:</w:t>
      </w:r>
      <w:hyperlink w:anchor="_3b2e69eb6121d1e3a1180bbe8ee64013" w:history="1">
        <w:r>
          <w:rPr>
            <w:rStyle w:val="Hyperlink"/>
          </w:rPr>
          <w:t>Classification</w:t>
        </w:r>
      </w:hyperlink>
    </w:p>
    <w:p w14:paraId="4D868617" w14:textId="77777777" w:rsidR="009811F0" w:rsidRDefault="009811F0" w:rsidP="009811F0">
      <w:pPr>
        <w:ind w:firstLine="720"/>
      </w:pPr>
      <w:r>
        <w:t>‘has key’:</w:t>
      </w:r>
      <w:hyperlink w:anchor="_1b4bfdc2f6552991ff5cecb390e7e2af" w:history="1">
        <w:r>
          <w:rPr>
            <w:rStyle w:val="Hyperlink"/>
          </w:rPr>
          <w:t>Key</w:t>
        </w:r>
      </w:hyperlink>
    </w:p>
    <w:p w14:paraId="3CD30523"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0678E5F6" w14:textId="77777777" w:rsidR="009811F0" w:rsidRDefault="009811F0" w:rsidP="009811F0">
      <w:pPr>
        <w:ind w:firstLine="720"/>
      </w:pPr>
      <w:r>
        <w:t>‘defines’:</w:t>
      </w:r>
      <w:hyperlink w:anchor="_a52cb0ff6e414b3170b58afe10b6afcb" w:history="1">
        <w:r>
          <w:rPr>
            <w:rStyle w:val="Hyperlink"/>
          </w:rPr>
          <w:t>Anything</w:t>
        </w:r>
      </w:hyperlink>
    </w:p>
    <w:p w14:paraId="671AC477" w14:textId="77777777" w:rsidR="009811F0" w:rsidRDefault="009811F0" w:rsidP="009811F0">
      <w:pPr>
        <w:ind w:firstLine="720"/>
      </w:pPr>
      <w:r>
        <w:t>‘changed in’:</w:t>
      </w:r>
      <w:hyperlink w:anchor="_dd21593da1e0b28c0a75ed488ef07fd3" w:history="1">
        <w:r>
          <w:rPr>
            <w:rStyle w:val="Hyperlink"/>
          </w:rPr>
          <w:t>Transaction</w:t>
        </w:r>
      </w:hyperlink>
    </w:p>
    <w:p w14:paraId="08EFE89E"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76BBB1A3" w14:textId="77777777" w:rsidR="009811F0" w:rsidRDefault="009811F0" w:rsidP="009811F0">
      <w:pPr>
        <w:ind w:firstLine="720"/>
      </w:pPr>
      <w:r>
        <w:t>‘references’:</w:t>
      </w:r>
      <w:hyperlink w:anchor="_0315319befc74caa0a2a7d36cff333c0" w:history="1">
        <w:r>
          <w:rPr>
            <w:rStyle w:val="Hyperlink"/>
          </w:rPr>
          <w:t>Lexical Reference</w:t>
        </w:r>
      </w:hyperlink>
    </w:p>
    <w:p w14:paraId="199ABBE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6027EA08" w14:textId="77777777" w:rsidR="009811F0" w:rsidRDefault="009811F0" w:rsidP="009811F0">
      <w:pPr>
        <w:ind w:firstLine="720"/>
      </w:pPr>
      <w:r>
        <w:t>‘contextualizes’:</w:t>
      </w:r>
      <w:hyperlink w:anchor="_a52cb0ff6e414b3170b58afe10b6afcb" w:history="1">
        <w:r>
          <w:rPr>
            <w:rStyle w:val="Hyperlink"/>
          </w:rPr>
          <w:t>Anything</w:t>
        </w:r>
      </w:hyperlink>
    </w:p>
    <w:p w14:paraId="764A0F91" w14:textId="77777777" w:rsidR="009811F0" w:rsidRDefault="009811F0" w:rsidP="009811F0">
      <w:pPr>
        <w:ind w:firstLine="720"/>
      </w:pPr>
      <w:r>
        <w:t>‘has rule’:</w:t>
      </w:r>
      <w:hyperlink w:anchor="_82919e40af9ad2e13647e9d37bbf0956" w:history="1">
        <w:r>
          <w:rPr>
            <w:rStyle w:val="Hyperlink"/>
          </w:rPr>
          <w:t>Rule</w:t>
        </w:r>
      </w:hyperlink>
    </w:p>
    <w:p w14:paraId="124425A4" w14:textId="77777777" w:rsidR="009811F0" w:rsidRDefault="009811F0" w:rsidP="009811F0">
      <w:pPr>
        <w:ind w:firstLine="720"/>
      </w:pPr>
      <w:r>
        <w:t>‘generalizes’:</w:t>
      </w:r>
      <w:hyperlink w:anchor="_66d62b068053cee3464e1e03e6035eed" w:history="1">
        <w:r>
          <w:rPr>
            <w:rStyle w:val="Hyperlink"/>
          </w:rPr>
          <w:t>Context</w:t>
        </w:r>
      </w:hyperlink>
    </w:p>
    <w:p w14:paraId="5B64B0B6" w14:textId="77777777" w:rsidR="009811F0" w:rsidRDefault="009811F0" w:rsidP="009811F0">
      <w:pPr>
        <w:ind w:firstLine="720"/>
      </w:pPr>
      <w:r>
        <w:t>‘specializes’:</w:t>
      </w:r>
      <w:hyperlink w:anchor="_66d62b068053cee3464e1e03e6035eed" w:history="1">
        <w:r>
          <w:rPr>
            <w:rStyle w:val="Hyperlink"/>
          </w:rPr>
          <w:t>Context</w:t>
        </w:r>
      </w:hyperlink>
    </w:p>
    <w:p w14:paraId="40DC0F6F" w14:textId="77777777" w:rsidR="009811F0" w:rsidRDefault="009811F0" w:rsidP="009811F0">
      <w:pPr>
        <w:ind w:firstLine="720"/>
      </w:pPr>
      <w:r>
        <w:t>‘asserts’:</w:t>
      </w:r>
      <w:hyperlink w:anchor="_8c517cf1950741c0f89edebf828214cc" w:history="1">
        <w:r>
          <w:rPr>
            <w:rStyle w:val="Hyperlink"/>
          </w:rPr>
          <w:t>Situation</w:t>
        </w:r>
      </w:hyperlink>
    </w:p>
    <w:p w14:paraId="5548DC94"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67431000" w14:textId="77777777" w:rsidR="009811F0" w:rsidRDefault="009811F0" w:rsidP="009811F0">
      <w:pPr>
        <w:ind w:firstLine="720"/>
      </w:pPr>
      <w:r>
        <w:t>‘represented by’:</w:t>
      </w:r>
      <w:hyperlink w:anchor="_1d7f13297e70f68af8189a69a2e52b05" w:history="1">
        <w:r>
          <w:rPr>
            <w:rStyle w:val="Hyperlink"/>
          </w:rPr>
          <w:t>Information</w:t>
        </w:r>
      </w:hyperlink>
    </w:p>
    <w:p w14:paraId="12C9C1F8" w14:textId="77777777" w:rsidR="009811F0" w:rsidRDefault="009811F0" w:rsidP="009811F0">
      <w:pPr>
        <w:ind w:firstLine="720"/>
      </w:pPr>
      <w:r>
        <w:t>‘identified by’:</w:t>
      </w:r>
      <w:hyperlink w:anchor="_18f8ef1b23e6cdf9278bd94f24f73c26" w:history="1">
        <w:r>
          <w:rPr>
            <w:rStyle w:val="Hyperlink"/>
          </w:rPr>
          <w:t>Identifier</w:t>
        </w:r>
      </w:hyperlink>
    </w:p>
    <w:p w14:paraId="61230522" w14:textId="77777777" w:rsidR="009811F0" w:rsidRDefault="009811F0" w:rsidP="009811F0">
      <w:pPr>
        <w:ind w:firstLine="720"/>
      </w:pPr>
      <w:r>
        <w:t>‘prefered term’:</w:t>
      </w:r>
      <w:hyperlink w:anchor="_1945edd0888993a52c5dc6467a7b3ef8" w:history="1">
        <w:r>
          <w:rPr>
            <w:rStyle w:val="Hyperlink"/>
          </w:rPr>
          <w:t>Term</w:t>
        </w:r>
      </w:hyperlink>
    </w:p>
    <w:p w14:paraId="1788D27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76FF6616" w14:textId="77777777" w:rsidR="009811F0" w:rsidRDefault="009811F0" w:rsidP="009811F0">
      <w:pPr>
        <w:ind w:firstLine="720"/>
      </w:pPr>
      <w:r>
        <w:t>‘created by’:</w:t>
      </w:r>
      <w:hyperlink w:anchor="_dd21593da1e0b28c0a75ed488ef07fd3" w:history="1">
        <w:r>
          <w:rPr>
            <w:rStyle w:val="Hyperlink"/>
          </w:rPr>
          <w:t>Transaction</w:t>
        </w:r>
      </w:hyperlink>
    </w:p>
    <w:p w14:paraId="3EFC5D0B" w14:textId="77777777" w:rsidR="009811F0" w:rsidRDefault="009811F0" w:rsidP="009811F0">
      <w:pPr>
        <w:ind w:firstLine="720"/>
      </w:pPr>
      <w:r>
        <w:t>‘invalidated by’:</w:t>
      </w:r>
      <w:hyperlink w:anchor="_dd21593da1e0b28c0a75ed488ef07fd3" w:history="1">
        <w:r>
          <w:rPr>
            <w:rStyle w:val="Hyperlink"/>
          </w:rPr>
          <w:t>Transaction</w:t>
        </w:r>
      </w:hyperlink>
    </w:p>
    <w:p w14:paraId="728A3CFE" w14:textId="77777777" w:rsidR="009811F0" w:rsidRDefault="009811F0" w:rsidP="009811F0">
      <w:pPr>
        <w:ind w:firstLine="720"/>
      </w:pPr>
      <w:r>
        <w:t>‘defined by’:</w:t>
      </w:r>
      <w:hyperlink w:anchor="_1a6d88e097d757268d09f68af82fbd34" w:history="1">
        <w:r>
          <w:rPr>
            <w:rStyle w:val="Hyperlink"/>
          </w:rPr>
          <w:t>Definition</w:t>
        </w:r>
      </w:hyperlink>
    </w:p>
    <w:p w14:paraId="3C52DFD9" w14:textId="77777777" w:rsidR="009811F0" w:rsidRDefault="009811F0" w:rsidP="009811F0">
      <w:pPr>
        <w:ind w:firstLine="720"/>
      </w:pPr>
      <w:r>
        <w:t>‘has type’:</w:t>
      </w:r>
      <w:hyperlink w:anchor="_dfe1514224ca21cedba7b2b29802db50" w:history="1">
        <w:r>
          <w:rPr>
            <w:rStyle w:val="Hyperlink"/>
          </w:rPr>
          <w:t>Type</w:t>
        </w:r>
      </w:hyperlink>
    </w:p>
    <w:p w14:paraId="5262602C" w14:textId="77777777" w:rsidR="009811F0" w:rsidRDefault="009811F0" w:rsidP="009811F0">
      <w:pPr>
        <w:ind w:firstLine="720"/>
      </w:pPr>
      <w:r>
        <w:t>‘in context of’:</w:t>
      </w:r>
      <w:hyperlink w:anchor="_66d62b068053cee3464e1e03e6035eed" w:history="1">
        <w:r>
          <w:rPr>
            <w:rStyle w:val="Hyperlink"/>
          </w:rPr>
          <w:t>Context</w:t>
        </w:r>
      </w:hyperlink>
    </w:p>
    <w:p w14:paraId="231057BF" w14:textId="77777777" w:rsidR="009811F0" w:rsidRDefault="009811F0" w:rsidP="009811F0">
      <w:pPr>
        <w:ind w:firstLine="720"/>
      </w:pPr>
      <w:r>
        <w:t>‘defined in’:</w:t>
      </w:r>
      <w:hyperlink w:anchor="_693daf0a0de3f4b82a04aee474c3f151" w:history="1">
        <w:r>
          <w:rPr>
            <w:rStyle w:val="Hyperlink"/>
          </w:rPr>
          <w:t>Lexical Scope</w:t>
        </w:r>
      </w:hyperlink>
    </w:p>
    <w:p w14:paraId="4502F31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D353FE8" w14:textId="77777777" w:rsidR="009811F0" w:rsidRDefault="009811F0" w:rsidP="009811F0">
      <w:pPr>
        <w:ind w:firstLine="720"/>
      </w:pPr>
      <w:r>
        <w:t>‘ElementID’:</w:t>
      </w:r>
      <w:hyperlink w:anchor="_f904ff1da5bfc3387d892b7e0fe9ecb1" w:history="1">
        <w:r>
          <w:rPr>
            <w:rStyle w:val="Hyperlink"/>
          </w:rPr>
          <w:t>URIIdentifier</w:t>
        </w:r>
      </w:hyperlink>
    </w:p>
    <w:p w14:paraId="1EE16CBE" w14:textId="77777777" w:rsidR="009811F0" w:rsidRDefault="009811F0" w:rsidP="009811F0"/>
    <w:p w14:paraId="4915771C" w14:textId="77777777" w:rsidR="009811F0" w:rsidRDefault="009811F0" w:rsidP="009811F0">
      <w:pPr>
        <w:pStyle w:val="Heading3"/>
      </w:pPr>
      <w:bookmarkStart w:id="313" w:name="_dfe1514224ca21cedba7b2b29802db50"/>
      <w:bookmarkStart w:id="314" w:name="_Toc418510246"/>
      <w:r>
        <w:t>Class Type</w:t>
      </w:r>
      <w:bookmarkEnd w:id="313"/>
      <w:bookmarkEnd w:id="314"/>
    </w:p>
    <w:p w14:paraId="57874EF4" w14:textId="77777777" w:rsidR="009811F0" w:rsidRDefault="009811F0" w:rsidP="009811F0">
      <w:r>
        <w:t>A categorization of concepts about individuals or types based on specific criteria</w:t>
      </w:r>
    </w:p>
    <w:p w14:paraId="7CECC20D" w14:textId="77777777" w:rsidR="009811F0" w:rsidRDefault="009811F0" w:rsidP="009811F0">
      <w:pPr>
        <w:pStyle w:val="Heading4"/>
      </w:pPr>
      <w:r>
        <w:t>Direct Supertypes</w:t>
      </w:r>
    </w:p>
    <w:p w14:paraId="21DD5DA4" w14:textId="77777777" w:rsidR="009811F0" w:rsidRDefault="0098398E" w:rsidP="009811F0">
      <w:pPr>
        <w:ind w:left="360"/>
      </w:pPr>
      <w:hyperlink w:anchor="_2aa128e17c8314200d6ed8ee7ec053cc" w:history="1">
        <w:r w:rsidR="009811F0">
          <w:rPr>
            <w:rStyle w:val="Hyperlink"/>
          </w:rPr>
          <w:t>Block</w:t>
        </w:r>
      </w:hyperlink>
      <w:r w:rsidR="009811F0">
        <w:t xml:space="preserve">, </w:t>
      </w:r>
      <w:hyperlink w:anchor="_66d62b068053cee3464e1e03e6035eed" w:history="1">
        <w:r w:rsidR="009811F0">
          <w:rPr>
            <w:rStyle w:val="Hyperlink"/>
          </w:rPr>
          <w:t>Context</w:t>
        </w:r>
      </w:hyperlink>
    </w:p>
    <w:p w14:paraId="445E2C3A" w14:textId="77777777" w:rsidR="009811F0" w:rsidRDefault="009811F0" w:rsidP="009811F0">
      <w:pPr>
        <w:pStyle w:val="Code0"/>
      </w:pPr>
      <w:r w:rsidRPr="00043180">
        <w:rPr>
          <w:b/>
          <w:sz w:val="24"/>
          <w:szCs w:val="24"/>
        </w:rPr>
        <w:t>package</w:t>
      </w:r>
      <w:r>
        <w:t xml:space="preserve"> SIMF Meta Model::Types</w:t>
      </w:r>
    </w:p>
    <w:p w14:paraId="6BD38A21"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2aa128e17c8314200d6ed8ee7ec053cc" w:history="1">
        <w:r>
          <w:rPr>
            <w:rStyle w:val="Hyperlink"/>
          </w:rPr>
          <w:t>Block</w:t>
        </w:r>
      </w:hyperlink>
      <w:r>
        <w:t xml:space="preserve">, </w:t>
      </w:r>
      <w:r w:rsidRPr="007E3012">
        <w:rPr>
          <w:rStyle w:val="Hyperlink"/>
        </w:rPr>
        <w:t xml:space="preserve"> </w:t>
      </w:r>
      <w:hyperlink w:anchor="_66d62b068053cee3464e1e03e6035eed" w:history="1">
        <w:r>
          <w:rPr>
            <w:rStyle w:val="Hyperlink"/>
          </w:rPr>
          <w:t>Context</w:t>
        </w:r>
      </w:hyperlink>
    </w:p>
    <w:p w14:paraId="2D6704C2" w14:textId="77777777" w:rsidR="009811F0" w:rsidRDefault="009811F0" w:rsidP="009811F0">
      <w:pPr>
        <w:pStyle w:val="Code0"/>
      </w:pPr>
    </w:p>
    <w:p w14:paraId="642E4830" w14:textId="77777777" w:rsidR="009811F0" w:rsidRDefault="009811F0" w:rsidP="009811F0">
      <w:pPr>
        <w:pStyle w:val="Heading4"/>
      </w:pPr>
      <w:r>
        <w:t>Associations</w:t>
      </w:r>
    </w:p>
    <w:p w14:paraId="5E943EBD" w14:textId="77777777" w:rsidR="009811F0" w:rsidRDefault="009811F0" w:rsidP="009811F0">
      <w:pPr>
        <w:ind w:left="605" w:hanging="245"/>
      </w:pPr>
      <w:r>
        <w:rPr>
          <w:noProof/>
        </w:rPr>
        <w:drawing>
          <wp:inline distT="0" distB="0" distL="0" distR="0" wp14:anchorId="30DC9380" wp14:editId="191369A6">
            <wp:extent cx="152400" cy="152400"/>
            <wp:effectExtent l="0" t="0" r="0" b="0"/>
            <wp:docPr id="336"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categorizes:</w:t>
      </w:r>
      <w:hyperlink w:anchor="_a52cb0ff6e414b3170b58afe10b6afcb" w:history="1">
        <w:r>
          <w:rPr>
            <w:rStyle w:val="Hyperlink"/>
          </w:rPr>
          <w:t>Anything</w:t>
        </w:r>
      </w:hyperlink>
      <w:r>
        <w:t xml:space="preserve">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14:paraId="7837C8AD" w14:textId="77777777" w:rsidR="009811F0" w:rsidRDefault="009811F0" w:rsidP="009811F0">
      <w:pPr>
        <w:ind w:left="720" w:firstLine="360"/>
      </w:pPr>
      <w:r>
        <w:t>The set of concepts of individuals described by a type.</w:t>
      </w:r>
    </w:p>
    <w:p w14:paraId="0F1A83E5" w14:textId="77777777" w:rsidR="009811F0" w:rsidRDefault="009811F0" w:rsidP="009811F0">
      <w:pPr>
        <w:ind w:left="605" w:hanging="245"/>
      </w:pPr>
      <w:r>
        <w:rPr>
          <w:noProof/>
        </w:rPr>
        <w:drawing>
          <wp:inline distT="0" distB="0" distL="0" distR="0" wp14:anchorId="18C8B81C" wp14:editId="674BC37D">
            <wp:extent cx="152400" cy="152400"/>
            <wp:effectExtent l="0" t="0" r="0" b="0"/>
            <wp:docPr id="338"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source for:</w:t>
      </w:r>
      <w:hyperlink w:anchor="_fbe140d2e61a092c9ceffa2d5308ff5e" w:history="1">
        <w:r>
          <w:rPr>
            <w:rStyle w:val="Hyperlink"/>
          </w:rPr>
          <w:t>As-A Rule</w:t>
        </w:r>
      </w:hyperlink>
      <w:r>
        <w:t xml:space="preserve"> </w:t>
      </w:r>
    </w:p>
    <w:p w14:paraId="0742A32A" w14:textId="77777777" w:rsidR="009811F0" w:rsidRDefault="009811F0" w:rsidP="009811F0">
      <w:pPr>
        <w:ind w:left="605" w:hanging="245"/>
      </w:pPr>
      <w:r>
        <w:rPr>
          <w:noProof/>
        </w:rPr>
        <w:drawing>
          <wp:inline distT="0" distB="0" distL="0" distR="0" wp14:anchorId="609790E3" wp14:editId="319E45AF">
            <wp:extent cx="152400" cy="152400"/>
            <wp:effectExtent l="0" t="0" r="0" b="0"/>
            <wp:docPr id="340"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target for:</w:t>
      </w:r>
      <w:hyperlink w:anchor="_fbe140d2e61a092c9ceffa2d5308ff5e" w:history="1">
        <w:r>
          <w:rPr>
            <w:rStyle w:val="Hyperlink"/>
          </w:rPr>
          <w:t>As-A Rule</w:t>
        </w:r>
      </w:hyperlink>
      <w:r>
        <w:t xml:space="preserve"> </w:t>
      </w:r>
    </w:p>
    <w:p w14:paraId="227A33DD" w14:textId="77777777" w:rsidR="009811F0" w:rsidRDefault="009811F0" w:rsidP="009811F0">
      <w:pPr>
        <w:ind w:left="605" w:hanging="245"/>
      </w:pPr>
      <w:r>
        <w:rPr>
          <w:noProof/>
        </w:rPr>
        <w:drawing>
          <wp:inline distT="0" distB="0" distL="0" distR="0" wp14:anchorId="1FE40FA9" wp14:editId="0B398C02">
            <wp:extent cx="152400" cy="152400"/>
            <wp:effectExtent l="0" t="0" r="0" b="0"/>
            <wp:docPr id="342"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classifiers:</w:t>
      </w:r>
      <w:hyperlink w:anchor="_3b2e69eb6121d1e3a1180bbe8ee64013" w:history="1">
        <w:r>
          <w:rPr>
            <w:rStyle w:val="Hyperlink"/>
          </w:rPr>
          <w:t>Classification</w:t>
        </w:r>
      </w:hyperlink>
      <w:r>
        <w:t xml:space="preserve"> </w:t>
      </w:r>
    </w:p>
    <w:p w14:paraId="45246234" w14:textId="77777777" w:rsidR="009811F0" w:rsidRDefault="009811F0" w:rsidP="009811F0">
      <w:pPr>
        <w:ind w:left="605" w:hanging="245"/>
      </w:pPr>
      <w:r>
        <w:rPr>
          <w:noProof/>
        </w:rPr>
        <w:drawing>
          <wp:inline distT="0" distB="0" distL="0" distR="0" wp14:anchorId="39BCD263" wp14:editId="1BDFF982">
            <wp:extent cx="152400" cy="152400"/>
            <wp:effectExtent l="0" t="0" r="0" b="0"/>
            <wp:docPr id="344" name="Picture -2141820704.jpg" descr="-2141820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2141820704.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key:</w:t>
      </w:r>
      <w:hyperlink w:anchor="_1b4bfdc2f6552991ff5cecb390e7e2af" w:history="1">
        <w:r>
          <w:rPr>
            <w:rStyle w:val="Hyperlink"/>
          </w:rPr>
          <w:t>Key</w:t>
        </w:r>
      </w:hyperlink>
      <w:r>
        <w:t xml:space="preserve"> </w:t>
      </w:r>
    </w:p>
    <w:p w14:paraId="1FD83238" w14:textId="77777777" w:rsidR="009811F0" w:rsidRDefault="009811F0" w:rsidP="009811F0">
      <w:pPr>
        <w:ind w:left="720" w:firstLine="360"/>
      </w:pPr>
      <w:r>
        <w:t>Key for a type</w:t>
      </w:r>
    </w:p>
    <w:p w14:paraId="440B5334" w14:textId="77777777" w:rsidR="009811F0" w:rsidRDefault="009811F0" w:rsidP="009811F0">
      <w:pPr>
        <w:pStyle w:val="Heading4"/>
      </w:pPr>
      <w:r>
        <w:t>Inherited Features</w:t>
      </w:r>
    </w:p>
    <w:p w14:paraId="0183C8F6"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7C13B64" w14:textId="77777777" w:rsidR="009811F0" w:rsidRDefault="009811F0" w:rsidP="009811F0">
      <w:pPr>
        <w:ind w:firstLine="720"/>
      </w:pPr>
      <w:r>
        <w:t>‘defines’:</w:t>
      </w:r>
      <w:hyperlink w:anchor="_a52cb0ff6e414b3170b58afe10b6afcb" w:history="1">
        <w:r>
          <w:rPr>
            <w:rStyle w:val="Hyperlink"/>
          </w:rPr>
          <w:t>Anything</w:t>
        </w:r>
      </w:hyperlink>
    </w:p>
    <w:p w14:paraId="0B1043C0" w14:textId="77777777" w:rsidR="009811F0" w:rsidRDefault="009811F0" w:rsidP="009811F0">
      <w:pPr>
        <w:ind w:firstLine="720"/>
      </w:pPr>
      <w:r>
        <w:t>‘changed in’:</w:t>
      </w:r>
      <w:hyperlink w:anchor="_dd21593da1e0b28c0a75ed488ef07fd3" w:history="1">
        <w:r>
          <w:rPr>
            <w:rStyle w:val="Hyperlink"/>
          </w:rPr>
          <w:t>Transaction</w:t>
        </w:r>
      </w:hyperlink>
    </w:p>
    <w:p w14:paraId="0A03C23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4D3E8AED" w14:textId="77777777" w:rsidR="009811F0" w:rsidRDefault="009811F0" w:rsidP="009811F0">
      <w:pPr>
        <w:ind w:firstLine="720"/>
      </w:pPr>
      <w:r>
        <w:t>‘references’:</w:t>
      </w:r>
      <w:hyperlink w:anchor="_0315319befc74caa0a2a7d36cff333c0" w:history="1">
        <w:r>
          <w:rPr>
            <w:rStyle w:val="Hyperlink"/>
          </w:rPr>
          <w:t>Lexical Reference</w:t>
        </w:r>
      </w:hyperlink>
    </w:p>
    <w:p w14:paraId="736482DB"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71FD06D0" w14:textId="77777777" w:rsidR="009811F0" w:rsidRDefault="009811F0" w:rsidP="009811F0">
      <w:pPr>
        <w:ind w:firstLine="720"/>
      </w:pPr>
      <w:r>
        <w:lastRenderedPageBreak/>
        <w:t>‘contextualizes’:</w:t>
      </w:r>
      <w:hyperlink w:anchor="_a52cb0ff6e414b3170b58afe10b6afcb" w:history="1">
        <w:r>
          <w:rPr>
            <w:rStyle w:val="Hyperlink"/>
          </w:rPr>
          <w:t>Anything</w:t>
        </w:r>
      </w:hyperlink>
    </w:p>
    <w:p w14:paraId="12FB5220" w14:textId="77777777" w:rsidR="009811F0" w:rsidRDefault="009811F0" w:rsidP="009811F0">
      <w:pPr>
        <w:ind w:firstLine="720"/>
      </w:pPr>
      <w:r>
        <w:t>‘has rule’:</w:t>
      </w:r>
      <w:hyperlink w:anchor="_82919e40af9ad2e13647e9d37bbf0956" w:history="1">
        <w:r>
          <w:rPr>
            <w:rStyle w:val="Hyperlink"/>
          </w:rPr>
          <w:t>Rule</w:t>
        </w:r>
      </w:hyperlink>
    </w:p>
    <w:p w14:paraId="4E8A5324" w14:textId="77777777" w:rsidR="009811F0" w:rsidRDefault="009811F0" w:rsidP="009811F0">
      <w:pPr>
        <w:ind w:firstLine="720"/>
      </w:pPr>
      <w:r>
        <w:t>‘generalizes’:</w:t>
      </w:r>
      <w:hyperlink w:anchor="_66d62b068053cee3464e1e03e6035eed" w:history="1">
        <w:r>
          <w:rPr>
            <w:rStyle w:val="Hyperlink"/>
          </w:rPr>
          <w:t>Context</w:t>
        </w:r>
      </w:hyperlink>
    </w:p>
    <w:p w14:paraId="2BA46ACA" w14:textId="77777777" w:rsidR="009811F0" w:rsidRDefault="009811F0" w:rsidP="009811F0">
      <w:pPr>
        <w:ind w:firstLine="720"/>
      </w:pPr>
      <w:r>
        <w:t>‘specializes’:</w:t>
      </w:r>
      <w:hyperlink w:anchor="_66d62b068053cee3464e1e03e6035eed" w:history="1">
        <w:r>
          <w:rPr>
            <w:rStyle w:val="Hyperlink"/>
          </w:rPr>
          <w:t>Context</w:t>
        </w:r>
      </w:hyperlink>
    </w:p>
    <w:p w14:paraId="5DA191A3" w14:textId="77777777" w:rsidR="009811F0" w:rsidRDefault="009811F0" w:rsidP="009811F0">
      <w:pPr>
        <w:ind w:firstLine="720"/>
      </w:pPr>
      <w:r>
        <w:t>‘asserts’:</w:t>
      </w:r>
      <w:hyperlink w:anchor="_8c517cf1950741c0f89edebf828214cc" w:history="1">
        <w:r>
          <w:rPr>
            <w:rStyle w:val="Hyperlink"/>
          </w:rPr>
          <w:t>Situation</w:t>
        </w:r>
      </w:hyperlink>
    </w:p>
    <w:p w14:paraId="1A5CF44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7B142E5E" w14:textId="77777777" w:rsidR="009811F0" w:rsidRDefault="009811F0" w:rsidP="009811F0">
      <w:pPr>
        <w:ind w:firstLine="720"/>
      </w:pPr>
      <w:r>
        <w:t>‘represented by’:</w:t>
      </w:r>
      <w:hyperlink w:anchor="_1d7f13297e70f68af8189a69a2e52b05" w:history="1">
        <w:r>
          <w:rPr>
            <w:rStyle w:val="Hyperlink"/>
          </w:rPr>
          <w:t>Information</w:t>
        </w:r>
      </w:hyperlink>
    </w:p>
    <w:p w14:paraId="5043BF8A" w14:textId="77777777" w:rsidR="009811F0" w:rsidRDefault="009811F0" w:rsidP="009811F0">
      <w:pPr>
        <w:ind w:firstLine="720"/>
      </w:pPr>
      <w:r>
        <w:t>‘identified by’:</w:t>
      </w:r>
      <w:hyperlink w:anchor="_18f8ef1b23e6cdf9278bd94f24f73c26" w:history="1">
        <w:r>
          <w:rPr>
            <w:rStyle w:val="Hyperlink"/>
          </w:rPr>
          <w:t>Identifier</w:t>
        </w:r>
      </w:hyperlink>
    </w:p>
    <w:p w14:paraId="5217E07B" w14:textId="77777777" w:rsidR="009811F0" w:rsidRDefault="009811F0" w:rsidP="009811F0">
      <w:pPr>
        <w:ind w:firstLine="720"/>
      </w:pPr>
      <w:r>
        <w:t>‘prefered term’:</w:t>
      </w:r>
      <w:hyperlink w:anchor="_1945edd0888993a52c5dc6467a7b3ef8" w:history="1">
        <w:r>
          <w:rPr>
            <w:rStyle w:val="Hyperlink"/>
          </w:rPr>
          <w:t>Term</w:t>
        </w:r>
      </w:hyperlink>
    </w:p>
    <w:p w14:paraId="790BB63B"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515AF6AF" w14:textId="77777777" w:rsidR="009811F0" w:rsidRDefault="009811F0" w:rsidP="009811F0">
      <w:pPr>
        <w:ind w:firstLine="720"/>
      </w:pPr>
      <w:r>
        <w:t>‘created by’:</w:t>
      </w:r>
      <w:hyperlink w:anchor="_dd21593da1e0b28c0a75ed488ef07fd3" w:history="1">
        <w:r>
          <w:rPr>
            <w:rStyle w:val="Hyperlink"/>
          </w:rPr>
          <w:t>Transaction</w:t>
        </w:r>
      </w:hyperlink>
    </w:p>
    <w:p w14:paraId="29B67E27" w14:textId="77777777" w:rsidR="009811F0" w:rsidRDefault="009811F0" w:rsidP="009811F0">
      <w:pPr>
        <w:ind w:firstLine="720"/>
      </w:pPr>
      <w:r>
        <w:t>‘invalidated by’:</w:t>
      </w:r>
      <w:hyperlink w:anchor="_dd21593da1e0b28c0a75ed488ef07fd3" w:history="1">
        <w:r>
          <w:rPr>
            <w:rStyle w:val="Hyperlink"/>
          </w:rPr>
          <w:t>Transaction</w:t>
        </w:r>
      </w:hyperlink>
    </w:p>
    <w:p w14:paraId="59126B31" w14:textId="77777777" w:rsidR="009811F0" w:rsidRDefault="009811F0" w:rsidP="009811F0">
      <w:pPr>
        <w:ind w:firstLine="720"/>
      </w:pPr>
      <w:r>
        <w:t>‘defined by’:</w:t>
      </w:r>
      <w:hyperlink w:anchor="_1a6d88e097d757268d09f68af82fbd34" w:history="1">
        <w:r>
          <w:rPr>
            <w:rStyle w:val="Hyperlink"/>
          </w:rPr>
          <w:t>Definition</w:t>
        </w:r>
      </w:hyperlink>
    </w:p>
    <w:p w14:paraId="32A72C84" w14:textId="77777777" w:rsidR="009811F0" w:rsidRDefault="009811F0" w:rsidP="009811F0">
      <w:pPr>
        <w:ind w:firstLine="720"/>
      </w:pPr>
      <w:r>
        <w:t>‘has type’:</w:t>
      </w:r>
      <w:hyperlink w:anchor="_dfe1514224ca21cedba7b2b29802db50" w:history="1">
        <w:r>
          <w:rPr>
            <w:rStyle w:val="Hyperlink"/>
          </w:rPr>
          <w:t>Type</w:t>
        </w:r>
      </w:hyperlink>
    </w:p>
    <w:p w14:paraId="52638524" w14:textId="77777777" w:rsidR="009811F0" w:rsidRDefault="009811F0" w:rsidP="009811F0">
      <w:pPr>
        <w:ind w:firstLine="720"/>
      </w:pPr>
      <w:r>
        <w:t>‘in context of’:</w:t>
      </w:r>
      <w:hyperlink w:anchor="_66d62b068053cee3464e1e03e6035eed" w:history="1">
        <w:r>
          <w:rPr>
            <w:rStyle w:val="Hyperlink"/>
          </w:rPr>
          <w:t>Context</w:t>
        </w:r>
      </w:hyperlink>
    </w:p>
    <w:p w14:paraId="4EF790F7" w14:textId="77777777" w:rsidR="009811F0" w:rsidRDefault="009811F0" w:rsidP="009811F0">
      <w:pPr>
        <w:ind w:firstLine="720"/>
      </w:pPr>
      <w:r>
        <w:t>‘defined in’:</w:t>
      </w:r>
      <w:hyperlink w:anchor="_693daf0a0de3f4b82a04aee474c3f151" w:history="1">
        <w:r>
          <w:rPr>
            <w:rStyle w:val="Hyperlink"/>
          </w:rPr>
          <w:t>Lexical Scope</w:t>
        </w:r>
      </w:hyperlink>
    </w:p>
    <w:p w14:paraId="0A813A3C"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1AA3D5DC" w14:textId="77777777" w:rsidR="009811F0" w:rsidRDefault="009811F0" w:rsidP="009811F0">
      <w:pPr>
        <w:ind w:firstLine="720"/>
      </w:pPr>
      <w:r>
        <w:t>‘ElementID’:</w:t>
      </w:r>
      <w:hyperlink w:anchor="_f904ff1da5bfc3387d892b7e0fe9ecb1" w:history="1">
        <w:r>
          <w:rPr>
            <w:rStyle w:val="Hyperlink"/>
          </w:rPr>
          <w:t>URIIdentifier</w:t>
        </w:r>
      </w:hyperlink>
    </w:p>
    <w:p w14:paraId="1A500608" w14:textId="77777777" w:rsidR="009811F0" w:rsidRDefault="009811F0" w:rsidP="009811F0"/>
    <w:p w14:paraId="0B0421B9" w14:textId="77777777" w:rsidR="009811F0" w:rsidRDefault="009811F0" w:rsidP="009811F0">
      <w:pPr>
        <w:pStyle w:val="Heading3"/>
      </w:pPr>
      <w:bookmarkStart w:id="315" w:name="_d66d6908f5a54be40f6d84fd99625872"/>
      <w:bookmarkStart w:id="316" w:name="_Toc418510247"/>
      <w:r>
        <w:t>Class Union Type</w:t>
      </w:r>
      <w:bookmarkEnd w:id="315"/>
      <w:bookmarkEnd w:id="316"/>
    </w:p>
    <w:p w14:paraId="388E6E41" w14:textId="77777777" w:rsidR="009811F0" w:rsidRDefault="009811F0" w:rsidP="009811F0">
      <w:r>
        <w:t xml:space="preserve">A Union is any type that has an extent which is the complete union of the extents of all context that specialize the Union. </w:t>
      </w:r>
      <w:r>
        <w:br/>
      </w:r>
      <w:r>
        <w:br/>
        <w:t>Note: The semantic different between a union and a supertype is not clear but it is included for coverage of FOL.</w:t>
      </w:r>
    </w:p>
    <w:p w14:paraId="4B28885B" w14:textId="77777777" w:rsidR="009811F0" w:rsidRDefault="009811F0" w:rsidP="009811F0">
      <w:pPr>
        <w:pStyle w:val="Heading4"/>
      </w:pPr>
      <w:r>
        <w:t>Direct Supertypes</w:t>
      </w:r>
    </w:p>
    <w:p w14:paraId="6D03F59B" w14:textId="77777777" w:rsidR="009811F0" w:rsidRDefault="0098398E" w:rsidP="009811F0">
      <w:pPr>
        <w:ind w:left="360"/>
      </w:pPr>
      <w:hyperlink w:anchor="_dfe1514224ca21cedba7b2b29802db50" w:history="1">
        <w:r w:rsidR="009811F0">
          <w:rPr>
            <w:rStyle w:val="Hyperlink"/>
          </w:rPr>
          <w:t>Type</w:t>
        </w:r>
      </w:hyperlink>
    </w:p>
    <w:p w14:paraId="4BF22063" w14:textId="77777777" w:rsidR="009811F0" w:rsidRDefault="009811F0" w:rsidP="009811F0">
      <w:pPr>
        <w:pStyle w:val="Code0"/>
      </w:pPr>
      <w:r w:rsidRPr="00043180">
        <w:rPr>
          <w:b/>
          <w:sz w:val="24"/>
          <w:szCs w:val="24"/>
        </w:rPr>
        <w:t>package</w:t>
      </w:r>
      <w:r>
        <w:t xml:space="preserve"> SIMF Meta Model::Types</w:t>
      </w:r>
    </w:p>
    <w:p w14:paraId="22D15128" w14:textId="77777777" w:rsidR="009811F0" w:rsidRDefault="009811F0" w:rsidP="009811F0">
      <w:pPr>
        <w:pStyle w:val="Code0"/>
      </w:pPr>
      <w:r w:rsidRPr="00043180">
        <w:rPr>
          <w:b/>
          <w:sz w:val="24"/>
          <w:szCs w:val="24"/>
        </w:rPr>
        <w:t>extends</w:t>
      </w:r>
      <w:r>
        <w:t xml:space="preserve"> </w:t>
      </w:r>
      <w:r w:rsidRPr="007E3012">
        <w:rPr>
          <w:rStyle w:val="Hyperlink"/>
        </w:rPr>
        <w:t xml:space="preserve"> </w:t>
      </w:r>
      <w:hyperlink w:anchor="_dfe1514224ca21cedba7b2b29802db50" w:history="1">
        <w:r>
          <w:rPr>
            <w:rStyle w:val="Hyperlink"/>
          </w:rPr>
          <w:t>Type</w:t>
        </w:r>
      </w:hyperlink>
    </w:p>
    <w:p w14:paraId="5323212E" w14:textId="77777777" w:rsidR="009811F0" w:rsidRDefault="009811F0" w:rsidP="009811F0">
      <w:pPr>
        <w:pStyle w:val="Code0"/>
      </w:pPr>
    </w:p>
    <w:p w14:paraId="05BCBDA7" w14:textId="77777777" w:rsidR="009811F0" w:rsidRDefault="009811F0" w:rsidP="009811F0">
      <w:pPr>
        <w:pStyle w:val="Heading4"/>
      </w:pPr>
      <w:r>
        <w:t>Inherited Features</w:t>
      </w:r>
    </w:p>
    <w:p w14:paraId="34C45E46" w14:textId="77777777" w:rsidR="009811F0" w:rsidRDefault="009811F0" w:rsidP="009811F0">
      <w:r w:rsidRPr="000365A1">
        <w:rPr>
          <w:b/>
          <w:i/>
        </w:rPr>
        <w:t>From</w:t>
      </w:r>
      <w:r>
        <w:t xml:space="preserve"> </w:t>
      </w:r>
      <w:hyperlink w:anchor="_dfe1514224ca21cedba7b2b29802db50" w:history="1">
        <w:r>
          <w:rPr>
            <w:rStyle w:val="Hyperlink"/>
          </w:rPr>
          <w:t>Type</w:t>
        </w:r>
      </w:hyperlink>
      <w:r>
        <w:t xml:space="preserve">: </w:t>
      </w:r>
    </w:p>
    <w:p w14:paraId="6C617C84" w14:textId="77777777" w:rsidR="009811F0" w:rsidRDefault="009811F0" w:rsidP="009811F0">
      <w:pPr>
        <w:ind w:firstLine="720"/>
      </w:pPr>
      <w:r>
        <w:t>‘categorizes’:</w:t>
      </w:r>
      <w:hyperlink w:anchor="_a52cb0ff6e414b3170b58afe10b6afcb" w:history="1">
        <w:r>
          <w:rPr>
            <w:rStyle w:val="Hyperlink"/>
          </w:rPr>
          <w:t>Anything</w:t>
        </w:r>
      </w:hyperlink>
    </w:p>
    <w:p w14:paraId="72F2D307" w14:textId="77777777" w:rsidR="009811F0" w:rsidRDefault="009811F0" w:rsidP="009811F0">
      <w:pPr>
        <w:ind w:firstLine="720"/>
      </w:pPr>
      <w:r>
        <w:t>‘source for’:</w:t>
      </w:r>
      <w:hyperlink w:anchor="_fbe140d2e61a092c9ceffa2d5308ff5e" w:history="1">
        <w:r>
          <w:rPr>
            <w:rStyle w:val="Hyperlink"/>
          </w:rPr>
          <w:t>As-A Rule</w:t>
        </w:r>
      </w:hyperlink>
    </w:p>
    <w:p w14:paraId="6896B624" w14:textId="77777777" w:rsidR="009811F0" w:rsidRDefault="009811F0" w:rsidP="009811F0">
      <w:pPr>
        <w:ind w:firstLine="720"/>
      </w:pPr>
      <w:r>
        <w:t>‘target for’:</w:t>
      </w:r>
      <w:hyperlink w:anchor="_fbe140d2e61a092c9ceffa2d5308ff5e" w:history="1">
        <w:r>
          <w:rPr>
            <w:rStyle w:val="Hyperlink"/>
          </w:rPr>
          <w:t>As-A Rule</w:t>
        </w:r>
      </w:hyperlink>
    </w:p>
    <w:p w14:paraId="78D673FE" w14:textId="77777777" w:rsidR="009811F0" w:rsidRDefault="009811F0" w:rsidP="009811F0">
      <w:pPr>
        <w:ind w:firstLine="720"/>
      </w:pPr>
      <w:r>
        <w:t>‘classifiers’:</w:t>
      </w:r>
      <w:hyperlink w:anchor="_3b2e69eb6121d1e3a1180bbe8ee64013" w:history="1">
        <w:r>
          <w:rPr>
            <w:rStyle w:val="Hyperlink"/>
          </w:rPr>
          <w:t>Classification</w:t>
        </w:r>
      </w:hyperlink>
    </w:p>
    <w:p w14:paraId="562CCD36" w14:textId="77777777" w:rsidR="009811F0" w:rsidRDefault="009811F0" w:rsidP="009811F0">
      <w:pPr>
        <w:ind w:firstLine="720"/>
      </w:pPr>
      <w:r>
        <w:t>‘has key’:</w:t>
      </w:r>
      <w:hyperlink w:anchor="_1b4bfdc2f6552991ff5cecb390e7e2af" w:history="1">
        <w:r>
          <w:rPr>
            <w:rStyle w:val="Hyperlink"/>
          </w:rPr>
          <w:t>Key</w:t>
        </w:r>
      </w:hyperlink>
    </w:p>
    <w:p w14:paraId="0FC966DD" w14:textId="77777777" w:rsidR="009811F0" w:rsidRDefault="009811F0" w:rsidP="009811F0">
      <w:r w:rsidRPr="000365A1">
        <w:rPr>
          <w:b/>
          <w:i/>
        </w:rPr>
        <w:t>From</w:t>
      </w:r>
      <w:r>
        <w:t xml:space="preserve"> </w:t>
      </w:r>
      <w:hyperlink w:anchor="_693daf0a0de3f4b82a04aee474c3f151" w:history="1">
        <w:r>
          <w:rPr>
            <w:rStyle w:val="Hyperlink"/>
          </w:rPr>
          <w:t>Lexical Scope</w:t>
        </w:r>
      </w:hyperlink>
      <w:r>
        <w:t xml:space="preserve">: </w:t>
      </w:r>
    </w:p>
    <w:p w14:paraId="3C7BE262" w14:textId="77777777" w:rsidR="009811F0" w:rsidRDefault="009811F0" w:rsidP="009811F0">
      <w:pPr>
        <w:ind w:firstLine="720"/>
      </w:pPr>
      <w:r>
        <w:t>‘defines’:</w:t>
      </w:r>
      <w:hyperlink w:anchor="_a52cb0ff6e414b3170b58afe10b6afcb" w:history="1">
        <w:r>
          <w:rPr>
            <w:rStyle w:val="Hyperlink"/>
          </w:rPr>
          <w:t>Anything</w:t>
        </w:r>
      </w:hyperlink>
    </w:p>
    <w:p w14:paraId="77A8A8FB" w14:textId="77777777" w:rsidR="009811F0" w:rsidRDefault="009811F0" w:rsidP="009811F0">
      <w:pPr>
        <w:ind w:firstLine="720"/>
      </w:pPr>
      <w:r>
        <w:t>‘changed in’:</w:t>
      </w:r>
      <w:hyperlink w:anchor="_dd21593da1e0b28c0a75ed488ef07fd3" w:history="1">
        <w:r>
          <w:rPr>
            <w:rStyle w:val="Hyperlink"/>
          </w:rPr>
          <w:t>Transaction</w:t>
        </w:r>
      </w:hyperlink>
    </w:p>
    <w:p w14:paraId="1C67AE28" w14:textId="77777777" w:rsidR="009811F0" w:rsidRDefault="009811F0" w:rsidP="009811F0">
      <w:r w:rsidRPr="000365A1">
        <w:rPr>
          <w:b/>
          <w:i/>
        </w:rPr>
        <w:t>From</w:t>
      </w:r>
      <w:r>
        <w:t xml:space="preserve"> </w:t>
      </w:r>
      <w:hyperlink w:anchor="_260b5def3f83400255a93c832b5c2167" w:history="1">
        <w:r>
          <w:rPr>
            <w:rStyle w:val="Hyperlink"/>
          </w:rPr>
          <w:t>Perspective</w:t>
        </w:r>
      </w:hyperlink>
      <w:r>
        <w:t xml:space="preserve">: </w:t>
      </w:r>
    </w:p>
    <w:p w14:paraId="5090E981" w14:textId="77777777" w:rsidR="009811F0" w:rsidRDefault="009811F0" w:rsidP="009811F0">
      <w:pPr>
        <w:ind w:firstLine="720"/>
      </w:pPr>
      <w:r>
        <w:t>‘references’:</w:t>
      </w:r>
      <w:hyperlink w:anchor="_0315319befc74caa0a2a7d36cff333c0" w:history="1">
        <w:r>
          <w:rPr>
            <w:rStyle w:val="Hyperlink"/>
          </w:rPr>
          <w:t>Lexical Reference</w:t>
        </w:r>
      </w:hyperlink>
    </w:p>
    <w:p w14:paraId="625AE3CF" w14:textId="77777777" w:rsidR="009811F0" w:rsidRDefault="009811F0" w:rsidP="009811F0">
      <w:r w:rsidRPr="000365A1">
        <w:rPr>
          <w:b/>
          <w:i/>
        </w:rPr>
        <w:t>From</w:t>
      </w:r>
      <w:r>
        <w:t xml:space="preserve"> </w:t>
      </w:r>
      <w:hyperlink w:anchor="_66d62b068053cee3464e1e03e6035eed" w:history="1">
        <w:r>
          <w:rPr>
            <w:rStyle w:val="Hyperlink"/>
          </w:rPr>
          <w:t>Context</w:t>
        </w:r>
      </w:hyperlink>
      <w:r>
        <w:t xml:space="preserve">: </w:t>
      </w:r>
    </w:p>
    <w:p w14:paraId="53E27642" w14:textId="77777777" w:rsidR="009811F0" w:rsidRDefault="009811F0" w:rsidP="009811F0">
      <w:pPr>
        <w:ind w:firstLine="720"/>
      </w:pPr>
      <w:r>
        <w:t>‘contextualizes’:</w:t>
      </w:r>
      <w:hyperlink w:anchor="_a52cb0ff6e414b3170b58afe10b6afcb" w:history="1">
        <w:r>
          <w:rPr>
            <w:rStyle w:val="Hyperlink"/>
          </w:rPr>
          <w:t>Anything</w:t>
        </w:r>
      </w:hyperlink>
    </w:p>
    <w:p w14:paraId="31DF97B2" w14:textId="77777777" w:rsidR="009811F0" w:rsidRDefault="009811F0" w:rsidP="009811F0">
      <w:pPr>
        <w:ind w:firstLine="720"/>
      </w:pPr>
      <w:r>
        <w:t>‘has rule’:</w:t>
      </w:r>
      <w:hyperlink w:anchor="_82919e40af9ad2e13647e9d37bbf0956" w:history="1">
        <w:r>
          <w:rPr>
            <w:rStyle w:val="Hyperlink"/>
          </w:rPr>
          <w:t>Rule</w:t>
        </w:r>
      </w:hyperlink>
    </w:p>
    <w:p w14:paraId="69CB59B5" w14:textId="77777777" w:rsidR="009811F0" w:rsidRDefault="009811F0" w:rsidP="009811F0">
      <w:pPr>
        <w:ind w:firstLine="720"/>
      </w:pPr>
      <w:r>
        <w:t>‘generalizes’:</w:t>
      </w:r>
      <w:hyperlink w:anchor="_66d62b068053cee3464e1e03e6035eed" w:history="1">
        <w:r>
          <w:rPr>
            <w:rStyle w:val="Hyperlink"/>
          </w:rPr>
          <w:t>Context</w:t>
        </w:r>
      </w:hyperlink>
    </w:p>
    <w:p w14:paraId="393D70FC" w14:textId="77777777" w:rsidR="009811F0" w:rsidRDefault="009811F0" w:rsidP="009811F0">
      <w:pPr>
        <w:ind w:firstLine="720"/>
      </w:pPr>
      <w:r>
        <w:t>‘specializes’:</w:t>
      </w:r>
      <w:hyperlink w:anchor="_66d62b068053cee3464e1e03e6035eed" w:history="1">
        <w:r>
          <w:rPr>
            <w:rStyle w:val="Hyperlink"/>
          </w:rPr>
          <w:t>Context</w:t>
        </w:r>
      </w:hyperlink>
    </w:p>
    <w:p w14:paraId="05245389" w14:textId="77777777" w:rsidR="009811F0" w:rsidRDefault="009811F0" w:rsidP="009811F0">
      <w:pPr>
        <w:ind w:firstLine="720"/>
      </w:pPr>
      <w:r>
        <w:t>‘asserts’:</w:t>
      </w:r>
      <w:hyperlink w:anchor="_8c517cf1950741c0f89edebf828214cc" w:history="1">
        <w:r>
          <w:rPr>
            <w:rStyle w:val="Hyperlink"/>
          </w:rPr>
          <w:t>Situation</w:t>
        </w:r>
      </w:hyperlink>
    </w:p>
    <w:p w14:paraId="5DA55608" w14:textId="77777777" w:rsidR="009811F0" w:rsidRDefault="009811F0" w:rsidP="009811F0">
      <w:r w:rsidRPr="000365A1">
        <w:rPr>
          <w:b/>
          <w:i/>
        </w:rPr>
        <w:t>From</w:t>
      </w:r>
      <w:r>
        <w:t xml:space="preserve"> </w:t>
      </w:r>
      <w:hyperlink w:anchor="_eb8398b5a178c638b98597120ec51c4d" w:history="1">
        <w:r>
          <w:rPr>
            <w:rStyle w:val="Hyperlink"/>
          </w:rPr>
          <w:t>Concept</w:t>
        </w:r>
      </w:hyperlink>
      <w:r>
        <w:t xml:space="preserve">: </w:t>
      </w:r>
    </w:p>
    <w:p w14:paraId="2AE251A4" w14:textId="77777777" w:rsidR="009811F0" w:rsidRDefault="009811F0" w:rsidP="009811F0">
      <w:pPr>
        <w:ind w:firstLine="720"/>
      </w:pPr>
      <w:r>
        <w:t>‘represented by’:</w:t>
      </w:r>
      <w:hyperlink w:anchor="_1d7f13297e70f68af8189a69a2e52b05" w:history="1">
        <w:r>
          <w:rPr>
            <w:rStyle w:val="Hyperlink"/>
          </w:rPr>
          <w:t>Information</w:t>
        </w:r>
      </w:hyperlink>
    </w:p>
    <w:p w14:paraId="4762C729" w14:textId="77777777" w:rsidR="009811F0" w:rsidRDefault="009811F0" w:rsidP="009811F0">
      <w:pPr>
        <w:ind w:firstLine="720"/>
      </w:pPr>
      <w:r>
        <w:t>‘identified by’:</w:t>
      </w:r>
      <w:hyperlink w:anchor="_18f8ef1b23e6cdf9278bd94f24f73c26" w:history="1">
        <w:r>
          <w:rPr>
            <w:rStyle w:val="Hyperlink"/>
          </w:rPr>
          <w:t>Identifier</w:t>
        </w:r>
      </w:hyperlink>
    </w:p>
    <w:p w14:paraId="337F4DC8" w14:textId="77777777" w:rsidR="009811F0" w:rsidRDefault="009811F0" w:rsidP="009811F0">
      <w:pPr>
        <w:ind w:firstLine="720"/>
      </w:pPr>
      <w:r>
        <w:t>‘prefered term’:</w:t>
      </w:r>
      <w:hyperlink w:anchor="_1945edd0888993a52c5dc6467a7b3ef8" w:history="1">
        <w:r>
          <w:rPr>
            <w:rStyle w:val="Hyperlink"/>
          </w:rPr>
          <w:t>Term</w:t>
        </w:r>
      </w:hyperlink>
    </w:p>
    <w:p w14:paraId="35D7BBFC" w14:textId="77777777" w:rsidR="009811F0" w:rsidRDefault="009811F0" w:rsidP="009811F0">
      <w:r w:rsidRPr="000365A1">
        <w:rPr>
          <w:b/>
          <w:i/>
        </w:rPr>
        <w:t>From</w:t>
      </w:r>
      <w:r>
        <w:t xml:space="preserve"> </w:t>
      </w:r>
      <w:hyperlink w:anchor="_a52cb0ff6e414b3170b58afe10b6afcb" w:history="1">
        <w:r>
          <w:rPr>
            <w:rStyle w:val="Hyperlink"/>
          </w:rPr>
          <w:t>Anything</w:t>
        </w:r>
      </w:hyperlink>
      <w:r>
        <w:t xml:space="preserve">: </w:t>
      </w:r>
    </w:p>
    <w:p w14:paraId="30539395" w14:textId="77777777" w:rsidR="009811F0" w:rsidRDefault="009811F0" w:rsidP="009811F0">
      <w:pPr>
        <w:ind w:firstLine="720"/>
      </w:pPr>
      <w:r>
        <w:t>‘created by’:</w:t>
      </w:r>
      <w:hyperlink w:anchor="_dd21593da1e0b28c0a75ed488ef07fd3" w:history="1">
        <w:r>
          <w:rPr>
            <w:rStyle w:val="Hyperlink"/>
          </w:rPr>
          <w:t>Transaction</w:t>
        </w:r>
      </w:hyperlink>
    </w:p>
    <w:p w14:paraId="11517739" w14:textId="77777777" w:rsidR="009811F0" w:rsidRDefault="009811F0" w:rsidP="009811F0">
      <w:pPr>
        <w:ind w:firstLine="720"/>
      </w:pPr>
      <w:r>
        <w:t>‘invalidated by’:</w:t>
      </w:r>
      <w:hyperlink w:anchor="_dd21593da1e0b28c0a75ed488ef07fd3" w:history="1">
        <w:r>
          <w:rPr>
            <w:rStyle w:val="Hyperlink"/>
          </w:rPr>
          <w:t>Transaction</w:t>
        </w:r>
      </w:hyperlink>
    </w:p>
    <w:p w14:paraId="7D57931B" w14:textId="77777777" w:rsidR="009811F0" w:rsidRDefault="009811F0" w:rsidP="009811F0">
      <w:pPr>
        <w:ind w:firstLine="720"/>
      </w:pPr>
      <w:r>
        <w:lastRenderedPageBreak/>
        <w:t>‘defined by’:</w:t>
      </w:r>
      <w:hyperlink w:anchor="_1a6d88e097d757268d09f68af82fbd34" w:history="1">
        <w:r>
          <w:rPr>
            <w:rStyle w:val="Hyperlink"/>
          </w:rPr>
          <w:t>Definition</w:t>
        </w:r>
      </w:hyperlink>
    </w:p>
    <w:p w14:paraId="23B36500" w14:textId="77777777" w:rsidR="009811F0" w:rsidRDefault="009811F0" w:rsidP="009811F0">
      <w:pPr>
        <w:ind w:firstLine="720"/>
      </w:pPr>
      <w:r>
        <w:t>‘has type’:</w:t>
      </w:r>
      <w:hyperlink w:anchor="_dfe1514224ca21cedba7b2b29802db50" w:history="1">
        <w:r>
          <w:rPr>
            <w:rStyle w:val="Hyperlink"/>
          </w:rPr>
          <w:t>Type</w:t>
        </w:r>
      </w:hyperlink>
    </w:p>
    <w:p w14:paraId="343683F2" w14:textId="77777777" w:rsidR="009811F0" w:rsidRDefault="009811F0" w:rsidP="009811F0">
      <w:pPr>
        <w:ind w:firstLine="720"/>
      </w:pPr>
      <w:r>
        <w:t>‘in context of’:</w:t>
      </w:r>
      <w:hyperlink w:anchor="_66d62b068053cee3464e1e03e6035eed" w:history="1">
        <w:r>
          <w:rPr>
            <w:rStyle w:val="Hyperlink"/>
          </w:rPr>
          <w:t>Context</w:t>
        </w:r>
      </w:hyperlink>
    </w:p>
    <w:p w14:paraId="2A70B7AD" w14:textId="77777777" w:rsidR="009811F0" w:rsidRDefault="009811F0" w:rsidP="009811F0">
      <w:pPr>
        <w:ind w:firstLine="720"/>
      </w:pPr>
      <w:r>
        <w:t>‘defined in’:</w:t>
      </w:r>
      <w:hyperlink w:anchor="_693daf0a0de3f4b82a04aee474c3f151" w:history="1">
        <w:r>
          <w:rPr>
            <w:rStyle w:val="Hyperlink"/>
          </w:rPr>
          <w:t>Lexical Scope</w:t>
        </w:r>
      </w:hyperlink>
    </w:p>
    <w:p w14:paraId="41433CBE" w14:textId="77777777" w:rsidR="009811F0" w:rsidRDefault="009811F0" w:rsidP="009811F0">
      <w:r w:rsidRPr="000365A1">
        <w:rPr>
          <w:b/>
          <w:i/>
        </w:rPr>
        <w:t>From</w:t>
      </w:r>
      <w:r>
        <w:t xml:space="preserve"> </w:t>
      </w:r>
      <w:hyperlink w:anchor="_11c6f71d6b180ede328c4b04dc60b6a8" w:history="1">
        <w:r>
          <w:rPr>
            <w:rStyle w:val="Hyperlink"/>
          </w:rPr>
          <w:t>Model Element</w:t>
        </w:r>
      </w:hyperlink>
      <w:r>
        <w:t xml:space="preserve">: </w:t>
      </w:r>
    </w:p>
    <w:p w14:paraId="4B7E1725" w14:textId="77777777" w:rsidR="009811F0" w:rsidRDefault="009811F0" w:rsidP="009811F0">
      <w:pPr>
        <w:ind w:firstLine="720"/>
      </w:pPr>
      <w:r>
        <w:t>‘ElementID’:</w:t>
      </w:r>
      <w:hyperlink w:anchor="_f904ff1da5bfc3387d892b7e0fe9ecb1" w:history="1">
        <w:r>
          <w:rPr>
            <w:rStyle w:val="Hyperlink"/>
          </w:rPr>
          <w:t>URIIdentifier</w:t>
        </w:r>
      </w:hyperlink>
    </w:p>
    <w:p w14:paraId="3F4AC347" w14:textId="77777777" w:rsidR="009811F0" w:rsidRDefault="009811F0" w:rsidP="009811F0"/>
    <w:p w14:paraId="323256A8" w14:textId="77777777" w:rsidR="00EA4431" w:rsidRDefault="009811F0" w:rsidP="00EA4431">
      <w:pPr>
        <w:pStyle w:val="Heading2"/>
      </w:pPr>
      <w:r>
        <w:br w:type="page"/>
      </w:r>
    </w:p>
    <w:p w14:paraId="50333908" w14:textId="77777777" w:rsidR="00373194" w:rsidRDefault="00373194" w:rsidP="00EA4431">
      <w:pPr>
        <w:pStyle w:val="Heading2"/>
      </w:pPr>
      <w:bookmarkStart w:id="317" w:name="_Toc418510248"/>
      <w:r>
        <w:lastRenderedPageBreak/>
        <w:t>Logical Formalization</w:t>
      </w:r>
      <w:bookmarkEnd w:id="116"/>
      <w:bookmarkEnd w:id="317"/>
    </w:p>
    <w:p w14:paraId="581FC51E" w14:textId="77777777" w:rsidR="00C05DE0" w:rsidRPr="00C05DE0" w:rsidRDefault="00C05DE0" w:rsidP="00C05DE0">
      <w:pPr>
        <w:pStyle w:val="BodyText"/>
      </w:pPr>
      <w:r>
        <w:t>Lots to do here!</w:t>
      </w:r>
    </w:p>
    <w:p w14:paraId="55D9E83D" w14:textId="77777777" w:rsidR="00D00A6C" w:rsidRDefault="00C05DE0" w:rsidP="007765C5">
      <w:pPr>
        <w:pStyle w:val="Heading1"/>
      </w:pPr>
      <w:bookmarkStart w:id="318" w:name="_Toc377132554"/>
      <w:r>
        <w:br w:type="page"/>
      </w:r>
      <w:bookmarkStart w:id="319" w:name="_Toc418510249"/>
      <w:r w:rsidR="00D00A6C">
        <w:lastRenderedPageBreak/>
        <w:t>Representation of SIMF concepts</w:t>
      </w:r>
      <w:bookmarkEnd w:id="319"/>
    </w:p>
    <w:p w14:paraId="23AF4BEC" w14:textId="77777777" w:rsidR="00D00A6C" w:rsidRDefault="00D00A6C" w:rsidP="00D00A6C">
      <w:pPr>
        <w:pStyle w:val="Heading2"/>
        <w:rPr>
          <w:sz w:val="36"/>
        </w:rPr>
      </w:pPr>
      <w:bookmarkStart w:id="320" w:name="_Toc409726552"/>
      <w:bookmarkStart w:id="321" w:name="_Toc418510250"/>
      <w:r>
        <w:rPr>
          <w:sz w:val="36"/>
        </w:rPr>
        <w:t>Foundational Assumptions</w:t>
      </w:r>
      <w:bookmarkEnd w:id="320"/>
      <w:bookmarkEnd w:id="321"/>
    </w:p>
    <w:p w14:paraId="17005575" w14:textId="77777777" w:rsidR="00D00A6C" w:rsidRDefault="00D00A6C" w:rsidP="00D00A6C">
      <w:pPr>
        <w:pStyle w:val="Heading3"/>
        <w:spacing w:after="120"/>
      </w:pPr>
      <w:bookmarkStart w:id="322" w:name="_Toc409726553"/>
      <w:bookmarkStart w:id="323" w:name="_Toc418510251"/>
      <w:r>
        <w:t>Multiple representations of overlapping concepts</w:t>
      </w:r>
      <w:bookmarkEnd w:id="322"/>
      <w:bookmarkEnd w:id="323"/>
    </w:p>
    <w:p w14:paraId="02DB303E" w14:textId="77777777" w:rsidR="00D00A6C" w:rsidRDefault="00D00A6C" w:rsidP="00D00A6C">
      <w:r>
        <w:t>A base assumption is that there are and will be multiple information resources that represent information about the same and overlapping things. These different representations may use different definitional languages (e.g. XML Schema, SQL, RDF, UML) and well as different domain terminology and human languages (e.g. Risk, Danger, Achtung, Risque). Our task is to federate information from multiple sources as well as express information from one source in another form.</w:t>
      </w:r>
    </w:p>
    <w:p w14:paraId="2DD6599F" w14:textId="77777777" w:rsidR="00D00A6C" w:rsidRDefault="00D00A6C" w:rsidP="00D00A6C">
      <w:pPr>
        <w:pStyle w:val="Heading3"/>
        <w:spacing w:after="120"/>
      </w:pPr>
      <w:bookmarkStart w:id="324" w:name="_Toc409726554"/>
      <w:bookmarkStart w:id="325" w:name="_Toc418510252"/>
      <w:r>
        <w:t>Models include data</w:t>
      </w:r>
      <w:bookmarkEnd w:id="324"/>
      <w:bookmarkEnd w:id="325"/>
    </w:p>
    <w:p w14:paraId="1338EADB" w14:textId="77777777" w:rsidR="00D00A6C" w:rsidRDefault="00D00A6C" w:rsidP="00D00A6C">
      <w:r>
        <w:t>Any structured set of information about anything is considered a “model”. This usage of the term model is consistent with the ontological usage but is an expansion of the term as typically used in modeling languages such as UML.</w:t>
      </w:r>
    </w:p>
    <w:p w14:paraId="09967F9F" w14:textId="77777777" w:rsidR="00D00A6C" w:rsidRDefault="00D00A6C" w:rsidP="00D00A6C">
      <w:pPr>
        <w:pStyle w:val="Heading3"/>
        <w:spacing w:after="120"/>
      </w:pPr>
      <w:bookmarkStart w:id="326" w:name="_Toc409726555"/>
      <w:bookmarkStart w:id="327" w:name="_Toc418510253"/>
      <w:r>
        <w:t>Conceptual Models</w:t>
      </w:r>
      <w:bookmarkEnd w:id="326"/>
      <w:bookmarkEnd w:id="327"/>
    </w:p>
    <w:p w14:paraId="6DAAA2BE" w14:textId="77777777" w:rsidR="00D00A6C" w:rsidRDefault="00D00A6C" w:rsidP="00D00A6C">
      <w:r>
        <w:t>For a SIMF implementation there will exist a conceptual model that contains a all the concepts to be interpreted and various mappings to physical or logical data representations. We will use the label CONCEPT and REPRESENTATION thorough to represent elements at both levels. It should also be noted that REPRESENTATION may or may not be fully physical, some REPRESENTATIONs may, in turn, have various syntaxes. For example, there are multiple syntaxes for RDF. We are treating all these layers of REPRESENTATION the same with the assumption there is an isomorphic transform between elements in the same REPRESENTATION family (e.g. the RDF logical model and RDF in Turtle Syntax).</w:t>
      </w:r>
      <w:r w:rsidRPr="00B74C3C">
        <w:t xml:space="preserve"> </w:t>
      </w:r>
      <w:r>
        <w:t>The conceptual model will be the “hub” or “pivot point” to integrate multiple REPRESENTATION models.</w:t>
      </w:r>
    </w:p>
    <w:p w14:paraId="463244C4" w14:textId="77777777" w:rsidR="00D00A6C" w:rsidRDefault="00D00A6C" w:rsidP="00D00A6C">
      <w:r>
        <w:t xml:space="preserve">Conceptual models are intended to be models of the world – real world things. Facts about real world things are represented by data models in a data REPRESENTATION form but these facts also have a CONCEPT counterpart. While any implementation of a conceptual model must have some representation and/or behavior, the representation is abstract in terms of the specification (there is no normative syntax for data about instances of a conceptual model). </w:t>
      </w:r>
    </w:p>
    <w:p w14:paraId="1184E2DB" w14:textId="77777777" w:rsidR="00D00A6C" w:rsidRDefault="00D00A6C" w:rsidP="00D00A6C">
      <w:r>
        <w:t>There are many possible implementation choices for CONCEPT models. Implementations MAY use the conceptual model only as a “virtual” rule set and have no physical representation of information about CONCEPT instances. Implementations MAY instantiate a physical representation corresponding directly to the conceptual model.</w:t>
      </w:r>
    </w:p>
    <w:p w14:paraId="31FFA242" w14:textId="77777777" w:rsidR="00D00A6C" w:rsidRDefault="00D00A6C" w:rsidP="00D00A6C">
      <w:r>
        <w:t>There is no assumption of any single or distinguished conceptual model. CONCEPT is a role for a model, some conceptual models may be derived from existing REPRESENTATIONs – particularly model based representations such as UML or OWL. Of course, some models will make better conceptual hubs than others. The Threat/RISK model is designed to be a conceptual model and will be refactored as required to represent the set of concepts represented by the REPRESENTATIONs it is intended to federate</w:t>
      </w:r>
    </w:p>
    <w:p w14:paraId="37008862" w14:textId="77777777" w:rsidR="00D00A6C" w:rsidRDefault="00D00A6C" w:rsidP="00D00A6C">
      <w:pPr>
        <w:pStyle w:val="Heading3"/>
        <w:spacing w:after="120"/>
      </w:pPr>
      <w:bookmarkStart w:id="328" w:name="_Toc409726556"/>
      <w:bookmarkStart w:id="329" w:name="_Toc418510254"/>
      <w:r>
        <w:t>Identity and identifiers</w:t>
      </w:r>
      <w:bookmarkEnd w:id="328"/>
      <w:bookmarkEnd w:id="329"/>
    </w:p>
    <w:p w14:paraId="2A7CD93E" w14:textId="77777777" w:rsidR="00D00A6C" w:rsidRDefault="00D00A6C" w:rsidP="00D00A6C">
      <w:r>
        <w:t>There are different forms of identity and identifiers. 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REPRESENTATION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14:paraId="12A6D77F" w14:textId="77777777" w:rsidR="00D00A6C" w:rsidRDefault="00D00A6C" w:rsidP="00D00A6C">
      <w:pPr>
        <w:pStyle w:val="Heading3"/>
        <w:spacing w:after="120"/>
      </w:pPr>
      <w:bookmarkStart w:id="330" w:name="_Toc409726557"/>
      <w:bookmarkStart w:id="331" w:name="_Toc418510255"/>
      <w:r>
        <w:t>Facts</w:t>
      </w:r>
      <w:bookmarkEnd w:id="330"/>
      <w:bookmarkEnd w:id="331"/>
    </w:p>
    <w:p w14:paraId="25A5F0EA" w14:textId="77777777" w:rsidR="00D00A6C" w:rsidRPr="00B84EFC" w:rsidRDefault="00D00A6C" w:rsidP="00D00A6C">
      <w:r>
        <w:t>The term “fact” as used here is based on “fact modeling” but does not necessarily mean that something is “true”, a fact is some statement that asserts something  - it may or may not be true and that truth may be contextual.  Other terms could be “assertion” or “statement”.</w:t>
      </w:r>
    </w:p>
    <w:p w14:paraId="6A180950" w14:textId="77777777" w:rsidR="00D00A6C" w:rsidRDefault="00D00A6C" w:rsidP="00D00A6C">
      <w:pPr>
        <w:pStyle w:val="Heading3"/>
        <w:spacing w:after="120"/>
      </w:pPr>
      <w:bookmarkStart w:id="332" w:name="_Toc409726558"/>
      <w:bookmarkStart w:id="333" w:name="_Toc418510256"/>
      <w:r>
        <w:lastRenderedPageBreak/>
        <w:t>REPRESENTATIONs of a CONCEPT</w:t>
      </w:r>
      <w:bookmarkEnd w:id="332"/>
      <w:bookmarkEnd w:id="333"/>
    </w:p>
    <w:p w14:paraId="372A26C4" w14:textId="77777777" w:rsidR="00D00A6C" w:rsidRDefault="00D00A6C" w:rsidP="00D00A6C">
      <w:r>
        <w:t>Where there exists some CONCEPT of something there is a REPRESENTATION data element representing facts about this concept. The concept is also a representation is some respects, but this representation is playing the role of representing the real-world thing, not a data structure.</w:t>
      </w:r>
    </w:p>
    <w:p w14:paraId="671E0BD6" w14:textId="77777777" w:rsidR="00D00A6C" w:rsidRDefault="00D00A6C" w:rsidP="00D00A6C">
      <w:pPr>
        <w:pStyle w:val="Heading4"/>
        <w:spacing w:after="120"/>
      </w:pPr>
      <w:r>
        <w:t xml:space="preserve">Relation </w:t>
      </w:r>
    </w:p>
    <w:p w14:paraId="06B8FA65" w14:textId="77777777" w:rsidR="00D00A6C" w:rsidRDefault="00D00A6C" w:rsidP="00D00A6C">
      <w:pPr>
        <w:pStyle w:val="ListParagraph"/>
        <w:numPr>
          <w:ilvl w:val="0"/>
          <w:numId w:val="32"/>
        </w:numPr>
        <w:spacing w:after="200" w:line="276" w:lineRule="auto"/>
        <w:contextualSpacing/>
      </w:pPr>
      <w:r>
        <w:t>Verb form: representation pattern</w:t>
      </w:r>
      <w:r>
        <w:sym w:font="Wingdings" w:char="F0E0"/>
      </w:r>
      <w:r>
        <w:t>represents</w:t>
      </w:r>
      <w:r>
        <w:sym w:font="Wingdings" w:char="F0E0"/>
      </w:r>
      <w:r>
        <w:t>CONCEPT pattern</w:t>
      </w:r>
    </w:p>
    <w:p w14:paraId="016AAC84" w14:textId="77777777" w:rsidR="00D00A6C" w:rsidRDefault="00D00A6C" w:rsidP="00D00A6C">
      <w:pPr>
        <w:pStyle w:val="ListParagraph"/>
        <w:numPr>
          <w:ilvl w:val="0"/>
          <w:numId w:val="32"/>
        </w:numPr>
        <w:spacing w:after="200" w:line="276" w:lineRule="auto"/>
        <w:contextualSpacing/>
      </w:pPr>
      <w:r>
        <w:t>Noun form: Representation(representation pattern, CONCEPT pattern)</w:t>
      </w:r>
    </w:p>
    <w:p w14:paraId="746903CA" w14:textId="77777777" w:rsidR="00D00A6C" w:rsidRDefault="00D00A6C" w:rsidP="00D00A6C">
      <w:r>
        <w:t xml:space="preserve">“Represents” provides the basis for the relation between a REPRESENTATION and a CONCEPT. Both ends or the represents relation require an identity for the “fact” or “facts” being represented. Thus “represents” depends on the ability to identify both the REPRESENTATION and CONCEPT fact. See </w:t>
      </w:r>
      <w:r>
        <w:fldChar w:fldCharType="begin"/>
      </w:r>
      <w:r>
        <w:instrText xml:space="preserve"> REF _Ref409031897 \r \h </w:instrText>
      </w:r>
      <w:r>
        <w:fldChar w:fldCharType="separate"/>
      </w:r>
      <w:r>
        <w:t>1.5</w:t>
      </w:r>
      <w:r>
        <w:fldChar w:fldCharType="end"/>
      </w:r>
      <w:r>
        <w:t>.</w:t>
      </w:r>
    </w:p>
    <w:p w14:paraId="7BC3534B" w14:textId="77777777" w:rsidR="00D00A6C" w:rsidRDefault="00D00A6C" w:rsidP="00D00A6C">
      <w:r>
        <w:t>The represents relation asserts that the REPRESENTATION element represents information about the CONCEPT. The information is not assumed to be complete or consistent. For various types of concepts this implies:</w:t>
      </w:r>
    </w:p>
    <w:p w14:paraId="0F5F53D1" w14:textId="77777777" w:rsidR="00D00A6C" w:rsidRPr="008E7E90" w:rsidRDefault="00D00A6C" w:rsidP="00D00A6C">
      <w:pPr>
        <w:numPr>
          <w:ilvl w:val="0"/>
          <w:numId w:val="35"/>
        </w:numPr>
        <w:spacing w:after="120"/>
      </w:pPr>
      <w:r>
        <w:rPr>
          <w:b/>
        </w:rPr>
        <w:t xml:space="preserve">Individuals: </w:t>
      </w:r>
      <w:r>
        <w:t>That the REPRESENTATION individual is a sign for facts (data) about the CONCEPT individual. Individuals are identifiable instances where the extent of the sign represents a single “thing” in the world. Types, context, relations and values are not individuals.</w:t>
      </w:r>
    </w:p>
    <w:p w14:paraId="571F3E3C" w14:textId="77777777" w:rsidR="00D00A6C" w:rsidRDefault="00D00A6C" w:rsidP="00D00A6C">
      <w:pPr>
        <w:numPr>
          <w:ilvl w:val="0"/>
          <w:numId w:val="35"/>
        </w:numPr>
        <w:spacing w:after="120"/>
      </w:pPr>
      <w:r w:rsidRPr="008E7E90">
        <w:rPr>
          <w:b/>
        </w:rPr>
        <w:t>Types</w:t>
      </w:r>
      <w:r>
        <w:t>: That the REPRESENTATION type describes the CONCEPT type. The extent of the REPRESENTATION type MAY be a subset of the extent of the CONCEPT type.</w:t>
      </w:r>
    </w:p>
    <w:p w14:paraId="64A35E4F" w14:textId="77777777" w:rsidR="00D00A6C" w:rsidRDefault="00D00A6C" w:rsidP="00D00A6C">
      <w:pPr>
        <w:numPr>
          <w:ilvl w:val="0"/>
          <w:numId w:val="35"/>
        </w:numPr>
        <w:spacing w:after="120"/>
      </w:pPr>
      <w:r w:rsidRPr="008E7E90">
        <w:rPr>
          <w:b/>
        </w:rPr>
        <w:t>Context</w:t>
      </w:r>
      <w:r>
        <w:t>: That the REPRESENTATION context contextualizes all or a subset of the CONCEPT context.</w:t>
      </w:r>
    </w:p>
    <w:p w14:paraId="6A65E6B8" w14:textId="77777777" w:rsidR="00D00A6C" w:rsidRDefault="00D00A6C" w:rsidP="00D00A6C">
      <w:pPr>
        <w:numPr>
          <w:ilvl w:val="0"/>
          <w:numId w:val="35"/>
        </w:numPr>
        <w:spacing w:after="120"/>
      </w:pPr>
      <w:r w:rsidRPr="008E7E90">
        <w:rPr>
          <w:b/>
        </w:rPr>
        <w:t>Relations</w:t>
      </w:r>
      <w:r>
        <w:t>: That the relation semantics holds true for the bound elements of both the REPRESENTATION and CONCEPT</w:t>
      </w:r>
    </w:p>
    <w:p w14:paraId="625121DE" w14:textId="77777777" w:rsidR="00D00A6C" w:rsidRDefault="00D00A6C" w:rsidP="00D00A6C">
      <w:pPr>
        <w:pStyle w:val="Heading3"/>
        <w:spacing w:after="120"/>
      </w:pPr>
      <w:bookmarkStart w:id="334" w:name="_Ref409031897"/>
      <w:bookmarkStart w:id="335" w:name="_Toc409726559"/>
      <w:bookmarkStart w:id="336" w:name="_Toc418510257"/>
      <w:r>
        <w:t>REPRESENTATION identifiers</w:t>
      </w:r>
      <w:bookmarkEnd w:id="334"/>
      <w:bookmarkEnd w:id="335"/>
      <w:bookmarkEnd w:id="336"/>
    </w:p>
    <w:p w14:paraId="5D8D399B" w14:textId="77777777" w:rsidR="00D00A6C" w:rsidRDefault="00D00A6C" w:rsidP="00D00A6C">
      <w:r>
        <w:t>A REPRESENTATION resource contains a set of facts, such a resource may change over time so the set of facts may also change. At a particular time, as seen from a “transaction</w:t>
      </w:r>
      <w:r>
        <w:rPr>
          <w:rStyle w:val="FootnoteReference"/>
        </w:rPr>
        <w:footnoteReference w:id="2"/>
      </w:r>
      <w:r>
        <w:t xml:space="preserve">”, a resource has a fixed set of facts. Within a transaction a particular fact has an IDENTITY. The IDENTITY may be the same across multiple transactions from the same resource. The combination of the identity of the transaction and the identity of the fact within that transaction must be universally unique. </w:t>
      </w:r>
    </w:p>
    <w:p w14:paraId="0DE7E819" w14:textId="77777777" w:rsidR="00D00A6C" w:rsidRDefault="00D00A6C" w:rsidP="00D00A6C">
      <w:r>
        <w:t>A fact in a REPRESENTATION resource has an IDENTIFIER. The form and structure of that identifier is technology dependent and not determined in this specification but it must be representable as a text string. Given a transaction/fact identifier combination any fact must be traceable to its origin. Where this pattern is replicated to the source of the fact, full provenance of the information is provided. A REPRESENTATION model may provide additional provenance information as part of a transaction and/or resource source reference but the semantics of that provenance is not assured unless the source is also a SIMF model.</w:t>
      </w:r>
    </w:p>
    <w:p w14:paraId="14BFB311" w14:textId="77777777" w:rsidR="00D00A6C" w:rsidRDefault="00D00A6C" w:rsidP="00D00A6C">
      <w:r>
        <w:t>Identical REPRESENTATION identifiers, within the same resource, are assumed to identify the same concept. Identical identifiers within different resources MAY be interpreted as identifying the same concept. Such identifiers are frequently called UUIDs or GUIDS.</w:t>
      </w:r>
    </w:p>
    <w:p w14:paraId="19455E8E" w14:textId="77777777" w:rsidR="00D00A6C" w:rsidRDefault="00D00A6C" w:rsidP="00D00A6C">
      <w:pPr>
        <w:pStyle w:val="Heading4"/>
        <w:spacing w:after="120"/>
      </w:pPr>
      <w:r>
        <w:t>Example physical identifiers</w:t>
      </w:r>
    </w:p>
    <w:p w14:paraId="15493D16" w14:textId="77777777" w:rsidR="00D00A6C" w:rsidRDefault="00D00A6C" w:rsidP="00D00A6C">
      <w:r>
        <w:t>The STIX fragment:</w:t>
      </w:r>
    </w:p>
    <w:p w14:paraId="35B9441E" w14:textId="77777777" w:rsidR="00D00A6C" w:rsidRDefault="00D00A6C" w:rsidP="00D00A6C">
      <w:pPr>
        <w:pStyle w:val="NoSpacing"/>
      </w:pPr>
      <w:r>
        <w:t xml:space="preserve">       &lt;stix:TTP </w:t>
      </w:r>
      <w:r>
        <w:tab/>
      </w:r>
      <w:r>
        <w:tab/>
        <w:t xml:space="preserve">id="opensource:ttp-62ff7599-e1db-414f-b742-908def2ec219" </w:t>
      </w:r>
    </w:p>
    <w:p w14:paraId="1F77058C" w14:textId="77777777" w:rsidR="00D00A6C" w:rsidRDefault="00D00A6C" w:rsidP="00D00A6C">
      <w:pPr>
        <w:pStyle w:val="NoSpacing"/>
      </w:pPr>
      <w:r>
        <w:tab/>
      </w:r>
      <w:r>
        <w:tab/>
      </w:r>
      <w:r>
        <w:tab/>
      </w:r>
      <w:r>
        <w:rPr>
          <w:color w:val="000000"/>
          <w:u w:val="single"/>
        </w:rPr>
        <w:t>timestamp</w:t>
      </w:r>
      <w:r>
        <w:t xml:space="preserve">="2014-11-06T17:46:28.913306+00:00" </w:t>
      </w:r>
    </w:p>
    <w:p w14:paraId="341C8CC0" w14:textId="77777777" w:rsidR="00D00A6C" w:rsidRDefault="00D00A6C" w:rsidP="00D00A6C">
      <w:pPr>
        <w:pStyle w:val="NoSpacing"/>
        <w:ind w:left="1440" w:firstLine="720"/>
      </w:pPr>
      <w:r>
        <w:t>xsi:type="ttp:TTPType" version="1.1.1"&gt;</w:t>
      </w:r>
    </w:p>
    <w:p w14:paraId="465060C4" w14:textId="77777777" w:rsidR="00D00A6C" w:rsidRDefault="00D00A6C" w:rsidP="00D00A6C">
      <w:pPr>
        <w:pStyle w:val="NoSpacing"/>
      </w:pPr>
      <w:r>
        <w:t xml:space="preserve">            &lt;ttp:Title&gt;ZeuS&lt;/ttp:Title&gt;</w:t>
      </w:r>
    </w:p>
    <w:p w14:paraId="149D0FD4" w14:textId="77777777" w:rsidR="00D00A6C" w:rsidRDefault="00D00A6C" w:rsidP="00D00A6C">
      <w:pPr>
        <w:pStyle w:val="NoSpacing"/>
      </w:pPr>
      <w:r>
        <w:t xml:space="preserve">        &lt;/stix:TTP&gt;</w:t>
      </w:r>
    </w:p>
    <w:p w14:paraId="6874FC93" w14:textId="77777777" w:rsidR="00D00A6C" w:rsidRDefault="00D00A6C" w:rsidP="00D00A6C">
      <w:pPr>
        <w:pStyle w:val="NoSpacing"/>
      </w:pPr>
    </w:p>
    <w:p w14:paraId="6B0A74F5" w14:textId="77777777" w:rsidR="00D00A6C" w:rsidRDefault="00D00A6C" w:rsidP="00D00A6C">
      <w:r w:rsidRPr="00496508">
        <w:lastRenderedPageBreak/>
        <w:t>Could use an XPATH expression for the ID, such as:  ‘//*[@ID=”opensource:ttp-62ff7599-e1db-414f-b742-908def2ec219]’ as the physical ID for the TTP fact (asserting the existence of the TTP) and "‘//*[@ID=”opensource:ttp-62ff7599-e1db-414f-b742-908def2ec219”:]/Title[1]’ as the ID for the title fact.</w:t>
      </w:r>
      <w:r>
        <w:t xml:space="preserve"> </w:t>
      </w:r>
    </w:p>
    <w:p w14:paraId="0B35C7E1" w14:textId="77777777" w:rsidR="00D00A6C" w:rsidRPr="00496508" w:rsidRDefault="00D00A6C" w:rsidP="00D00A6C">
      <w:r>
        <w:t>Physical identifiers are not typically exposed to the user.</w:t>
      </w:r>
    </w:p>
    <w:p w14:paraId="2941B35E" w14:textId="77777777" w:rsidR="00D00A6C" w:rsidRDefault="00D00A6C" w:rsidP="00D00A6C">
      <w:pPr>
        <w:pStyle w:val="Heading3"/>
        <w:spacing w:after="120"/>
      </w:pPr>
      <w:bookmarkStart w:id="337" w:name="_Toc409726560"/>
      <w:bookmarkStart w:id="338" w:name="_Toc418510258"/>
      <w:r>
        <w:t>CONCEPT representation identifiers</w:t>
      </w:r>
      <w:bookmarkEnd w:id="337"/>
      <w:bookmarkEnd w:id="338"/>
    </w:p>
    <w:p w14:paraId="588AF291" w14:textId="77777777" w:rsidR="00D00A6C" w:rsidRDefault="00D00A6C" w:rsidP="00D00A6C">
      <w:r>
        <w:t xml:space="preserve">All conceptual facts, or “CONCEPTS” reside in some knowledge base, this knowledge base has a unique physical and logical identity.  Within a knowledge base there exists a set of concepts with an identifier unique within that knowledge base. The combination of the knowledge base identifier and the concept identifier must be universally unique. </w:t>
      </w:r>
    </w:p>
    <w:p w14:paraId="65888136" w14:textId="77777777" w:rsidR="00D00A6C" w:rsidRDefault="00D00A6C" w:rsidP="00D00A6C">
      <w:pPr>
        <w:pStyle w:val="Heading3"/>
        <w:spacing w:after="120"/>
      </w:pPr>
      <w:bookmarkStart w:id="339" w:name="_Toc409726561"/>
      <w:bookmarkStart w:id="340" w:name="_Toc418510259"/>
      <w:r>
        <w:t>Sources</w:t>
      </w:r>
      <w:bookmarkEnd w:id="339"/>
      <w:bookmarkEnd w:id="340"/>
    </w:p>
    <w:p w14:paraId="40D1DAF8" w14:textId="77777777" w:rsidR="00D00A6C" w:rsidRDefault="00D00A6C" w:rsidP="00D00A6C">
      <w:r>
        <w:t>All concepts come from some source outside of the conceptual system (even if this is a rule or inference operating in the conceptual system). Concepts have a SOURCE. All sources produce concept representations via some rule (inferences are considered rules). A REPRESENTATION of a concept (represents relation) is one such rule. Thus all concepts may be traced to their source as it existed at a particular time and was interpreted or computed based on a rule at that time.</w:t>
      </w:r>
    </w:p>
    <w:p w14:paraId="4DCA3A94" w14:textId="77777777" w:rsidR="00D00A6C" w:rsidRDefault="00D00A6C" w:rsidP="00D00A6C">
      <w:pPr>
        <w:pStyle w:val="Heading4"/>
        <w:spacing w:after="120"/>
      </w:pPr>
      <w:r>
        <w:t>Relation:</w:t>
      </w:r>
    </w:p>
    <w:p w14:paraId="62361B7A" w14:textId="77777777" w:rsidR="00D00A6C" w:rsidRDefault="00D00A6C" w:rsidP="00D00A6C">
      <w:pPr>
        <w:pStyle w:val="ListParagraph"/>
        <w:numPr>
          <w:ilvl w:val="0"/>
          <w:numId w:val="34"/>
        </w:numPr>
        <w:spacing w:after="200" w:line="276" w:lineRule="auto"/>
        <w:contextualSpacing/>
      </w:pPr>
      <w:r>
        <w:t>Verb form: Fact</w:t>
      </w:r>
      <w:r>
        <w:sym w:font="Wingdings" w:char="F0E0"/>
      </w:r>
      <w:r>
        <w:t>has source</w:t>
      </w:r>
      <w:r>
        <w:sym w:font="Wingdings" w:char="F0E0"/>
      </w:r>
      <w:r>
        <w:t>Source Record</w:t>
      </w:r>
    </w:p>
    <w:p w14:paraId="50C8FDBF" w14:textId="77777777" w:rsidR="00D00A6C" w:rsidRDefault="00D00A6C" w:rsidP="00D00A6C">
      <w:pPr>
        <w:pStyle w:val="ListParagraph"/>
        <w:numPr>
          <w:ilvl w:val="0"/>
          <w:numId w:val="34"/>
        </w:numPr>
        <w:spacing w:after="200" w:line="276" w:lineRule="auto"/>
        <w:contextualSpacing/>
      </w:pPr>
      <w:r>
        <w:t>Noun form: Source(Fact, Source Record)</w:t>
      </w:r>
    </w:p>
    <w:p w14:paraId="49BB6DD7" w14:textId="77777777" w:rsidR="00D00A6C" w:rsidRDefault="00D00A6C" w:rsidP="00D00A6C">
      <w:r>
        <w:t>Every conceptual fact has a source, that source identifies:</w:t>
      </w:r>
    </w:p>
    <w:p w14:paraId="3671A8B3" w14:textId="77777777" w:rsidR="00D00A6C" w:rsidRDefault="00D00A6C" w:rsidP="00D00A6C">
      <w:pPr>
        <w:pStyle w:val="ListParagraph"/>
        <w:numPr>
          <w:ilvl w:val="0"/>
          <w:numId w:val="33"/>
        </w:numPr>
        <w:spacing w:after="200" w:line="276" w:lineRule="auto"/>
        <w:contextualSpacing/>
      </w:pPr>
      <w:r>
        <w:t>The transaction. Transactions identify any physical resource as well as the time of the transaction.</w:t>
      </w:r>
    </w:p>
    <w:p w14:paraId="41619B77" w14:textId="77777777" w:rsidR="00D00A6C" w:rsidRDefault="00D00A6C" w:rsidP="00D00A6C">
      <w:pPr>
        <w:pStyle w:val="ListParagraph"/>
        <w:numPr>
          <w:ilvl w:val="0"/>
          <w:numId w:val="33"/>
        </w:numPr>
        <w:spacing w:after="200" w:line="276" w:lineRule="auto"/>
        <w:contextualSpacing/>
      </w:pPr>
      <w:r>
        <w:t>The rule that produced the fact</w:t>
      </w:r>
    </w:p>
    <w:p w14:paraId="58960629" w14:textId="77777777" w:rsidR="00D00A6C" w:rsidRDefault="00D00A6C" w:rsidP="00D00A6C">
      <w:pPr>
        <w:pStyle w:val="ListParagraph"/>
        <w:numPr>
          <w:ilvl w:val="0"/>
          <w:numId w:val="33"/>
        </w:numPr>
        <w:spacing w:after="200" w:line="276" w:lineRule="auto"/>
        <w:contextualSpacing/>
      </w:pPr>
      <w:r>
        <w:t>The REPRESENTATION source identifier(s)</w:t>
      </w:r>
    </w:p>
    <w:p w14:paraId="0E773C3F" w14:textId="77777777" w:rsidR="00D00A6C" w:rsidRDefault="00D00A6C" w:rsidP="00D00A6C">
      <w:r>
        <w:t>Since facts come from an identifiable source, that source and any internal structure MAY be used as a hint in producing the fact identifier. For resources with internal structure, this would typically be the Resource followed by a set of Packages followed by some name, ID or path of the REPRESENTATION fact.</w:t>
      </w:r>
    </w:p>
    <w:p w14:paraId="0F4EFF34" w14:textId="77777777" w:rsidR="00D00A6C" w:rsidRDefault="00D00A6C" w:rsidP="00D00A6C">
      <w:r>
        <w:t>The same source MAY result in multiple concepts. A representation concept is unique to a source but may be declared as equivalent to other representations concept.</w:t>
      </w:r>
    </w:p>
    <w:p w14:paraId="64A117D9" w14:textId="77777777" w:rsidR="00D00A6C" w:rsidRDefault="00D00A6C" w:rsidP="00D00A6C">
      <w:pPr>
        <w:pStyle w:val="Heading3"/>
        <w:spacing w:after="120"/>
      </w:pPr>
      <w:bookmarkStart w:id="341" w:name="_Toc409726562"/>
      <w:bookmarkStart w:id="342" w:name="_Toc418510260"/>
      <w:r>
        <w:t>Ownership</w:t>
      </w:r>
      <w:bookmarkEnd w:id="341"/>
      <w:bookmarkEnd w:id="342"/>
    </w:p>
    <w:p w14:paraId="131CD53F" w14:textId="77777777" w:rsidR="00D00A6C" w:rsidRDefault="00D00A6C" w:rsidP="00D00A6C">
      <w:r>
        <w:t>A representation concept, other than a resource, shall be “owned” by another concept, this ownership shall correspond with the structure of the source where such structure is important in interpreting the concept. The concept statement is owned, the ownership of the statement has no semantic interpretation with relation to what the concept means. Ownership of the concept may have a semantic interpretation as to the authority, scope or timeframe of the concept.</w:t>
      </w:r>
    </w:p>
    <w:p w14:paraId="542D9D90" w14:textId="77777777" w:rsidR="00D00A6C" w:rsidRDefault="00D00A6C" w:rsidP="00D00A6C">
      <w:r>
        <w:t>Ownership is one dimension of “context”, a concept may be contextualized by any number of context. Context may impact the interpretation of or trust in a concept. The context set of an owner in included in the context sets of concepts it owns.</w:t>
      </w:r>
    </w:p>
    <w:p w14:paraId="750288AF" w14:textId="77777777" w:rsidR="00D00A6C" w:rsidRDefault="00D00A6C" w:rsidP="00D00A6C">
      <w:pPr>
        <w:pStyle w:val="Heading3"/>
        <w:spacing w:after="120"/>
      </w:pPr>
      <w:bookmarkStart w:id="343" w:name="_Toc409726563"/>
      <w:bookmarkStart w:id="344" w:name="_Toc418510261"/>
      <w:r>
        <w:t>Lifetime and context of facts</w:t>
      </w:r>
      <w:bookmarkEnd w:id="343"/>
      <w:bookmarkEnd w:id="344"/>
    </w:p>
    <w:p w14:paraId="7D428693" w14:textId="77777777" w:rsidR="00D00A6C" w:rsidRDefault="00D00A6C" w:rsidP="00D00A6C">
      <w:r>
        <w:t>Logically concepts are never “deleted”, they may become irrelevant or dated as would be determined by statements about the concept. Implementations MAY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14:paraId="7C31AFE8" w14:textId="77777777" w:rsidR="00D00A6C" w:rsidRDefault="00D00A6C" w:rsidP="00D00A6C">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38"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p>
    <w:p w14:paraId="193656E3" w14:textId="77777777" w:rsidR="00D00A6C" w:rsidRPr="00FF678E" w:rsidRDefault="00D00A6C" w:rsidP="00D00A6C">
      <w:r>
        <w:t xml:space="preserve">Note that the above implies that there may be more than one FACT that says exactly the same thing, but they may come from different sources or be stated in different context or timeframes. Or, different sources or context may assert </w:t>
      </w:r>
      <w:r>
        <w:lastRenderedPageBreak/>
        <w:t xml:space="preserve">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p>
    <w:p w14:paraId="54B002D4" w14:textId="77777777" w:rsidR="00D00A6C" w:rsidRPr="00767C2A" w:rsidRDefault="00D00A6C" w:rsidP="00D00A6C"/>
    <w:p w14:paraId="7F6959FA" w14:textId="77777777" w:rsidR="00D00A6C" w:rsidRDefault="00D00A6C" w:rsidP="00D00A6C">
      <w:r>
        <w:br w:type="page"/>
      </w:r>
    </w:p>
    <w:p w14:paraId="07ADB94B" w14:textId="77777777" w:rsidR="00D00A6C" w:rsidRDefault="00D00A6C" w:rsidP="00D00A6C">
      <w:pPr>
        <w:pStyle w:val="Heading2"/>
      </w:pPr>
      <w:bookmarkStart w:id="345" w:name="_Toc418510262"/>
      <w:r>
        <w:lastRenderedPageBreak/>
        <w:t>MOF meta model</w:t>
      </w:r>
      <w:bookmarkEnd w:id="345"/>
    </w:p>
    <w:p w14:paraId="2EAA3442" w14:textId="77777777" w:rsidR="00C45A4B" w:rsidRDefault="00C45A4B" w:rsidP="007765C5">
      <w:pPr>
        <w:pStyle w:val="Heading1"/>
      </w:pPr>
      <w:bookmarkStart w:id="346" w:name="_Toc418510263"/>
      <w:r>
        <w:t xml:space="preserve">Graphical </w:t>
      </w:r>
      <w:r w:rsidR="007765C5">
        <w:t>Notation</w:t>
      </w:r>
      <w:bookmarkEnd w:id="318"/>
      <w:bookmarkEnd w:id="346"/>
    </w:p>
    <w:p w14:paraId="52A3A2CA" w14:textId="77777777" w:rsidR="009025C8" w:rsidRPr="009025C8" w:rsidRDefault="009025C8" w:rsidP="009025C8">
      <w:pPr>
        <w:pStyle w:val="BodyText"/>
      </w:pPr>
      <w:r>
        <w:t>The following provides some initial indication of the graphical notation.</w:t>
      </w:r>
    </w:p>
    <w:p w14:paraId="6AA8FEEA" w14:textId="77777777" w:rsidR="0088291A" w:rsidRDefault="0088291A" w:rsidP="0088291A">
      <w:pPr>
        <w:pStyle w:val="Heading2"/>
      </w:pPr>
      <w:bookmarkStart w:id="347" w:name="_Toc418510264"/>
      <w:r>
        <w:t>Context</w:t>
      </w:r>
      <w:bookmarkEnd w:id="347"/>
    </w:p>
    <w:p w14:paraId="7048478C" w14:textId="77777777" w:rsidR="0088291A" w:rsidRPr="0088291A" w:rsidRDefault="0088291A" w:rsidP="0088291A">
      <w:pPr>
        <w:pStyle w:val="BodyText"/>
      </w:pPr>
      <w:r>
        <w:object w:dxaOrig="14495" w:dyaOrig="10950" w14:anchorId="7A73A6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65pt;height:330.9pt" o:ole="" o:allowoverlap="f">
            <v:imagedata r:id="rId39" o:title=""/>
          </v:shape>
          <o:OLEObject Type="Embed" ProgID="Visio.Drawing.11" ShapeID="_x0000_i1025" DrawAspect="Content" ObjectID="_1366309363" r:id="rId40"/>
        </w:object>
      </w:r>
    </w:p>
    <w:p w14:paraId="1FEDBF52" w14:textId="77777777" w:rsidR="0088291A" w:rsidRDefault="0088291A" w:rsidP="0088291A">
      <w:pPr>
        <w:pStyle w:val="Heading2"/>
      </w:pPr>
      <w:bookmarkStart w:id="348" w:name="_Toc418510265"/>
      <w:r>
        <w:lastRenderedPageBreak/>
        <w:t>Types</w:t>
      </w:r>
      <w:bookmarkEnd w:id="348"/>
    </w:p>
    <w:p w14:paraId="7ED17132" w14:textId="77777777" w:rsidR="0088291A" w:rsidRDefault="0088291A" w:rsidP="0088291A">
      <w:pPr>
        <w:pStyle w:val="BodyText"/>
      </w:pPr>
      <w:r>
        <w:object w:dxaOrig="11290" w:dyaOrig="10344" w14:anchorId="41B51E0E">
          <v:shape id="_x0000_i1026" type="#_x0000_t75" style="width:418.25pt;height:383.45pt" o:ole="" o:allowoverlap="f">
            <v:imagedata r:id="rId41" o:title=""/>
          </v:shape>
          <o:OLEObject Type="Embed" ProgID="Visio.Drawing.11" ShapeID="_x0000_i1026" DrawAspect="Content" ObjectID="_1366309364" r:id="rId42"/>
        </w:object>
      </w:r>
    </w:p>
    <w:p w14:paraId="43F08526" w14:textId="77777777" w:rsidR="0088291A" w:rsidRPr="0088291A" w:rsidRDefault="0088291A" w:rsidP="0088291A">
      <w:pPr>
        <w:pStyle w:val="BodyText"/>
      </w:pPr>
    </w:p>
    <w:p w14:paraId="7D30D18D" w14:textId="77777777" w:rsidR="0088291A" w:rsidRDefault="0088291A" w:rsidP="0088291A">
      <w:pPr>
        <w:pStyle w:val="Heading2"/>
      </w:pPr>
      <w:bookmarkStart w:id="349" w:name="_Toc418510266"/>
      <w:r>
        <w:lastRenderedPageBreak/>
        <w:t>Relation Types</w:t>
      </w:r>
      <w:bookmarkEnd w:id="349"/>
    </w:p>
    <w:p w14:paraId="54E40AC1" w14:textId="77777777" w:rsidR="0026401C" w:rsidRPr="0026401C" w:rsidRDefault="0026401C" w:rsidP="0026401C">
      <w:pPr>
        <w:pStyle w:val="BodyText"/>
      </w:pPr>
      <w:r>
        <w:object w:dxaOrig="14458" w:dyaOrig="10836" w14:anchorId="5C4ECBE3">
          <v:shape id="_x0000_i1027" type="#_x0000_t75" style="width:7in;height:377pt" o:ole="" o:allowoverlap="f">
            <v:imagedata r:id="rId43" o:title=""/>
          </v:shape>
          <o:OLEObject Type="Embed" ProgID="Visio.Drawing.11" ShapeID="_x0000_i1027" DrawAspect="Content" ObjectID="_1366309365" r:id="rId44"/>
        </w:object>
      </w:r>
    </w:p>
    <w:p w14:paraId="4B7D63C2" w14:textId="77777777" w:rsidR="006C56AA" w:rsidRDefault="006C56AA" w:rsidP="0088291A">
      <w:pPr>
        <w:pStyle w:val="Heading2"/>
      </w:pPr>
      <w:bookmarkStart w:id="350" w:name="_Toc418510267"/>
      <w:r>
        <w:t>Directed Relation Types</w:t>
      </w:r>
      <w:bookmarkEnd w:id="350"/>
    </w:p>
    <w:p w14:paraId="2468D48F" w14:textId="77777777" w:rsidR="0026401C" w:rsidRPr="0026401C" w:rsidRDefault="0026401C" w:rsidP="0026401C">
      <w:pPr>
        <w:pStyle w:val="BodyText"/>
      </w:pPr>
      <w:r>
        <w:object w:dxaOrig="12937" w:dyaOrig="4767" w14:anchorId="55F0A445">
          <v:shape id="_x0000_i1028" type="#_x0000_t75" style="width:501.55pt;height:185.25pt" o:ole="" o:allowoverlap="f">
            <v:imagedata r:id="rId45" o:title=""/>
          </v:shape>
          <o:OLEObject Type="Embed" ProgID="Visio.Drawing.11" ShapeID="_x0000_i1028" DrawAspect="Content" ObjectID="_1366309366" r:id="rId46"/>
        </w:object>
      </w:r>
    </w:p>
    <w:p w14:paraId="64AF2593" w14:textId="77777777" w:rsidR="0088291A" w:rsidRDefault="0088291A" w:rsidP="0088291A">
      <w:pPr>
        <w:pStyle w:val="Heading2"/>
      </w:pPr>
      <w:bookmarkStart w:id="351" w:name="_Toc418510268"/>
      <w:r>
        <w:lastRenderedPageBreak/>
        <w:t>Instances</w:t>
      </w:r>
      <w:bookmarkEnd w:id="351"/>
    </w:p>
    <w:p w14:paraId="2E415803" w14:textId="77777777" w:rsidR="0026401C" w:rsidRPr="0026401C" w:rsidRDefault="0026401C" w:rsidP="0026401C">
      <w:pPr>
        <w:pStyle w:val="BodyText"/>
      </w:pPr>
      <w:r>
        <w:object w:dxaOrig="12933" w:dyaOrig="9384" w14:anchorId="0BDADEFC">
          <v:shape id="_x0000_i1029" type="#_x0000_t75" style="width:491.05pt;height:355.95pt" o:ole="" o:allowoverlap="f">
            <v:imagedata r:id="rId47" o:title=""/>
          </v:shape>
          <o:OLEObject Type="Embed" ProgID="Visio.Drawing.11" ShapeID="_x0000_i1029" DrawAspect="Content" ObjectID="_1366309367" r:id="rId48"/>
        </w:object>
      </w:r>
    </w:p>
    <w:p w14:paraId="1BDA3C3D" w14:textId="77777777" w:rsidR="0088291A" w:rsidRDefault="0088291A" w:rsidP="0088291A">
      <w:pPr>
        <w:pStyle w:val="Heading2"/>
      </w:pPr>
      <w:bookmarkStart w:id="352" w:name="_Toc418510269"/>
      <w:r>
        <w:lastRenderedPageBreak/>
        <w:t>Quantifications</w:t>
      </w:r>
      <w:bookmarkEnd w:id="352"/>
    </w:p>
    <w:p w14:paraId="1E45BF23" w14:textId="77777777" w:rsidR="00550CC8" w:rsidRPr="00550CC8" w:rsidRDefault="00550CC8" w:rsidP="00550CC8">
      <w:pPr>
        <w:pStyle w:val="BodyText"/>
      </w:pPr>
      <w:r>
        <w:object w:dxaOrig="12821" w:dyaOrig="13857" w14:anchorId="66A91CF2">
          <v:shape id="_x0000_i1030" type="#_x0000_t75" style="width:516.15pt;height:557.4pt" o:ole="" o:allowoverlap="f">
            <v:imagedata r:id="rId49" o:title=""/>
          </v:shape>
          <o:OLEObject Type="Embed" ProgID="Visio.Drawing.11" ShapeID="_x0000_i1030" DrawAspect="Content" ObjectID="_1366309368" r:id="rId50"/>
        </w:object>
      </w:r>
    </w:p>
    <w:p w14:paraId="74C2666C" w14:textId="77777777" w:rsidR="00550CC8" w:rsidRDefault="0088291A" w:rsidP="0088291A">
      <w:pPr>
        <w:pStyle w:val="Heading2"/>
      </w:pPr>
      <w:bookmarkStart w:id="353" w:name="_Toc418510270"/>
      <w:r>
        <w:lastRenderedPageBreak/>
        <w:t>LIM Structure</w:t>
      </w:r>
      <w:bookmarkEnd w:id="353"/>
    </w:p>
    <w:p w14:paraId="60E02CBA" w14:textId="77777777" w:rsidR="00550CC8" w:rsidRPr="00550CC8" w:rsidRDefault="00550CC8" w:rsidP="00550CC8">
      <w:pPr>
        <w:pStyle w:val="BodyText"/>
      </w:pPr>
      <w:r>
        <w:object w:dxaOrig="10529" w:dyaOrig="5731" w14:anchorId="00C860FC">
          <v:shape id="_x0000_i1031" type="#_x0000_t75" style="width:453.05pt;height:246.75pt" o:ole="" o:allowoverlap="f">
            <v:imagedata r:id="rId51" o:title=""/>
          </v:shape>
          <o:OLEObject Type="Embed" ProgID="Visio.Drawing.11" ShapeID="_x0000_i1031" DrawAspect="Content" ObjectID="_1366309369" r:id="rId52"/>
        </w:object>
      </w:r>
    </w:p>
    <w:p w14:paraId="1320C034" w14:textId="77777777" w:rsidR="0088291A" w:rsidRDefault="00550CC8" w:rsidP="0088291A">
      <w:pPr>
        <w:pStyle w:val="Heading2"/>
      </w:pPr>
      <w:bookmarkStart w:id="354" w:name="_Toc418510271"/>
      <w:r>
        <w:t>Important Relations</w:t>
      </w:r>
      <w:bookmarkEnd w:id="354"/>
    </w:p>
    <w:p w14:paraId="6A7A3C31" w14:textId="77777777" w:rsidR="00550CC8" w:rsidRPr="00550CC8" w:rsidRDefault="00550CC8" w:rsidP="00550CC8">
      <w:pPr>
        <w:pStyle w:val="BodyText"/>
      </w:pPr>
      <w:r>
        <w:object w:dxaOrig="10345" w:dyaOrig="6431" w14:anchorId="223D5AB2">
          <v:shape id="_x0000_i1032" type="#_x0000_t75" style="width:410.95pt;height:255.65pt" o:ole="" o:allowoverlap="f">
            <v:imagedata r:id="rId53" o:title=""/>
          </v:shape>
          <o:OLEObject Type="Embed" ProgID="Visio.Drawing.11" ShapeID="_x0000_i1032" DrawAspect="Content" ObjectID="_1366309370" r:id="rId54"/>
        </w:object>
      </w:r>
    </w:p>
    <w:p w14:paraId="6E641191" w14:textId="77777777" w:rsidR="00091A70" w:rsidRDefault="00C45A4B" w:rsidP="007765C5">
      <w:pPr>
        <w:pStyle w:val="Heading1"/>
      </w:pPr>
      <w:bookmarkStart w:id="355" w:name="_Toc377132555"/>
      <w:bookmarkStart w:id="356" w:name="_Toc418510272"/>
      <w:r>
        <w:t>Textual Notation</w:t>
      </w:r>
      <w:bookmarkEnd w:id="355"/>
      <w:bookmarkEnd w:id="356"/>
    </w:p>
    <w:p w14:paraId="1002EBDA" w14:textId="77777777" w:rsidR="00750961" w:rsidRDefault="00750961" w:rsidP="00091A70">
      <w:pPr>
        <w:pStyle w:val="Heading1"/>
      </w:pPr>
      <w:bookmarkStart w:id="357" w:name="_Toc377132556"/>
      <w:bookmarkStart w:id="358" w:name="_Toc418510273"/>
      <w:r>
        <w:t>SIMF Architectural Layers</w:t>
      </w:r>
      <w:bookmarkEnd w:id="357"/>
      <w:bookmarkEnd w:id="358"/>
    </w:p>
    <w:p w14:paraId="5B1ECD8E" w14:textId="77777777" w:rsidR="009F4A75" w:rsidRDefault="009F4A75" w:rsidP="009F4A75">
      <w:pPr>
        <w:pStyle w:val="BodyText"/>
      </w:pPr>
      <w:r>
        <w:t>This section will describe how the SIMF meta model is used at the architectural layers of</w:t>
      </w:r>
    </w:p>
    <w:p w14:paraId="47C0A5BD" w14:textId="77777777" w:rsidR="009F4A75" w:rsidRDefault="009F4A75" w:rsidP="009F4A75">
      <w:pPr>
        <w:pStyle w:val="BodyText"/>
        <w:numPr>
          <w:ilvl w:val="0"/>
          <w:numId w:val="29"/>
        </w:numPr>
      </w:pPr>
      <w:r>
        <w:lastRenderedPageBreak/>
        <w:t xml:space="preserve">Conceptual Domain Model </w:t>
      </w:r>
    </w:p>
    <w:p w14:paraId="44A325BE" w14:textId="77777777" w:rsidR="009F4A75" w:rsidRDefault="009F4A75" w:rsidP="009F4A75">
      <w:pPr>
        <w:pStyle w:val="BodyText"/>
        <w:numPr>
          <w:ilvl w:val="0"/>
          <w:numId w:val="29"/>
        </w:numPr>
      </w:pPr>
      <w:r>
        <w:t>Logical Information Model</w:t>
      </w:r>
    </w:p>
    <w:p w14:paraId="41EBBAF2" w14:textId="77777777" w:rsidR="009F4A75" w:rsidRPr="009F4A75" w:rsidRDefault="009F4A75" w:rsidP="009F4A75">
      <w:pPr>
        <w:pStyle w:val="BodyText"/>
        <w:numPr>
          <w:ilvl w:val="0"/>
          <w:numId w:val="29"/>
        </w:numPr>
      </w:pPr>
      <w:r>
        <w:t>Model Bridging Relations</w:t>
      </w:r>
    </w:p>
    <w:p w14:paraId="0B6FB65A" w14:textId="77777777" w:rsidR="00091A70" w:rsidRDefault="00091A70" w:rsidP="00091A70">
      <w:pPr>
        <w:pStyle w:val="Heading1"/>
      </w:pPr>
      <w:bookmarkStart w:id="359" w:name="_Toc377132557"/>
      <w:bookmarkStart w:id="360" w:name="_Toc418510274"/>
      <w:r>
        <w:t>Standard MBR Models</w:t>
      </w:r>
      <w:bookmarkEnd w:id="359"/>
      <w:bookmarkEnd w:id="360"/>
    </w:p>
    <w:p w14:paraId="57B34567" w14:textId="77777777" w:rsidR="00C45A4B" w:rsidRDefault="002D7A5C" w:rsidP="00091A70">
      <w:pPr>
        <w:pStyle w:val="Heading2"/>
      </w:pPr>
      <w:bookmarkStart w:id="361" w:name="_Toc377132558"/>
      <w:bookmarkStart w:id="362" w:name="_Toc418510275"/>
      <w:r>
        <w:t>Entity/</w:t>
      </w:r>
      <w:r w:rsidR="00C45A4B">
        <w:t>Relationship (ER) Modeling</w:t>
      </w:r>
      <w:bookmarkEnd w:id="361"/>
      <w:bookmarkEnd w:id="362"/>
    </w:p>
    <w:p w14:paraId="137A6ECA" w14:textId="77777777" w:rsidR="00C45A4B" w:rsidRDefault="00C45A4B" w:rsidP="00091A70">
      <w:pPr>
        <w:pStyle w:val="Heading2"/>
      </w:pPr>
      <w:bookmarkStart w:id="363" w:name="_Toc377132559"/>
      <w:bookmarkStart w:id="364" w:name="_Toc418510276"/>
      <w:r>
        <w:t>SQL Data Definition Language (DDL)</w:t>
      </w:r>
      <w:bookmarkEnd w:id="363"/>
      <w:bookmarkEnd w:id="364"/>
    </w:p>
    <w:p w14:paraId="5AF90436" w14:textId="77777777" w:rsidR="00C45A4B" w:rsidRDefault="00C45A4B" w:rsidP="00091A70">
      <w:pPr>
        <w:pStyle w:val="Heading2"/>
      </w:pPr>
      <w:bookmarkStart w:id="365" w:name="_Toc377132560"/>
      <w:bookmarkStart w:id="366" w:name="_Toc418510277"/>
      <w:r>
        <w:t>XML Schema Definition (XSD)</w:t>
      </w:r>
      <w:bookmarkEnd w:id="365"/>
      <w:bookmarkEnd w:id="366"/>
    </w:p>
    <w:p w14:paraId="1E237ABD" w14:textId="77777777" w:rsidR="00C45A4B" w:rsidRDefault="00C45A4B" w:rsidP="00091A70">
      <w:pPr>
        <w:pStyle w:val="Heading2"/>
      </w:pPr>
      <w:bookmarkStart w:id="367" w:name="_Toc377132561"/>
      <w:bookmarkStart w:id="368" w:name="_Toc418510278"/>
      <w:r>
        <w:t>Unified Modeling Language (UML)</w:t>
      </w:r>
      <w:bookmarkEnd w:id="367"/>
      <w:bookmarkEnd w:id="368"/>
    </w:p>
    <w:p w14:paraId="52286672" w14:textId="77777777" w:rsidR="00C45A4B" w:rsidRDefault="00C45A4B" w:rsidP="00091A70">
      <w:pPr>
        <w:pStyle w:val="Heading2"/>
      </w:pPr>
      <w:bookmarkStart w:id="369" w:name="_Toc377132562"/>
      <w:bookmarkStart w:id="370" w:name="_Toc418510279"/>
      <w:r>
        <w:t>Semantics of Business Vocabularies and Rules (SBVR)</w:t>
      </w:r>
      <w:bookmarkEnd w:id="369"/>
      <w:bookmarkEnd w:id="370"/>
    </w:p>
    <w:p w14:paraId="72EF0FAF" w14:textId="77777777" w:rsidR="00C45A4B" w:rsidRDefault="00C45A4B" w:rsidP="00091A70">
      <w:pPr>
        <w:pStyle w:val="Heading2"/>
      </w:pPr>
      <w:bookmarkStart w:id="371" w:name="_Toc377132563"/>
      <w:bookmarkStart w:id="372" w:name="_Toc418510280"/>
      <w:r>
        <w:t>OWL Web Ontology Language</w:t>
      </w:r>
      <w:bookmarkEnd w:id="371"/>
      <w:bookmarkEnd w:id="372"/>
    </w:p>
    <w:p w14:paraId="58399878" w14:textId="77777777" w:rsidR="00C45A4B" w:rsidRDefault="00C45A4B" w:rsidP="00091A70">
      <w:pPr>
        <w:pStyle w:val="Heading2"/>
      </w:pPr>
      <w:bookmarkStart w:id="373" w:name="_Toc377132564"/>
      <w:bookmarkStart w:id="374" w:name="_Toc418510281"/>
      <w:r>
        <w:t>RDF Schema (RDF/S)</w:t>
      </w:r>
      <w:bookmarkEnd w:id="373"/>
      <w:bookmarkEnd w:id="374"/>
    </w:p>
    <w:p w14:paraId="349B2303" w14:textId="77777777" w:rsidR="00C45A4B" w:rsidRDefault="00BD5603" w:rsidP="00C45A4B">
      <w:pPr>
        <w:pStyle w:val="Heading1"/>
        <w:numPr>
          <w:ilvl w:val="0"/>
          <w:numId w:val="0"/>
        </w:numPr>
      </w:pPr>
      <w:r>
        <w:br w:type="page"/>
      </w:r>
      <w:bookmarkStart w:id="375" w:name="_Toc377132565"/>
      <w:bookmarkStart w:id="376" w:name="_Toc418510282"/>
      <w:r w:rsidR="00C45A4B">
        <w:lastRenderedPageBreak/>
        <w:t>Annex A Examples (informative)</w:t>
      </w:r>
      <w:bookmarkEnd w:id="375"/>
      <w:bookmarkEnd w:id="376"/>
    </w:p>
    <w:p w14:paraId="3E9B07C0" w14:textId="77777777" w:rsidR="00C45A4B" w:rsidRDefault="00C45A4B" w:rsidP="00C45A4B">
      <w:pPr>
        <w:pStyle w:val="Heading2"/>
        <w:numPr>
          <w:ilvl w:val="0"/>
          <w:numId w:val="0"/>
        </w:numPr>
      </w:pPr>
      <w:bookmarkStart w:id="377" w:name="_Toc377132566"/>
      <w:bookmarkStart w:id="378" w:name="_Toc418510283"/>
      <w:r>
        <w:t>A.1 Example 1</w:t>
      </w:r>
      <w:bookmarkEnd w:id="377"/>
      <w:bookmarkEnd w:id="378"/>
    </w:p>
    <w:p w14:paraId="5C852C89" w14:textId="77777777" w:rsidR="00C45A4B" w:rsidRDefault="00C45A4B" w:rsidP="00C45A4B">
      <w:pPr>
        <w:pStyle w:val="Heading2"/>
        <w:numPr>
          <w:ilvl w:val="0"/>
          <w:numId w:val="0"/>
        </w:numPr>
      </w:pPr>
      <w:bookmarkStart w:id="379" w:name="_Toc377132567"/>
      <w:bookmarkStart w:id="380" w:name="_Toc418510284"/>
      <w:r>
        <w:t>A.2 Example 2</w:t>
      </w:r>
      <w:bookmarkEnd w:id="379"/>
      <w:bookmarkEnd w:id="380"/>
    </w:p>
    <w:p w14:paraId="7C0A7129" w14:textId="77777777" w:rsidR="00C45A4B" w:rsidRDefault="00C45A4B" w:rsidP="00C45A4B">
      <w:pPr>
        <w:pStyle w:val="Heading2"/>
        <w:numPr>
          <w:ilvl w:val="0"/>
          <w:numId w:val="0"/>
        </w:numPr>
      </w:pPr>
      <w:bookmarkStart w:id="381" w:name="_Toc377132568"/>
      <w:bookmarkStart w:id="382" w:name="_Toc418510285"/>
      <w:r>
        <w:t>A.3 Example 3</w:t>
      </w:r>
      <w:bookmarkEnd w:id="381"/>
      <w:bookmarkEnd w:id="382"/>
    </w:p>
    <w:p w14:paraId="37A43997" w14:textId="77777777" w:rsidR="00C45A4B" w:rsidRPr="00036F43" w:rsidRDefault="00C45A4B" w:rsidP="00C45A4B">
      <w:pPr>
        <w:pStyle w:val="Heading2"/>
        <w:numPr>
          <w:ilvl w:val="0"/>
          <w:numId w:val="0"/>
        </w:numPr>
      </w:pPr>
      <w:bookmarkStart w:id="383" w:name="_Toc377132569"/>
      <w:bookmarkStart w:id="384" w:name="_Toc418510286"/>
      <w:r>
        <w:t>A.4 Example 4</w:t>
      </w:r>
      <w:bookmarkEnd w:id="383"/>
      <w:bookmarkEnd w:id="384"/>
    </w:p>
    <w:p w14:paraId="32422DE6" w14:textId="77777777" w:rsidR="00C45A4B" w:rsidRDefault="00BD5603" w:rsidP="00C45A4B">
      <w:pPr>
        <w:pStyle w:val="Heading1"/>
        <w:numPr>
          <w:ilvl w:val="0"/>
          <w:numId w:val="0"/>
        </w:numPr>
      </w:pPr>
      <w:r>
        <w:br w:type="page"/>
      </w:r>
      <w:bookmarkStart w:id="385" w:name="_Toc377132570"/>
      <w:bookmarkStart w:id="386" w:name="_Toc418510287"/>
      <w:r w:rsidR="00C45A4B">
        <w:lastRenderedPageBreak/>
        <w:t>Annex B Mapping to RDF (normative)</w:t>
      </w:r>
      <w:bookmarkEnd w:id="385"/>
      <w:bookmarkEnd w:id="386"/>
    </w:p>
    <w:p w14:paraId="2FE79471" w14:textId="77777777" w:rsidR="00C45A4B" w:rsidRDefault="00BD5603" w:rsidP="00C45A4B">
      <w:pPr>
        <w:pStyle w:val="Heading1"/>
        <w:numPr>
          <w:ilvl w:val="0"/>
          <w:numId w:val="0"/>
        </w:numPr>
      </w:pPr>
      <w:r>
        <w:br w:type="page"/>
      </w:r>
      <w:bookmarkStart w:id="387" w:name="_Toc377132571"/>
      <w:bookmarkStart w:id="388" w:name="_Toc418510288"/>
      <w:r w:rsidR="00C45A4B">
        <w:lastRenderedPageBreak/>
        <w:t>Annex C UML Profile (normative)</w:t>
      </w:r>
      <w:bookmarkEnd w:id="387"/>
      <w:bookmarkEnd w:id="388"/>
    </w:p>
    <w:p w14:paraId="62367C41" w14:textId="77777777" w:rsidR="0098398E" w:rsidRDefault="0098398E" w:rsidP="0098398E">
      <w:pPr>
        <w:pStyle w:val="Heading2"/>
        <w:rPr>
          <w:ins w:id="389" w:author="Jim Logan" w:date="2015-05-06T21:28:00Z"/>
        </w:rPr>
      </w:pPr>
      <w:bookmarkStart w:id="390" w:name="_Toc409726564"/>
      <w:bookmarkStart w:id="391" w:name="_Toc418510289"/>
      <w:commentRangeStart w:id="392"/>
      <w:ins w:id="393" w:author="Jim Logan" w:date="2015-05-06T21:28:00Z">
        <w:r>
          <w:t>Conceptual Modeling Interpretation of UML</w:t>
        </w:r>
        <w:commentRangeEnd w:id="392"/>
        <w:r>
          <w:rPr>
            <w:rStyle w:val="CommentReference"/>
            <w:rFonts w:ascii="Times New Roman" w:hAnsi="Times New Roman"/>
            <w:b w:val="0"/>
          </w:rPr>
          <w:commentReference w:id="392"/>
        </w:r>
      </w:ins>
    </w:p>
    <w:p w14:paraId="5F49B535" w14:textId="77777777" w:rsidR="0098398E" w:rsidRDefault="0098398E" w:rsidP="0098398E">
      <w:pPr>
        <w:rPr>
          <w:ins w:id="394" w:author="Jim Logan" w:date="2015-05-06T21:28:00Z"/>
        </w:rPr>
      </w:pPr>
      <w:ins w:id="395" w:author="Jim Logan" w:date="2015-05-06T21:28:00Z">
        <w:r>
          <w:t>In order to improve UML’s suitability for modeling real-world concepts, this profile interprets standard UML to allow subproperties, existential quantification constraints, and universal quantification constraints. In addition to those interpretations, this profile uses a small UML profile to achieve things that cannot be interpreted from standard UML, such as global properties and necessary and sufficient properties. The following subsections describe how this profile achieves these capabilities.</w:t>
        </w:r>
      </w:ins>
    </w:p>
    <w:p w14:paraId="29B9AC2A" w14:textId="77777777" w:rsidR="0098398E" w:rsidRDefault="0098398E" w:rsidP="0098398E">
      <w:pPr>
        <w:pStyle w:val="Heading3"/>
        <w:rPr>
          <w:ins w:id="396" w:author="Jim Logan" w:date="2015-05-06T21:28:00Z"/>
        </w:rPr>
      </w:pPr>
      <w:bookmarkStart w:id="397" w:name="_Toc418599502"/>
      <w:ins w:id="398" w:author="Jim Logan" w:date="2015-05-06T21:28:00Z">
        <w:r>
          <w:t>Property Ownership</w:t>
        </w:r>
        <w:bookmarkEnd w:id="397"/>
      </w:ins>
    </w:p>
    <w:p w14:paraId="530E8F0A" w14:textId="77777777" w:rsidR="0098398E" w:rsidRDefault="0098398E" w:rsidP="0098398E">
      <w:pPr>
        <w:rPr>
          <w:ins w:id="399" w:author="Jim Logan" w:date="2015-05-06T21:28:00Z"/>
        </w:rPr>
      </w:pPr>
      <w:ins w:id="400" w:author="Jim Logan" w:date="2015-05-06T21:28:00Z">
        <w:r>
          <w:t>The concept modeling profile of UML interprets the owner of a property as a context in which that property must conform to certain constraints. These constraints can include multiplicity, which includes a minimum cardinality and a maximum cardinality, a type for the property, existential quantification, and universal quantification, which is the default. When an instance is a member of an owning class, all of that class’ constraints must be met.</w:t>
        </w:r>
      </w:ins>
    </w:p>
    <w:p w14:paraId="70924CEB" w14:textId="77777777" w:rsidR="0098398E" w:rsidRDefault="0098398E" w:rsidP="0098398E">
      <w:pPr>
        <w:rPr>
          <w:ins w:id="401" w:author="Jim Logan" w:date="2015-05-06T21:28:00Z"/>
        </w:rPr>
      </w:pPr>
    </w:p>
    <w:p w14:paraId="379DCEDB" w14:textId="77777777" w:rsidR="0098398E" w:rsidRDefault="0098398E" w:rsidP="0098398E">
      <w:pPr>
        <w:rPr>
          <w:ins w:id="402" w:author="Jim Logan" w:date="2015-05-06T21:28:00Z"/>
        </w:rPr>
      </w:pPr>
      <w:ins w:id="403" w:author="Jim Logan" w:date="2015-05-06T21:28:00Z">
        <w:r>
          <w:t>UML allows the cardinality of a property to be left unspecified. The concept modeling profile interprets unspecified cardinalities as being zero to many (“0..*”).</w:t>
        </w:r>
      </w:ins>
    </w:p>
    <w:p w14:paraId="3C156839" w14:textId="77777777" w:rsidR="0098398E" w:rsidRDefault="0098398E" w:rsidP="0098398E">
      <w:pPr>
        <w:pStyle w:val="Heading3"/>
        <w:rPr>
          <w:ins w:id="404" w:author="Jim Logan" w:date="2015-05-06T21:28:00Z"/>
        </w:rPr>
      </w:pPr>
      <w:bookmarkStart w:id="405" w:name="_Toc418599503"/>
      <w:ins w:id="406" w:author="Jim Logan" w:date="2015-05-06T21:28:00Z">
        <w:r>
          <w:t>Global Properties</w:t>
        </w:r>
        <w:bookmarkEnd w:id="405"/>
      </w:ins>
    </w:p>
    <w:p w14:paraId="1C4C232F" w14:textId="77777777" w:rsidR="0098398E" w:rsidRDefault="0098398E" w:rsidP="0098398E">
      <w:pPr>
        <w:rPr>
          <w:ins w:id="407" w:author="Jim Logan" w:date="2015-05-06T21:28:00Z"/>
          <w:bCs/>
          <w:szCs w:val="24"/>
        </w:rPr>
      </w:pPr>
      <w:ins w:id="408" w:author="Jim Logan" w:date="2015-05-06T21:28:00Z">
        <w:r>
          <w:rPr>
            <w:bCs/>
            <w:szCs w:val="24"/>
          </w:rPr>
          <w:t xml:space="preserve">Global properties are property declarations that can be used by any instance. Normally, </w:t>
        </w:r>
        <w:r>
          <w:rPr>
            <w:szCs w:val="24"/>
          </w:rPr>
          <w:t xml:space="preserve">a UML property cannot be defined outside of a classifier, so a global property declaration is represented as a UML property owned by a class that is stereotyped as a </w:t>
        </w:r>
        <w:r w:rsidRPr="00FB3AFD">
          <w:rPr>
            <w:b/>
            <w:bCs/>
            <w:szCs w:val="24"/>
          </w:rPr>
          <w:t>«</w:t>
        </w:r>
        <w:r>
          <w:rPr>
            <w:szCs w:val="24"/>
          </w:rPr>
          <w:t>PropertyHolder</w:t>
        </w:r>
        <w:r w:rsidRPr="00FB3AFD">
          <w:rPr>
            <w:b/>
            <w:bCs/>
            <w:szCs w:val="24"/>
          </w:rPr>
          <w:t>»</w:t>
        </w:r>
        <w:r>
          <w:rPr>
            <w:b/>
            <w:bCs/>
            <w:szCs w:val="24"/>
          </w:rPr>
          <w:t xml:space="preserve">. </w:t>
        </w:r>
        <w:r>
          <w:rPr>
            <w:bCs/>
            <w:szCs w:val="24"/>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of which all other classes are subclasses. Thus, a property of a property holder is inherited by all subclasses. In addition, while the name of a property holder is irrelevant,</w:t>
        </w:r>
        <w:r w:rsidRPr="00B34E8B">
          <w:t xml:space="preserve"> </w:t>
        </w:r>
        <w:r>
          <w:t>consistently naming property holders “Thing”, “Concept”, or “Entity” in all concept models avoids any confusion with normal classes.</w:t>
        </w:r>
      </w:ins>
    </w:p>
    <w:p w14:paraId="2FEE78B3" w14:textId="77777777" w:rsidR="0098398E" w:rsidRPr="00F05AD9" w:rsidRDefault="0098398E" w:rsidP="0098398E">
      <w:pPr>
        <w:rPr>
          <w:ins w:id="409" w:author="Jim Logan" w:date="2015-05-06T21:28:00Z"/>
          <w:bCs/>
          <w:szCs w:val="24"/>
        </w:rPr>
      </w:pPr>
    </w:p>
    <w:p w14:paraId="6A992E76" w14:textId="77777777" w:rsidR="0098398E" w:rsidRDefault="0098398E" w:rsidP="0098398E">
      <w:pPr>
        <w:rPr>
          <w:ins w:id="410" w:author="Jim Logan" w:date="2015-05-06T21:28:00Z"/>
        </w:rPr>
      </w:pPr>
      <w:ins w:id="411" w:author="Jim Logan" w:date="2015-05-06T21:28:00Z">
        <w:r>
          <w:rPr>
            <w:noProof/>
          </w:rPr>
          <w:drawing>
            <wp:inline distT="0" distB="0" distL="0" distR="0" wp14:anchorId="26CD2C85" wp14:editId="28319EBB">
              <wp:extent cx="2981325" cy="14763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81325" cy="1476375"/>
                      </a:xfrm>
                      <a:prstGeom prst="rect">
                        <a:avLst/>
                      </a:prstGeom>
                    </pic:spPr>
                  </pic:pic>
                </a:graphicData>
              </a:graphic>
            </wp:inline>
          </w:drawing>
        </w:r>
      </w:ins>
    </w:p>
    <w:p w14:paraId="119850FE"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412" w:author="Jim Logan" w:date="2015-05-06T21:29:00Z"/>
        </w:rPr>
      </w:pPr>
      <w:bookmarkStart w:id="413" w:name="_Toc418599504"/>
      <w:ins w:id="414" w:author="Jim Logan" w:date="2015-05-06T21:29:00Z">
        <w:r>
          <w:t>Subproperty</w:t>
        </w:r>
        <w:bookmarkEnd w:id="413"/>
      </w:ins>
    </w:p>
    <w:p w14:paraId="1B67D7DF" w14:textId="77777777" w:rsidR="0098398E" w:rsidRDefault="0098398E" w:rsidP="0098398E">
      <w:pPr>
        <w:rPr>
          <w:ins w:id="415" w:author="Jim Logan" w:date="2015-05-06T21:29:00Z"/>
        </w:rPr>
      </w:pPr>
      <w:ins w:id="416" w:author="Jim Logan" w:date="2015-05-06T21:29:00Z">
        <w:r>
          <w:t xml:space="preserve">A subproperty is a more specific kind of property than some other property, and a super property is a more general kind of property than some other property. For example, “has father” is a more specific property than “has parent”, and “has parent” is a more general property than either “has mother” or “has father”. In the concept modeling interpretation of UML, subsetting a property creates a subproperty when the subsetting property has a different name than the subsetted property. (See section </w:t>
        </w:r>
      </w:ins>
      <w:ins w:id="417" w:author="Jim Logan" w:date="2015-05-06T21:32:00Z">
        <w:r w:rsidR="00D96E1E">
          <w:t>XXX</w:t>
        </w:r>
      </w:ins>
      <w:ins w:id="418" w:author="Jim Logan" w:date="2015-05-06T21:29:00Z">
        <w:r>
          <w:t xml:space="preserve">, </w:t>
        </w:r>
        <w:r>
          <w:fldChar w:fldCharType="begin"/>
        </w:r>
        <w:r>
          <w:instrText xml:space="preserve"> REF _Ref292210661 \h </w:instrText>
        </w:r>
        <w:r>
          <w:fldChar w:fldCharType="separate"/>
        </w:r>
        <w:r>
          <w:t>Existential Quantification</w:t>
        </w:r>
        <w:r>
          <w:fldChar w:fldCharType="end"/>
        </w:r>
        <w:r>
          <w:t xml:space="preserve"> Constraint, for when the name is the same or is omitted.) UML provides a {subsets} constraint that asserts that the values within a subsetting property are also in the set of values within a subsetted property. The concept modeling profile interprets a subsetting property having a different name as a subproperty.</w:t>
        </w:r>
      </w:ins>
    </w:p>
    <w:p w14:paraId="79D1574E" w14:textId="77777777" w:rsidR="0098398E" w:rsidRDefault="0098398E" w:rsidP="0098398E">
      <w:pPr>
        <w:rPr>
          <w:ins w:id="419" w:author="Jim Logan" w:date="2015-05-06T21:29:00Z"/>
        </w:rPr>
      </w:pPr>
    </w:p>
    <w:p w14:paraId="6F0F4E9C" w14:textId="77777777" w:rsidR="0098398E" w:rsidRDefault="0098398E" w:rsidP="0098398E">
      <w:pPr>
        <w:rPr>
          <w:ins w:id="420" w:author="Jim Logan" w:date="2015-05-06T21:29:00Z"/>
        </w:rPr>
      </w:pPr>
      <w:ins w:id="421" w:author="Jim Logan" w:date="2015-05-06T21:29:00Z">
        <w:r>
          <w:t xml:space="preserve">The diagram below shows that the property “is capacity of” (owned by the class “Legal Capacity) is a subset of the global property “is conferred on” (from the property holder “Thing”). </w:t>
        </w:r>
      </w:ins>
    </w:p>
    <w:p w14:paraId="39479981" w14:textId="77777777" w:rsidR="0098398E" w:rsidRDefault="0098398E" w:rsidP="0098398E">
      <w:pPr>
        <w:rPr>
          <w:ins w:id="422" w:author="Jim Logan" w:date="2015-05-06T21:29:00Z"/>
        </w:rPr>
      </w:pPr>
    </w:p>
    <w:p w14:paraId="0AD8B3D2" w14:textId="77777777" w:rsidR="0098398E" w:rsidRDefault="0098398E" w:rsidP="0098398E">
      <w:pPr>
        <w:rPr>
          <w:ins w:id="423" w:author="Jim Logan" w:date="2015-05-06T21:29:00Z"/>
          <w:b/>
        </w:rPr>
      </w:pPr>
      <w:ins w:id="424" w:author="Jim Logan" w:date="2015-05-06T21:29:00Z">
        <w:r w:rsidRPr="00817ED2">
          <w:rPr>
            <w:b/>
          </w:rPr>
          <w:t xml:space="preserve">Note that </w:t>
        </w:r>
        <w:r>
          <w:rPr>
            <w:b/>
          </w:rPr>
          <w:t xml:space="preserve">to create </w:t>
        </w:r>
        <w:r w:rsidRPr="00817ED2">
          <w:rPr>
            <w:b/>
          </w:rPr>
          <w:t xml:space="preserve">a </w:t>
        </w:r>
        <w:r>
          <w:rPr>
            <w:b/>
          </w:rPr>
          <w:t>sub</w:t>
        </w:r>
        <w:r w:rsidRPr="00817ED2">
          <w:rPr>
            <w:b/>
          </w:rPr>
          <w:t>property</w:t>
        </w:r>
        <w:r>
          <w:rPr>
            <w:b/>
          </w:rPr>
          <w:t xml:space="preserve">, the subsetting property must </w:t>
        </w:r>
        <w:r w:rsidRPr="00817ED2">
          <w:rPr>
            <w:b/>
          </w:rPr>
          <w:t>have</w:t>
        </w:r>
        <w:r>
          <w:rPr>
            <w:b/>
          </w:rPr>
          <w:t xml:space="preserve"> a</w:t>
        </w:r>
        <w:r w:rsidRPr="00817ED2">
          <w:rPr>
            <w:b/>
          </w:rPr>
          <w:t xml:space="preserve"> </w:t>
        </w:r>
        <w:r w:rsidRPr="009D1799">
          <w:rPr>
            <w:b/>
            <w:i/>
          </w:rPr>
          <w:t>different</w:t>
        </w:r>
        <w:r w:rsidRPr="00817ED2">
          <w:rPr>
            <w:b/>
          </w:rPr>
          <w:t xml:space="preserve"> name than the property</w:t>
        </w:r>
        <w:r>
          <w:rPr>
            <w:b/>
          </w:rPr>
          <w:t xml:space="preserve"> it subsets</w:t>
        </w:r>
        <w:r w:rsidRPr="00817ED2">
          <w:rPr>
            <w:b/>
          </w:rPr>
          <w:t>.</w:t>
        </w:r>
      </w:ins>
    </w:p>
    <w:p w14:paraId="36773D7B" w14:textId="77777777" w:rsidR="0098398E" w:rsidRPr="009D2E06" w:rsidRDefault="0098398E" w:rsidP="0098398E">
      <w:pPr>
        <w:rPr>
          <w:ins w:id="425" w:author="Jim Logan" w:date="2015-05-06T21:29:00Z"/>
          <w:b/>
        </w:rPr>
      </w:pPr>
    </w:p>
    <w:p w14:paraId="177E6862" w14:textId="77777777" w:rsidR="0098398E" w:rsidRDefault="0098398E" w:rsidP="0098398E">
      <w:pPr>
        <w:rPr>
          <w:ins w:id="426" w:author="Jim Logan" w:date="2015-05-06T21:29:00Z"/>
        </w:rPr>
      </w:pPr>
      <w:ins w:id="427" w:author="Jim Logan" w:date="2015-05-06T21:29:00Z">
        <w:r>
          <w:rPr>
            <w:noProof/>
          </w:rPr>
          <w:lastRenderedPageBreak/>
          <w:drawing>
            <wp:inline distT="0" distB="0" distL="0" distR="0" wp14:anchorId="12A334CE" wp14:editId="1A2D7BE5">
              <wp:extent cx="3480816" cy="1481932"/>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1253" cy="1490633"/>
                      </a:xfrm>
                      <a:prstGeom prst="rect">
                        <a:avLst/>
                      </a:prstGeom>
                    </pic:spPr>
                  </pic:pic>
                </a:graphicData>
              </a:graphic>
            </wp:inline>
          </w:drawing>
        </w:r>
        <w:r>
          <w:rPr>
            <w:noProof/>
          </w:rPr>
          <w:drawing>
            <wp:inline distT="0" distB="0" distL="0" distR="0" wp14:anchorId="5DF6D319" wp14:editId="610D528A">
              <wp:extent cx="2444496" cy="149336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7746" cy="1544222"/>
                      </a:xfrm>
                      <a:prstGeom prst="rect">
                        <a:avLst/>
                      </a:prstGeom>
                    </pic:spPr>
                  </pic:pic>
                </a:graphicData>
              </a:graphic>
            </wp:inline>
          </w:drawing>
        </w:r>
      </w:ins>
    </w:p>
    <w:p w14:paraId="67774321" w14:textId="77777777" w:rsidR="0098398E" w:rsidRDefault="0098398E" w:rsidP="0098398E">
      <w:pPr>
        <w:rPr>
          <w:ins w:id="428" w:author="Jim Logan" w:date="2015-05-06T21:29:00Z"/>
        </w:rPr>
      </w:pPr>
    </w:p>
    <w:p w14:paraId="6557266C"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429" w:author="Jim Logan" w:date="2015-05-06T21:29:00Z"/>
        </w:rPr>
      </w:pPr>
      <w:bookmarkStart w:id="430" w:name="_Ref292210626"/>
      <w:bookmarkStart w:id="431" w:name="_Ref292210661"/>
      <w:bookmarkStart w:id="432" w:name="_Toc418599505"/>
      <w:ins w:id="433" w:author="Jim Logan" w:date="2015-05-06T21:29:00Z">
        <w:r>
          <w:t>Existential Quantification</w:t>
        </w:r>
        <w:bookmarkEnd w:id="430"/>
        <w:bookmarkEnd w:id="431"/>
        <w:r>
          <w:t xml:space="preserve"> Constraint</w:t>
        </w:r>
        <w:bookmarkEnd w:id="432"/>
      </w:ins>
    </w:p>
    <w:p w14:paraId="5B69EA7A" w14:textId="77777777" w:rsidR="0098398E" w:rsidRPr="00A7798E" w:rsidRDefault="0098398E" w:rsidP="0098398E">
      <w:pPr>
        <w:rPr>
          <w:ins w:id="434" w:author="Jim Logan" w:date="2015-05-06T21:29:00Z"/>
        </w:rPr>
      </w:pPr>
      <w:ins w:id="435" w:author="Jim Logan" w:date="2015-05-06T21:29:00Z">
        <w:r>
          <w:t xml:space="preserve">A property is not limited to a minimum and a maximum cardinality (known as multiplicity) for just one type. A property can have a multiplicity for a superclass, while at the same time having a more specific multiplicity for one or more subclasses of that superclass. This is known as an </w:t>
        </w:r>
        <w:r>
          <w:rPr>
            <w:i/>
          </w:rPr>
          <w:t xml:space="preserve">existential quantification </w:t>
        </w:r>
        <w:r>
          <w:t>(</w:t>
        </w:r>
        <w:r>
          <w:rPr>
            <w:rFonts w:ascii="Cambria Math" w:hAnsi="Cambria Math" w:cs="Cambria Math"/>
          </w:rPr>
          <w:t>∃</w:t>
        </w:r>
        <w:r>
          <w:t>) or qualified constraint. This type of constraint</w:t>
        </w:r>
        <w:r w:rsidDel="000756D4">
          <w:t xml:space="preserve"> </w:t>
        </w:r>
        <w:r>
          <w:t xml:space="preserve">is an assertion that, among other possible values, the number of values of one of these subclasses is between some minimum and maximum cardinality. Adding an existential quantification constraint does not define a new property, rather it constrains an existing property. Note that an existential quantification constraint must have a minimum cardinality of at least one, in order to meet the definition of “existential” for the constraint.  In the concept modeling interpretation of UML, subsetting a property without giving the new property a different name (or leaving off the new property name altogether) creates an </w:t>
        </w:r>
        <w:r w:rsidRPr="005032CF">
          <w:t>existential quantification</w:t>
        </w:r>
        <w:r>
          <w:t xml:space="preserve"> constraint</w:t>
        </w:r>
        <w:r w:rsidRPr="00A7798E">
          <w:t>.</w:t>
        </w:r>
        <w:r>
          <w:t xml:space="preserve"> As {subsets}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ins>
    </w:p>
    <w:p w14:paraId="09554415" w14:textId="77777777" w:rsidR="0098398E" w:rsidRDefault="0098398E" w:rsidP="0098398E">
      <w:pPr>
        <w:rPr>
          <w:ins w:id="436" w:author="Jim Logan" w:date="2015-05-06T21:29:00Z"/>
        </w:rPr>
      </w:pPr>
    </w:p>
    <w:p w14:paraId="2721937A" w14:textId="77777777" w:rsidR="0098398E" w:rsidRPr="00F05AD9" w:rsidRDefault="0098398E" w:rsidP="0098398E">
      <w:pPr>
        <w:rPr>
          <w:ins w:id="437" w:author="Jim Logan" w:date="2015-05-06T21:29:00Z"/>
        </w:rPr>
      </w:pPr>
      <w:ins w:id="438" w:author="Jim Logan" w:date="2015-05-06T21:29:00Z">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ins>
    </w:p>
    <w:p w14:paraId="4E236B7D" w14:textId="77777777" w:rsidR="0098398E" w:rsidRDefault="0098398E" w:rsidP="0098398E">
      <w:pPr>
        <w:rPr>
          <w:ins w:id="439" w:author="Jim Logan" w:date="2015-05-06T21:29:00Z"/>
        </w:rPr>
      </w:pPr>
    </w:p>
    <w:p w14:paraId="3FDF6EC8" w14:textId="77777777" w:rsidR="0098398E" w:rsidRPr="00F32EBA" w:rsidRDefault="0098398E" w:rsidP="0098398E">
      <w:pPr>
        <w:rPr>
          <w:ins w:id="440" w:author="Jim Logan" w:date="2015-05-06T21:29:00Z"/>
          <w:b/>
        </w:rPr>
      </w:pPr>
      <w:ins w:id="441" w:author="Jim Logan" w:date="2015-05-06T21:29:00Z">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ins>
    </w:p>
    <w:p w14:paraId="79A9B65C" w14:textId="77777777" w:rsidR="0098398E" w:rsidRPr="00535BD5" w:rsidRDefault="0098398E" w:rsidP="0098398E">
      <w:pPr>
        <w:rPr>
          <w:ins w:id="442" w:author="Jim Logan" w:date="2015-05-06T21:29:00Z"/>
        </w:rPr>
      </w:pPr>
    </w:p>
    <w:p w14:paraId="7EC5E11A" w14:textId="77777777" w:rsidR="0098398E" w:rsidRDefault="0098398E" w:rsidP="0098398E">
      <w:pPr>
        <w:rPr>
          <w:ins w:id="443" w:author="Jim Logan" w:date="2015-05-06T21:29:00Z"/>
        </w:rPr>
      </w:pPr>
      <w:ins w:id="444" w:author="Jim Logan" w:date="2015-05-06T21:29:00Z">
        <w:r>
          <w:rPr>
            <w:noProof/>
          </w:rPr>
          <w:drawing>
            <wp:inline distT="0" distB="0" distL="0" distR="0" wp14:anchorId="5724623B" wp14:editId="29D95311">
              <wp:extent cx="3584448" cy="1628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60009" cy="1707790"/>
                      </a:xfrm>
                      <a:prstGeom prst="rect">
                        <a:avLst/>
                      </a:prstGeom>
                    </pic:spPr>
                  </pic:pic>
                </a:graphicData>
              </a:graphic>
            </wp:inline>
          </w:drawing>
        </w:r>
        <w:r>
          <w:t xml:space="preserve">     </w:t>
        </w:r>
        <w:r>
          <w:rPr>
            <w:noProof/>
          </w:rPr>
          <w:drawing>
            <wp:inline distT="0" distB="0" distL="0" distR="0" wp14:anchorId="115480A8" wp14:editId="71D85976">
              <wp:extent cx="2127504" cy="1299712"/>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5030" cy="1353183"/>
                      </a:xfrm>
                      <a:prstGeom prst="rect">
                        <a:avLst/>
                      </a:prstGeom>
                    </pic:spPr>
                  </pic:pic>
                </a:graphicData>
              </a:graphic>
            </wp:inline>
          </w:drawing>
        </w:r>
      </w:ins>
    </w:p>
    <w:p w14:paraId="0859A20D" w14:textId="77777777" w:rsidR="0098398E" w:rsidRPr="00AE5E73" w:rsidRDefault="0098398E" w:rsidP="0098398E">
      <w:pPr>
        <w:rPr>
          <w:ins w:id="445" w:author="Jim Logan" w:date="2015-05-06T21:29:00Z"/>
        </w:rPr>
      </w:pPr>
    </w:p>
    <w:p w14:paraId="71AA8D15" w14:textId="77777777" w:rsidR="0098398E" w:rsidRDefault="0098398E" w:rsidP="0098398E">
      <w:pPr>
        <w:pStyle w:val="Heading2"/>
        <w:keepLines/>
        <w:suppressAutoHyphens w:val="0"/>
        <w:overflowPunct/>
        <w:autoSpaceDE/>
        <w:autoSpaceDN/>
        <w:adjustRightInd/>
        <w:spacing w:before="40" w:after="0" w:line="259" w:lineRule="auto"/>
        <w:ind w:left="576" w:hanging="576"/>
        <w:textAlignment w:val="auto"/>
        <w:rPr>
          <w:ins w:id="446" w:author="Jim Logan" w:date="2015-05-06T21:29:00Z"/>
        </w:rPr>
      </w:pPr>
      <w:bookmarkStart w:id="447" w:name="_Toc418599506"/>
      <w:ins w:id="448" w:author="Jim Logan" w:date="2015-05-06T21:29:00Z">
        <w:r>
          <w:t>Universal Quantification Constraint</w:t>
        </w:r>
        <w:bookmarkEnd w:id="447"/>
      </w:ins>
    </w:p>
    <w:p w14:paraId="36F35FF5" w14:textId="77777777" w:rsidR="0098398E" w:rsidRDefault="0098398E" w:rsidP="0098398E">
      <w:pPr>
        <w:rPr>
          <w:ins w:id="449" w:author="Jim Logan" w:date="2015-05-06T21:29:00Z"/>
        </w:rPr>
      </w:pPr>
      <w:ins w:id="450" w:author="Jim Logan" w:date="2015-05-06T21:29:00Z">
        <w:r>
          <w:t xml:space="preserve">Sometimes it is necessary, in the context of some class, to constrain </w:t>
        </w:r>
        <w:r w:rsidRPr="003855CB">
          <w:rPr>
            <w:i/>
          </w:rPr>
          <w:t>all</w:t>
        </w:r>
        <w:r>
          <w:t xml:space="preserve"> the values of a property to a particular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 xml:space="preserve">). This kind of constraint is an assertion that only values of the specified type are valid, and the number of values must be between some minimum and maximum cardinality. </w:t>
        </w:r>
        <w:r>
          <w:t>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sidRPr="005A3493">
          <w:rPr>
            <w:szCs w:val="24"/>
          </w:rPr>
          <w:t>This interpretation is based</w:t>
        </w:r>
        <w:r>
          <w:rPr>
            <w:szCs w:val="24"/>
          </w:rPr>
          <w:t xml:space="preserve"> on</w:t>
        </w:r>
        <w:r w:rsidRPr="005A3493">
          <w:rPr>
            <w:szCs w:val="24"/>
          </w:rPr>
          <w:t xml:space="preserve"> </w:t>
        </w:r>
        <w:r w:rsidRPr="005A3493">
          <w:rPr>
            <w:color w:val="000000"/>
            <w:szCs w:val="24"/>
          </w:rPr>
          <w:t>{redefines} in UML</w:t>
        </w:r>
        <w:r>
          <w:rPr>
            <w:color w:val="000000"/>
            <w:szCs w:val="24"/>
          </w:rPr>
          <w:t>, which</w:t>
        </w:r>
        <w:r w:rsidRPr="005A3493">
          <w:rPr>
            <w:color w:val="000000"/>
            <w:szCs w:val="24"/>
          </w:rPr>
          <w:t xml:space="preserve"> allow</w:t>
        </w:r>
        <w:r>
          <w:rPr>
            <w:color w:val="000000"/>
            <w:szCs w:val="24"/>
          </w:rPr>
          <w:t>s adding</w:t>
        </w:r>
        <w:r w:rsidRPr="005A3493">
          <w:rPr>
            <w:color w:val="000000"/>
            <w:szCs w:val="24"/>
          </w:rPr>
          <w:t xml:space="preserve"> more specific constraints to an existing property</w:t>
        </w:r>
        <w:r>
          <w:rPr>
            <w:color w:val="000000"/>
            <w:szCs w:val="24"/>
          </w:rPr>
          <w:t>, without defining a new property</w:t>
        </w:r>
        <w:r w:rsidRPr="005A3493">
          <w:rPr>
            <w:color w:val="000000"/>
            <w:szCs w:val="24"/>
          </w:rPr>
          <w:t>.</w:t>
        </w:r>
        <w:r>
          <w:rPr>
            <w:color w:val="000000"/>
            <w:szCs w:val="24"/>
          </w:rPr>
          <w:t xml:space="preserve"> </w:t>
        </w:r>
      </w:ins>
    </w:p>
    <w:p w14:paraId="31B50143" w14:textId="77777777" w:rsidR="0098398E" w:rsidRDefault="0098398E" w:rsidP="0098398E">
      <w:pPr>
        <w:rPr>
          <w:ins w:id="451" w:author="Jim Logan" w:date="2015-05-06T21:29:00Z"/>
        </w:rPr>
      </w:pPr>
      <w:ins w:id="452" w:author="Jim Logan" w:date="2015-05-06T21:29:00Z">
        <w:r w:rsidDel="00455106">
          <w:t xml:space="preserve"> </w:t>
        </w:r>
      </w:ins>
    </w:p>
    <w:p w14:paraId="07FE3738" w14:textId="77777777" w:rsidR="0098398E" w:rsidRDefault="0098398E" w:rsidP="0098398E">
      <w:pPr>
        <w:rPr>
          <w:ins w:id="453" w:author="Jim Logan" w:date="2015-05-06T21:29:00Z"/>
        </w:rPr>
      </w:pPr>
      <w:ins w:id="454" w:author="Jim Logan" w:date="2015-05-06T21:29:00Z">
        <w:r>
          <w:lastRenderedPageBreak/>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ins>
    </w:p>
    <w:p w14:paraId="3E990495" w14:textId="77777777" w:rsidR="0098398E" w:rsidRDefault="0098398E" w:rsidP="0098398E">
      <w:pPr>
        <w:rPr>
          <w:ins w:id="455" w:author="Jim Logan" w:date="2015-05-06T21:29:00Z"/>
        </w:rPr>
      </w:pPr>
    </w:p>
    <w:p w14:paraId="0F51AC89" w14:textId="77777777" w:rsidR="0098398E" w:rsidRPr="00287918" w:rsidRDefault="0098398E" w:rsidP="0098398E">
      <w:pPr>
        <w:rPr>
          <w:ins w:id="456" w:author="Jim Logan" w:date="2015-05-06T21:29:00Z"/>
        </w:rPr>
      </w:pPr>
      <w:ins w:id="457" w:author="Jim Logan" w:date="2015-05-06T21:29:00Z">
        <w:r>
          <w:rPr>
            <w:noProof/>
          </w:rPr>
          <w:drawing>
            <wp:inline distT="0" distB="0" distL="0" distR="0" wp14:anchorId="13ECF90F" wp14:editId="051B6B3A">
              <wp:extent cx="273367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33675" cy="514350"/>
                      </a:xfrm>
                      <a:prstGeom prst="rect">
                        <a:avLst/>
                      </a:prstGeom>
                    </pic:spPr>
                  </pic:pic>
                </a:graphicData>
              </a:graphic>
            </wp:inline>
          </w:drawing>
        </w:r>
      </w:ins>
    </w:p>
    <w:p w14:paraId="4B54C688" w14:textId="77777777" w:rsidR="0098398E" w:rsidRDefault="0098398E" w:rsidP="0098398E">
      <w:pPr>
        <w:rPr>
          <w:ins w:id="458" w:author="Jim Logan" w:date="2015-05-06T21:29:00Z"/>
          <w:rFonts w:ascii="Cambria Math" w:hAnsi="Cambria Math" w:cs="Cambria Math"/>
        </w:rPr>
      </w:pPr>
    </w:p>
    <w:p w14:paraId="0E51232E" w14:textId="77777777" w:rsidR="0098398E" w:rsidRPr="0082343F" w:rsidRDefault="0098398E" w:rsidP="0098398E">
      <w:pPr>
        <w:rPr>
          <w:ins w:id="459" w:author="Jim Logan" w:date="2015-05-06T21:29:00Z"/>
          <w:i/>
        </w:rPr>
      </w:pPr>
      <w:ins w:id="460" w:author="Jim Logan" w:date="2015-05-06T21:29:00Z">
        <w:r>
          <w:t>The diagram below shows a universal quantification constraint on the property “has” (owned by the class “Person”). It states that, in the context of “Dog Owner”, all values of the property “has” must be of type “Dog” and at least one value of this property must exist.</w:t>
        </w:r>
      </w:ins>
    </w:p>
    <w:p w14:paraId="59BF5208" w14:textId="77777777" w:rsidR="0098398E" w:rsidRDefault="0098398E" w:rsidP="0098398E">
      <w:pPr>
        <w:rPr>
          <w:ins w:id="461" w:author="Jim Logan" w:date="2015-05-06T21:29:00Z"/>
        </w:rPr>
      </w:pPr>
    </w:p>
    <w:p w14:paraId="1BBAF133" w14:textId="77777777" w:rsidR="0098398E" w:rsidRPr="008D1129" w:rsidRDefault="0098398E" w:rsidP="0098398E">
      <w:pPr>
        <w:rPr>
          <w:ins w:id="462" w:author="Jim Logan" w:date="2015-05-06T21:29:00Z"/>
          <w:b/>
        </w:rPr>
      </w:pPr>
      <w:ins w:id="463" w:author="Jim Logan" w:date="2015-05-06T21:29:00Z">
        <w:r w:rsidRPr="00307C0D">
          <w:rPr>
            <w:b/>
          </w:rPr>
          <w:t xml:space="preserve">Note that a property that is redefined must have the </w:t>
        </w:r>
        <w:r w:rsidRPr="00715FB8">
          <w:rPr>
            <w:b/>
            <w:i/>
          </w:rPr>
          <w:t>same</w:t>
        </w:r>
        <w:r w:rsidRPr="00307C0D">
          <w:rPr>
            <w:b/>
          </w:rPr>
          <w:t xml:space="preserve"> name as the redefined property. </w:t>
        </w:r>
        <w:r w:rsidRPr="008D1129">
          <w:rPr>
            <w:b/>
          </w:rPr>
          <w:t xml:space="preserve">In this case, leaving the redefined property unnamed is equivalent to naming the property the same as the property being </w:t>
        </w:r>
        <w:r>
          <w:rPr>
            <w:b/>
          </w:rPr>
          <w:t>redefined</w:t>
        </w:r>
        <w:r w:rsidRPr="008D1129">
          <w:rPr>
            <w:b/>
          </w:rPr>
          <w:t xml:space="preserve"> (“has” from the class “Person”).</w:t>
        </w:r>
      </w:ins>
    </w:p>
    <w:p w14:paraId="6DC3E167" w14:textId="77777777" w:rsidR="0098398E" w:rsidRPr="007178DF" w:rsidRDefault="0098398E" w:rsidP="0098398E">
      <w:pPr>
        <w:rPr>
          <w:ins w:id="464" w:author="Jim Logan" w:date="2015-05-06T21:29:00Z"/>
          <w:b/>
        </w:rPr>
      </w:pPr>
    </w:p>
    <w:p w14:paraId="0EAB2F3F" w14:textId="77777777" w:rsidR="0098398E" w:rsidRDefault="0098398E" w:rsidP="0098398E">
      <w:pPr>
        <w:rPr>
          <w:ins w:id="465" w:author="Jim Logan" w:date="2015-05-06T21:29:00Z"/>
        </w:rPr>
      </w:pPr>
    </w:p>
    <w:p w14:paraId="58403D0E" w14:textId="77777777" w:rsidR="0098398E" w:rsidRDefault="0098398E" w:rsidP="0098398E">
      <w:pPr>
        <w:rPr>
          <w:ins w:id="466" w:author="Jim Logan" w:date="2015-05-06T21:29:00Z"/>
        </w:rPr>
      </w:pPr>
      <w:ins w:id="467" w:author="Jim Logan" w:date="2015-05-06T21:29:00Z">
        <w:r>
          <w:rPr>
            <w:noProof/>
          </w:rPr>
          <w:drawing>
            <wp:inline distT="0" distB="0" distL="0" distR="0" wp14:anchorId="07ED3B15" wp14:editId="33005225">
              <wp:extent cx="3371850" cy="12858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71850" cy="1285875"/>
                      </a:xfrm>
                      <a:prstGeom prst="rect">
                        <a:avLst/>
                      </a:prstGeom>
                    </pic:spPr>
                  </pic:pic>
                </a:graphicData>
              </a:graphic>
            </wp:inline>
          </w:drawing>
        </w:r>
      </w:ins>
    </w:p>
    <w:p w14:paraId="337332A1" w14:textId="77777777" w:rsidR="0098398E" w:rsidRDefault="0098398E" w:rsidP="0098398E">
      <w:pPr>
        <w:rPr>
          <w:ins w:id="468" w:author="Jim Logan" w:date="2015-05-06T21:29:00Z"/>
        </w:rPr>
      </w:pPr>
    </w:p>
    <w:p w14:paraId="656A1D95" w14:textId="77777777" w:rsidR="0098398E" w:rsidRPr="00D61902" w:rsidRDefault="0098398E" w:rsidP="0098398E">
      <w:pPr>
        <w:pStyle w:val="Heading2"/>
        <w:keepLines/>
        <w:suppressAutoHyphens w:val="0"/>
        <w:overflowPunct/>
        <w:autoSpaceDE/>
        <w:autoSpaceDN/>
        <w:adjustRightInd/>
        <w:spacing w:before="40" w:after="0" w:line="259" w:lineRule="auto"/>
        <w:ind w:left="576" w:hanging="576"/>
        <w:textAlignment w:val="auto"/>
        <w:rPr>
          <w:ins w:id="469" w:author="Jim Logan" w:date="2015-05-06T21:29:00Z"/>
        </w:rPr>
      </w:pPr>
      <w:bookmarkStart w:id="470" w:name="_Toc418599507"/>
      <w:ins w:id="471" w:author="Jim Logan" w:date="2015-05-06T21:29:00Z">
        <w:r w:rsidRPr="00D61902">
          <w:t>Necessary and Sufficient Property</w:t>
        </w:r>
        <w:bookmarkEnd w:id="470"/>
      </w:ins>
    </w:p>
    <w:p w14:paraId="32FDC7D4" w14:textId="77777777" w:rsidR="0098398E" w:rsidRDefault="0098398E" w:rsidP="0098398E">
      <w:pPr>
        <w:rPr>
          <w:ins w:id="472" w:author="Jim Logan" w:date="2015-05-06T21:29:00Z"/>
        </w:rPr>
      </w:pPr>
      <w:ins w:id="473" w:author="Jim Logan" w:date="2015-05-06T21:29:00Z">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ins>
    </w:p>
    <w:p w14:paraId="4CE7DCAB" w14:textId="77777777" w:rsidR="0098398E" w:rsidRDefault="0098398E" w:rsidP="0098398E">
      <w:pPr>
        <w:rPr>
          <w:ins w:id="474" w:author="Jim Logan" w:date="2015-05-06T21:29:00Z"/>
        </w:rPr>
      </w:pPr>
    </w:p>
    <w:p w14:paraId="76095EFD" w14:textId="77777777" w:rsidR="0098398E" w:rsidRDefault="0098398E" w:rsidP="0098398E">
      <w:pPr>
        <w:rPr>
          <w:ins w:id="475" w:author="Jim Logan" w:date="2015-05-06T21:29:00Z"/>
        </w:rPr>
      </w:pPr>
      <w:ins w:id="476" w:author="Jim Logan" w:date="2015-05-06T21:29:00Z">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ins>
    </w:p>
    <w:p w14:paraId="608E0C11" w14:textId="77777777" w:rsidR="0098398E" w:rsidRDefault="0098398E" w:rsidP="0098398E">
      <w:pPr>
        <w:rPr>
          <w:ins w:id="477" w:author="Jim Logan" w:date="2015-05-06T21:29:00Z"/>
        </w:rPr>
      </w:pPr>
    </w:p>
    <w:p w14:paraId="4471C144" w14:textId="77777777" w:rsidR="0098398E" w:rsidRDefault="0098398E" w:rsidP="0098398E">
      <w:pPr>
        <w:rPr>
          <w:ins w:id="478" w:author="Jim Logan" w:date="2015-05-06T21:29:00Z"/>
        </w:rPr>
      </w:pPr>
      <w:ins w:id="479" w:author="Jim Logan" w:date="2015-05-06T21:29:00Z">
        <w:r>
          <w:t xml:space="preserve">In the concept modeling interpretation of UML, a property that has the {sufficient} constraint applied to it indicates that when an instance satisfies the multiplicity and type constraints for the property’s values, not only is a </w:t>
        </w:r>
        <w:r w:rsidRPr="005448CB">
          <w:rPr>
            <w:i/>
            <w:iCs/>
          </w:rPr>
          <w:t>necessary</w:t>
        </w:r>
        <w:r>
          <w:t> condition for being an instance of the class met, a </w:t>
        </w:r>
        <w:r w:rsidRPr="005448CB">
          <w:rPr>
            <w:i/>
            <w:iCs/>
          </w:rPr>
          <w:t>sufficient</w:t>
        </w:r>
        <w:r>
          <w:t> condition is also met.  This necessary and sufficient condition allows an inferencing engine to classify that instance as a member of the class that owns the property. Once an instance is classified</w:t>
        </w:r>
        <w:r w:rsidRPr="00071314">
          <w:t xml:space="preserve"> </w:t>
        </w:r>
        <w:r>
          <w:t>automatically, the conditions on any other properties that have the {sufficient} constraint, including those inherited from superclasses, merely become </w:t>
        </w:r>
        <w:r>
          <w:rPr>
            <w:i/>
            <w:iCs/>
          </w:rPr>
          <w:t>necessary</w:t>
        </w:r>
        <w:r>
          <w:t xml:space="preserve"> conditions the instance must also meet to be a </w:t>
        </w:r>
        <w:r>
          <w:rPr>
            <w:i/>
            <w:iCs/>
          </w:rPr>
          <w:t>valid</w:t>
        </w:r>
        <w:r>
          <w:t xml:space="preserve"> member of the owning class. </w:t>
        </w:r>
        <w:commentRangeStart w:id="480"/>
        <w:r>
          <w:t>In other words, satisfying any one {sufficient} constraint is enough for an inferencing engine to classify an instance.</w:t>
        </w:r>
      </w:ins>
      <w:commentRangeEnd w:id="480"/>
      <w:ins w:id="481" w:author="Jim Logan" w:date="2015-05-06T21:35:00Z">
        <w:r w:rsidR="00D96E1E">
          <w:rPr>
            <w:rStyle w:val="CommentReference"/>
          </w:rPr>
          <w:commentReference w:id="480"/>
        </w:r>
      </w:ins>
    </w:p>
    <w:p w14:paraId="5B10266B" w14:textId="77777777" w:rsidR="0098398E" w:rsidRDefault="0098398E" w:rsidP="0098398E">
      <w:pPr>
        <w:rPr>
          <w:ins w:id="483" w:author="Jim Logan" w:date="2015-05-06T21:29:00Z"/>
        </w:rPr>
      </w:pPr>
    </w:p>
    <w:p w14:paraId="159EB31C" w14:textId="77777777" w:rsidR="0098398E" w:rsidRDefault="0098398E" w:rsidP="0098398E">
      <w:pPr>
        <w:rPr>
          <w:ins w:id="484" w:author="Jim Logan" w:date="2015-05-06T21:29:00Z"/>
        </w:rPr>
      </w:pPr>
      <w:ins w:id="485" w:author="Jim Logan" w:date="2015-05-06T21:29:00Z">
        <w:r>
          <w:t>The diagram below shows that when an instance with the property “has contract with” satisfies specific multiplicity (“1..*”) and type constraints (of type ‘Steering Wheel Manufacturer” or “Windshield Manufacturer”) for the property’s values, the instance meets a necessary and sufficient condition to be a member of the class “Car Manufacturer”. Therefore, an inferencing engine would classify this instance as an instance of the class “Car Manufacturer”. Note that, as discussed above, an instance meeting any one of these necessary and sufficient conditions is enough to classify the instance, regardless of conditions on the values of any other properties with the {sufficient} constraint owned by the class “Car Manufacturer”. The conditions on the values of these properties become necessary conditions on an instance to be a valid member of class “Car Manufacturer.” Note a</w:t>
        </w:r>
        <w:bookmarkStart w:id="486" w:name="_GoBack"/>
        <w:bookmarkEnd w:id="486"/>
        <w:r>
          <w:t>lso that an instance meeting any one of these necessary and sufficient conditions is enough to distinguish instances of the class “Car Manufacturer’ from its parent class “Manufacturer.”</w:t>
        </w:r>
      </w:ins>
    </w:p>
    <w:p w14:paraId="044A03A8" w14:textId="77777777" w:rsidR="0098398E" w:rsidRDefault="0098398E" w:rsidP="0098398E">
      <w:pPr>
        <w:rPr>
          <w:ins w:id="487" w:author="Jim Logan" w:date="2015-05-06T21:28:00Z"/>
        </w:rPr>
      </w:pPr>
      <w:ins w:id="488" w:author="Jim Logan" w:date="2015-05-06T21:29:00Z">
        <w:r>
          <w:rPr>
            <w:noProof/>
          </w:rPr>
          <w:lastRenderedPageBreak/>
          <w:drawing>
            <wp:inline distT="0" distB="0" distL="0" distR="0" wp14:anchorId="2E5C3427" wp14:editId="2249866D">
              <wp:extent cx="5943600" cy="21539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153920"/>
                      </a:xfrm>
                      <a:prstGeom prst="rect">
                        <a:avLst/>
                      </a:prstGeom>
                    </pic:spPr>
                  </pic:pic>
                </a:graphicData>
              </a:graphic>
            </wp:inline>
          </w:drawing>
        </w:r>
      </w:ins>
    </w:p>
    <w:p w14:paraId="267AE646" w14:textId="77777777" w:rsidR="00187938" w:rsidRDefault="00187938" w:rsidP="00187938">
      <w:pPr>
        <w:pStyle w:val="Heading2"/>
      </w:pPr>
      <w:r>
        <w:t xml:space="preserve">Conceptual Modeling </w:t>
      </w:r>
      <w:r w:rsidR="00D51649">
        <w:t xml:space="preserve">UML </w:t>
      </w:r>
      <w:r>
        <w:t>Profile</w:t>
      </w:r>
      <w:bookmarkEnd w:id="390"/>
      <w:bookmarkEnd w:id="391"/>
    </w:p>
    <w:p w14:paraId="53E0E5A4" w14:textId="77777777" w:rsidR="0098398E" w:rsidRPr="0098398E" w:rsidRDefault="00187938" w:rsidP="0098398E">
      <w:pPr>
        <w:pStyle w:val="BodyText"/>
      </w:pPr>
      <w:r>
        <w:t>The following documents the UML stereotypes defined for SIMF models, as such not all of these stereotypes are necessarily used within the threat/risk mode, but all are available for use. Each stereotype has a mapping to the SIMF meta model and logical grounding.</w:t>
      </w:r>
    </w:p>
    <w:p w14:paraId="75D6B917" w14:textId="77777777" w:rsidR="00187938" w:rsidRDefault="00187938" w:rsidP="00187938">
      <w:pPr>
        <w:pStyle w:val="Heading3"/>
        <w:spacing w:after="120"/>
      </w:pPr>
      <w:bookmarkStart w:id="489" w:name="_Toc418510290"/>
      <w:bookmarkStart w:id="490" w:name="_Toc409726565"/>
      <w:r>
        <w:t>UML Subset</w:t>
      </w:r>
      <w:bookmarkEnd w:id="489"/>
    </w:p>
    <w:p w14:paraId="49879281" w14:textId="77777777" w:rsidR="00187938" w:rsidRDefault="00187938" w:rsidP="00187938">
      <w:pPr>
        <w:pStyle w:val="BodyText"/>
      </w:pPr>
      <w:r>
        <w:t>The SIMF conceptual modeling profile uses a subset of UML, only the following concepts have an interpretation in SIMF:</w:t>
      </w:r>
    </w:p>
    <w:p w14:paraId="710C2F1C" w14:textId="77777777" w:rsidR="00187938" w:rsidRDefault="00187938" w:rsidP="00187938">
      <w:pPr>
        <w:pStyle w:val="BodyText"/>
        <w:numPr>
          <w:ilvl w:val="0"/>
          <w:numId w:val="45"/>
        </w:numPr>
        <w:spacing w:after="120"/>
      </w:pPr>
      <w:commentRangeStart w:id="491"/>
      <w:r>
        <w:t>Classes {Entities}</w:t>
      </w:r>
    </w:p>
    <w:p w14:paraId="7B78339D" w14:textId="77777777" w:rsidR="00187938" w:rsidRDefault="00187938" w:rsidP="00187938">
      <w:pPr>
        <w:pStyle w:val="BodyText"/>
        <w:numPr>
          <w:ilvl w:val="0"/>
          <w:numId w:val="45"/>
        </w:numPr>
        <w:spacing w:after="120"/>
      </w:pPr>
      <w:r>
        <w:t>Data types and primitive types {Values}</w:t>
      </w:r>
    </w:p>
    <w:p w14:paraId="4D610459" w14:textId="77777777" w:rsidR="00187938" w:rsidRDefault="00187938" w:rsidP="00187938">
      <w:pPr>
        <w:pStyle w:val="BodyText"/>
        <w:numPr>
          <w:ilvl w:val="0"/>
          <w:numId w:val="45"/>
        </w:numPr>
        <w:spacing w:after="120"/>
      </w:pPr>
      <w:r>
        <w:t>Associations, associations ends {Relation types}</w:t>
      </w:r>
    </w:p>
    <w:commentRangeEnd w:id="491"/>
    <w:p w14:paraId="1DF09CFB" w14:textId="77777777" w:rsidR="00187938" w:rsidRDefault="0098398E" w:rsidP="00187938">
      <w:pPr>
        <w:pStyle w:val="BodyText"/>
        <w:numPr>
          <w:ilvl w:val="0"/>
          <w:numId w:val="45"/>
        </w:numPr>
        <w:spacing w:after="120"/>
      </w:pPr>
      <w:r>
        <w:rPr>
          <w:rStyle w:val="CommentReference"/>
        </w:rPr>
        <w:commentReference w:id="491"/>
      </w:r>
      <w:r w:rsidR="00187938">
        <w:t>Properties for values {Simple property relations}</w:t>
      </w:r>
    </w:p>
    <w:p w14:paraId="32C30A13" w14:textId="77777777" w:rsidR="00187938" w:rsidRDefault="00187938" w:rsidP="00187938">
      <w:pPr>
        <w:pStyle w:val="BodyText"/>
        <w:numPr>
          <w:ilvl w:val="0"/>
          <w:numId w:val="45"/>
        </w:numPr>
        <w:spacing w:after="120"/>
      </w:pPr>
      <w:r>
        <w:t>Property defaults {Refinement: An expression evaluated if no values set in context}</w:t>
      </w:r>
    </w:p>
    <w:p w14:paraId="7F6639EA" w14:textId="77777777" w:rsidR="00187938" w:rsidRDefault="00187938" w:rsidP="00187938">
      <w:pPr>
        <w:pStyle w:val="BodyText"/>
        <w:numPr>
          <w:ilvl w:val="0"/>
          <w:numId w:val="45"/>
        </w:numPr>
        <w:spacing w:after="120"/>
      </w:pPr>
      <w:r>
        <w:t>Association classes (However, all associations and properties are considered “first class”)</w:t>
      </w:r>
    </w:p>
    <w:p w14:paraId="0FC8BCFF" w14:textId="77777777" w:rsidR="00187938" w:rsidRDefault="00187938" w:rsidP="00187938">
      <w:pPr>
        <w:pStyle w:val="BodyText"/>
        <w:numPr>
          <w:ilvl w:val="0"/>
          <w:numId w:val="45"/>
        </w:numPr>
        <w:spacing w:after="120"/>
      </w:pPr>
      <w:r>
        <w:t>Subsets and redefines of association ends {Properties of relations}</w:t>
      </w:r>
    </w:p>
    <w:p w14:paraId="23074733" w14:textId="77777777" w:rsidR="00187938" w:rsidRDefault="00187938" w:rsidP="00187938">
      <w:pPr>
        <w:pStyle w:val="BodyText"/>
        <w:numPr>
          <w:ilvl w:val="0"/>
          <w:numId w:val="45"/>
        </w:numPr>
        <w:spacing w:after="120"/>
      </w:pPr>
      <w:r>
        <w:t>Cardinalities {Constraint}</w:t>
      </w:r>
    </w:p>
    <w:p w14:paraId="69432AB8" w14:textId="77777777" w:rsidR="00187938" w:rsidRDefault="00187938" w:rsidP="00187938">
      <w:pPr>
        <w:pStyle w:val="BodyText"/>
        <w:numPr>
          <w:ilvl w:val="0"/>
          <w:numId w:val="45"/>
        </w:numPr>
        <w:spacing w:after="120"/>
      </w:pPr>
      <w:r>
        <w:t>Packages &amp; Package URI {Lexical and logical context}</w:t>
      </w:r>
    </w:p>
    <w:p w14:paraId="50CAC1B7" w14:textId="77777777" w:rsidR="00187938" w:rsidRDefault="00187938" w:rsidP="00187938">
      <w:pPr>
        <w:pStyle w:val="BodyText"/>
        <w:numPr>
          <w:ilvl w:val="0"/>
          <w:numId w:val="45"/>
        </w:numPr>
        <w:spacing w:after="120"/>
      </w:pPr>
      <w:r>
        <w:t>Realization {Representation realizes concept}</w:t>
      </w:r>
    </w:p>
    <w:p w14:paraId="0D766067" w14:textId="77777777" w:rsidR="00187938" w:rsidRDefault="00187938" w:rsidP="00187938">
      <w:pPr>
        <w:pStyle w:val="BodyText"/>
        <w:numPr>
          <w:ilvl w:val="0"/>
          <w:numId w:val="45"/>
        </w:numPr>
        <w:spacing w:after="120"/>
      </w:pPr>
      <w:r>
        <w:t>Instance specifications {Constraints and patterns}</w:t>
      </w:r>
    </w:p>
    <w:p w14:paraId="115CF782" w14:textId="77777777" w:rsidR="00187938" w:rsidRDefault="00187938" w:rsidP="00187938">
      <w:pPr>
        <w:pStyle w:val="BodyText"/>
        <w:numPr>
          <w:ilvl w:val="0"/>
          <w:numId w:val="45"/>
        </w:numPr>
        <w:spacing w:after="120"/>
      </w:pPr>
      <w:r>
        <w:t>Collaboration {Patterns and rules}</w:t>
      </w:r>
    </w:p>
    <w:p w14:paraId="368FF086" w14:textId="77777777" w:rsidR="00187938" w:rsidRPr="00F27739" w:rsidRDefault="00187938" w:rsidP="00187938">
      <w:pPr>
        <w:pStyle w:val="BodyText"/>
      </w:pPr>
      <w:r>
        <w:t>SIMF does not preclude other UML constructs, it just does not interpret them. Extended SIMF profiles MAY interpret additional UML elements.</w:t>
      </w:r>
    </w:p>
    <w:p w14:paraId="4B0B044B" w14:textId="77777777" w:rsidR="00187938" w:rsidRDefault="00187938" w:rsidP="00187938">
      <w:pPr>
        <w:pStyle w:val="Heading3"/>
        <w:spacing w:after="120"/>
      </w:pPr>
      <w:bookmarkStart w:id="492" w:name="_Toc418510291"/>
      <w:r>
        <w:t>Stereotype: Classification [Classifier]</w:t>
      </w:r>
      <w:bookmarkEnd w:id="490"/>
      <w:bookmarkEnd w:id="492"/>
    </w:p>
    <w:p w14:paraId="00B09342" w14:textId="77777777" w:rsidR="00187938" w:rsidRDefault="00187938" w:rsidP="00187938">
      <w:pPr>
        <w:pStyle w:val="BodyText"/>
      </w:pPr>
      <w:r>
        <w:t>A classification describes a particular type definition to which an individual conforms at a particular time and in a particular set of context. Classifications may be added to or removed from an individual over time and in different context. All subtypes of a classification are classifications.</w:t>
      </w:r>
    </w:p>
    <w:p w14:paraId="110DEE92" w14:textId="77777777" w:rsidR="00187938" w:rsidRDefault="00187938" w:rsidP="00187938">
      <w:pPr>
        <w:pStyle w:val="BodyText"/>
        <w:numPr>
          <w:ilvl w:val="0"/>
          <w:numId w:val="41"/>
        </w:numPr>
        <w:spacing w:after="120"/>
      </w:pPr>
      <w:r>
        <w:lastRenderedPageBreak/>
        <w:t>Known subtypes: Role, Phase</w:t>
      </w:r>
    </w:p>
    <w:p w14:paraId="5E86153B" w14:textId="77777777" w:rsidR="00187938" w:rsidRDefault="00187938" w:rsidP="00187938">
      <w:pPr>
        <w:pStyle w:val="BodyText"/>
      </w:pPr>
      <w:r>
        <w:t>For examples see “Classifies”.</w:t>
      </w:r>
    </w:p>
    <w:p w14:paraId="58E954A2" w14:textId="77777777" w:rsidR="00187938" w:rsidRPr="0070134D" w:rsidRDefault="00187938" w:rsidP="00187938">
      <w:pPr>
        <w:pStyle w:val="BodyText"/>
        <w:rPr>
          <w:rStyle w:val="IntenseEmphasis"/>
        </w:rPr>
      </w:pPr>
      <w:r w:rsidRPr="0070134D">
        <w:rPr>
          <w:rStyle w:val="IntenseEmphasis"/>
        </w:rPr>
        <w:t>See also:</w:t>
      </w:r>
    </w:p>
    <w:p w14:paraId="0A60A512" w14:textId="77777777" w:rsidR="00187938" w:rsidRDefault="00187938" w:rsidP="00187938">
      <w:pPr>
        <w:pStyle w:val="Heading3"/>
        <w:spacing w:after="120"/>
      </w:pPr>
      <w:bookmarkStart w:id="493" w:name="_Toc409726566"/>
      <w:bookmarkStart w:id="494" w:name="_Toc418510292"/>
      <w:r>
        <w:t>Stereotype: Classifies [Generalization, Realization]</w:t>
      </w:r>
      <w:bookmarkEnd w:id="493"/>
      <w:bookmarkEnd w:id="494"/>
    </w:p>
    <w:p w14:paraId="38A94B54" w14:textId="77777777" w:rsidR="00187938" w:rsidRDefault="00187938" w:rsidP="00187938">
      <w:pPr>
        <w:pStyle w:val="BodyText"/>
      </w:pPr>
      <w:r>
        <w:t>A classification defined by a &lt;&lt;Classifies&gt;&gt; generalization or realization is an arbitrary classification of an entity beyond any fundamental entity type. &lt;&lt;Classifies&gt;&gt; implies that the subtype is a &lt;&lt;Classification&gt;&gt;.  An instance must be typed by the classifies supertype for it to also be classified as the classifies subtype. A classification may be contextual, such as within a relation,  situation and/or timeframe.</w:t>
      </w:r>
    </w:p>
    <w:p w14:paraId="51BB9A4D" w14:textId="77777777" w:rsidR="00187938" w:rsidRPr="0070134D" w:rsidRDefault="00187938" w:rsidP="00187938">
      <w:pPr>
        <w:rPr>
          <w:rStyle w:val="IntenseEmphasis"/>
        </w:rPr>
      </w:pPr>
      <w:r w:rsidRPr="0070134D">
        <w:rPr>
          <w:rStyle w:val="IntenseEmphasis"/>
        </w:rPr>
        <w:t>Examples</w:t>
      </w:r>
    </w:p>
    <w:p w14:paraId="251B4C13" w14:textId="77777777" w:rsidR="00187938" w:rsidRDefault="00187938" w:rsidP="00187938">
      <w:pPr>
        <w:pStyle w:val="BodyText"/>
        <w:rPr>
          <w:noProof/>
        </w:rPr>
      </w:pPr>
      <w:r>
        <w:rPr>
          <w:noProof/>
        </w:rPr>
        <w:drawing>
          <wp:inline distT="0" distB="0" distL="0" distR="0" wp14:anchorId="79B6B74C" wp14:editId="71A2C52F">
            <wp:extent cx="4943475" cy="1276350"/>
            <wp:effectExtent l="0" t="0" r="952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43475" cy="1276350"/>
                    </a:xfrm>
                    <a:prstGeom prst="rect">
                      <a:avLst/>
                    </a:prstGeom>
                    <a:noFill/>
                    <a:ln>
                      <a:noFill/>
                    </a:ln>
                  </pic:spPr>
                </pic:pic>
              </a:graphicData>
            </a:graphic>
          </wp:inline>
        </w:drawing>
      </w:r>
    </w:p>
    <w:p w14:paraId="23422F0C" w14:textId="77777777" w:rsidR="00187938" w:rsidRDefault="00187938" w:rsidP="00187938">
      <w:pPr>
        <w:pStyle w:val="BodyText"/>
        <w:numPr>
          <w:ilvl w:val="0"/>
          <w:numId w:val="40"/>
        </w:numPr>
        <w:spacing w:after="120"/>
        <w:rPr>
          <w:noProof/>
        </w:rPr>
      </w:pPr>
      <w:r>
        <w:rPr>
          <w:noProof/>
        </w:rPr>
        <w:t xml:space="preserve">Process capability is a classification that classifies Capabilities. </w:t>
      </w:r>
    </w:p>
    <w:p w14:paraId="3D13B767" w14:textId="77777777" w:rsidR="00187938" w:rsidRDefault="00187938" w:rsidP="00187938">
      <w:pPr>
        <w:pStyle w:val="BodyText"/>
        <w:numPr>
          <w:ilvl w:val="0"/>
          <w:numId w:val="40"/>
        </w:numPr>
        <w:spacing w:after="120"/>
      </w:pPr>
      <w:r>
        <w:rPr>
          <w:noProof/>
        </w:rPr>
        <w:t>Threat Actor is a role that classifies Actor</w:t>
      </w:r>
    </w:p>
    <w:p w14:paraId="386FAE4E" w14:textId="77777777" w:rsidR="00187938" w:rsidRDefault="00187938" w:rsidP="00187938">
      <w:pPr>
        <w:pStyle w:val="BodyText"/>
        <w:numPr>
          <w:ilvl w:val="0"/>
          <w:numId w:val="40"/>
        </w:numPr>
        <w:spacing w:after="120"/>
      </w:pPr>
      <w:r>
        <w:rPr>
          <w:noProof/>
        </w:rPr>
        <w:t>An adult person is a phase of a person that is also an adult.</w:t>
      </w:r>
    </w:p>
    <w:p w14:paraId="2F7EAF8B" w14:textId="77777777" w:rsidR="00187938" w:rsidRDefault="00187938" w:rsidP="00187938">
      <w:pPr>
        <w:pStyle w:val="Heading3"/>
        <w:spacing w:after="120"/>
      </w:pPr>
      <w:bookmarkStart w:id="495" w:name="_Toc409726567"/>
      <w:bookmarkStart w:id="496" w:name="_Toc418510293"/>
      <w:r>
        <w:t>Stereotype: Conceptual Model [Package]</w:t>
      </w:r>
      <w:bookmarkEnd w:id="495"/>
      <w:bookmarkEnd w:id="496"/>
    </w:p>
    <w:p w14:paraId="2A212CBB" w14:textId="77777777" w:rsidR="00187938" w:rsidRPr="0044061E" w:rsidRDefault="00187938" w:rsidP="00187938">
      <w:pPr>
        <w:pStyle w:val="BodyText"/>
      </w:pPr>
      <w:r>
        <w:t>A conceptual model represents signs, assertions and classifications for “real world” objects. A conceptual model models the world (or a conceptualization of it), not data or computation. Conceptual models are the foundation of this specification.</w:t>
      </w:r>
    </w:p>
    <w:p w14:paraId="55BDD57A" w14:textId="77777777" w:rsidR="00187938" w:rsidRDefault="00187938" w:rsidP="00187938">
      <w:pPr>
        <w:pStyle w:val="Heading5"/>
        <w:spacing w:after="120"/>
      </w:pPr>
      <w:r>
        <w:t>URI:String (From UML)</w:t>
      </w:r>
    </w:p>
    <w:p w14:paraId="6EB39776" w14:textId="77777777" w:rsidR="00187938" w:rsidRDefault="00187938" w:rsidP="00187938">
      <w:pPr>
        <w:pStyle w:val="BodyText"/>
      </w:pPr>
      <w:r>
        <w:t>A unique logical identifier for the model.</w:t>
      </w:r>
    </w:p>
    <w:p w14:paraId="7AC68A84" w14:textId="77777777" w:rsidR="00187938" w:rsidRPr="0070134D" w:rsidRDefault="00187938" w:rsidP="00187938">
      <w:pPr>
        <w:rPr>
          <w:rStyle w:val="IntenseEmphasis"/>
        </w:rPr>
      </w:pPr>
      <w:r w:rsidRPr="0070134D">
        <w:rPr>
          <w:rStyle w:val="IntenseEmphasis"/>
        </w:rPr>
        <w:t>Examples</w:t>
      </w:r>
    </w:p>
    <w:p w14:paraId="2DBCE583" w14:textId="77777777" w:rsidR="00187938" w:rsidRDefault="00187938" w:rsidP="00187938">
      <w:pPr>
        <w:pStyle w:val="BodyText"/>
        <w:rPr>
          <w:noProof/>
        </w:rPr>
      </w:pPr>
      <w:r>
        <w:rPr>
          <w:noProof/>
        </w:rPr>
        <w:drawing>
          <wp:inline distT="0" distB="0" distL="0" distR="0" wp14:anchorId="0C738F8B" wp14:editId="48567786">
            <wp:extent cx="2847975" cy="9048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7975" cy="904875"/>
                    </a:xfrm>
                    <a:prstGeom prst="rect">
                      <a:avLst/>
                    </a:prstGeom>
                    <a:noFill/>
                    <a:ln>
                      <a:noFill/>
                    </a:ln>
                  </pic:spPr>
                </pic:pic>
              </a:graphicData>
            </a:graphic>
          </wp:inline>
        </w:drawing>
      </w:r>
    </w:p>
    <w:p w14:paraId="42BD9A4C" w14:textId="77777777" w:rsidR="00187938" w:rsidRDefault="00187938" w:rsidP="00187938">
      <w:pPr>
        <w:pStyle w:val="BodyText"/>
        <w:rPr>
          <w:noProof/>
        </w:rPr>
      </w:pPr>
      <w:r>
        <w:rPr>
          <w:noProof/>
        </w:rPr>
        <w:t>The package “Threat Risk Concepts” is marked as a conceptual model. The URI for this model is: ID</w:t>
      </w:r>
      <w:r w:rsidRPr="006C51A8">
        <w:rPr>
          <w:noProof/>
        </w:rPr>
        <w:t>://models.modeldriven.org/threat-risk</w:t>
      </w:r>
      <w:r>
        <w:rPr>
          <w:noProof/>
        </w:rPr>
        <w:t>.</w:t>
      </w:r>
    </w:p>
    <w:p w14:paraId="7ED528ED" w14:textId="77777777" w:rsidR="00187938" w:rsidRPr="0044061E" w:rsidRDefault="00187938" w:rsidP="00187938">
      <w:pPr>
        <w:pStyle w:val="BodyText"/>
      </w:pPr>
      <w:r>
        <w:rPr>
          <w:noProof/>
        </w:rPr>
        <w:t>Note: As a convention we are using “ID” for “Identity” to distinguish such URIs from internet addresses but otherwise use the HTTP naming convention. The relationship between an ID and any physical resource is outside of this specification.</w:t>
      </w:r>
    </w:p>
    <w:p w14:paraId="52900BB3" w14:textId="77777777" w:rsidR="00187938" w:rsidRDefault="00187938" w:rsidP="00187938">
      <w:pPr>
        <w:pStyle w:val="Heading3"/>
        <w:spacing w:after="120"/>
      </w:pPr>
      <w:bookmarkStart w:id="497" w:name="_Toc409726568"/>
      <w:bookmarkStart w:id="498" w:name="_Toc418510294"/>
      <w:r>
        <w:t>Stereotype: Disjoint with [Dependency]</w:t>
      </w:r>
      <w:bookmarkEnd w:id="497"/>
      <w:bookmarkEnd w:id="498"/>
    </w:p>
    <w:p w14:paraId="7B1DB8C0" w14:textId="77777777" w:rsidR="00187938" w:rsidRDefault="00187938" w:rsidP="00187938">
      <w:pPr>
        <w:pStyle w:val="BodyText"/>
      </w:pPr>
      <w:r>
        <w:t>Disjoint specifies that the extent of real-world individuals for which the dependent elements are a sign, classification for or context of have no elements in common.</w:t>
      </w:r>
    </w:p>
    <w:p w14:paraId="3E459F14" w14:textId="77777777" w:rsidR="00187938" w:rsidRDefault="00187938" w:rsidP="00187938">
      <w:pPr>
        <w:pStyle w:val="BodyText"/>
      </w:pPr>
      <w:r>
        <w:rPr>
          <w:noProof/>
        </w:rPr>
        <w:lastRenderedPageBreak/>
        <w:t>Note: We do NOT assume that anything has only one type or instance representation unless stated otherwise.</w:t>
      </w:r>
    </w:p>
    <w:p w14:paraId="0FF48987" w14:textId="77777777" w:rsidR="00187938" w:rsidRPr="0070134D" w:rsidRDefault="00187938" w:rsidP="00187938">
      <w:pPr>
        <w:rPr>
          <w:rStyle w:val="IntenseEmphasis"/>
        </w:rPr>
      </w:pPr>
      <w:r w:rsidRPr="0070134D">
        <w:rPr>
          <w:rStyle w:val="IntenseEmphasis"/>
        </w:rPr>
        <w:t>Examples</w:t>
      </w:r>
    </w:p>
    <w:p w14:paraId="334CA98E" w14:textId="77777777" w:rsidR="00187938" w:rsidRDefault="00187938" w:rsidP="00187938">
      <w:pPr>
        <w:pStyle w:val="BodyText"/>
        <w:rPr>
          <w:noProof/>
        </w:rPr>
      </w:pPr>
      <w:r>
        <w:rPr>
          <w:noProof/>
        </w:rPr>
        <w:drawing>
          <wp:inline distT="0" distB="0" distL="0" distR="0" wp14:anchorId="38343A14" wp14:editId="46A4E868">
            <wp:extent cx="3381375" cy="184785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81375" cy="1847850"/>
                    </a:xfrm>
                    <a:prstGeom prst="rect">
                      <a:avLst/>
                    </a:prstGeom>
                    <a:noFill/>
                    <a:ln>
                      <a:noFill/>
                    </a:ln>
                  </pic:spPr>
                </pic:pic>
              </a:graphicData>
            </a:graphic>
          </wp:inline>
        </w:drawing>
      </w:r>
    </w:p>
    <w:p w14:paraId="1F117831" w14:textId="77777777" w:rsidR="00187938" w:rsidRDefault="00187938" w:rsidP="00187938">
      <w:pPr>
        <w:pStyle w:val="BodyText"/>
        <w:numPr>
          <w:ilvl w:val="0"/>
          <w:numId w:val="36"/>
        </w:numPr>
        <w:spacing w:after="120"/>
        <w:rPr>
          <w:noProof/>
        </w:rPr>
      </w:pPr>
      <w:r>
        <w:rPr>
          <w:noProof/>
        </w:rPr>
        <w:t xml:space="preserve">No people are also planets </w:t>
      </w:r>
    </w:p>
    <w:p w14:paraId="7C3CADD7" w14:textId="77777777" w:rsidR="00187938" w:rsidRDefault="00187938" w:rsidP="00187938">
      <w:pPr>
        <w:pStyle w:val="BodyText"/>
        <w:numPr>
          <w:ilvl w:val="0"/>
          <w:numId w:val="36"/>
        </w:numPr>
        <w:spacing w:after="120"/>
        <w:rPr>
          <w:noProof/>
        </w:rPr>
      </w:pPr>
      <w:r>
        <w:rPr>
          <w:noProof/>
        </w:rPr>
        <w:t xml:space="preserve">Fido (A dog) is not Mars (APlanet). {the set of things that are Fido is disjoint with the set of things that are Mars}. </w:t>
      </w:r>
    </w:p>
    <w:p w14:paraId="3EE5FA3B" w14:textId="77777777" w:rsidR="00187938" w:rsidRDefault="00187938" w:rsidP="00187938">
      <w:pPr>
        <w:pStyle w:val="BodyText"/>
        <w:numPr>
          <w:ilvl w:val="0"/>
          <w:numId w:val="36"/>
        </w:numPr>
        <w:spacing w:after="120"/>
        <w:rPr>
          <w:noProof/>
        </w:rPr>
      </w:pPr>
      <w:r>
        <w:rPr>
          <w:noProof/>
        </w:rPr>
        <w:t xml:space="preserve">Fido (A dog) is not a person (Even if Fido’s owner things he is). {the set of things that are Fido is disjoint with the set of things that are a Person}. </w:t>
      </w:r>
    </w:p>
    <w:p w14:paraId="17BD7D48" w14:textId="77777777" w:rsidR="00187938" w:rsidRDefault="00187938" w:rsidP="00187938">
      <w:pPr>
        <w:pStyle w:val="Heading3"/>
        <w:spacing w:after="120"/>
      </w:pPr>
      <w:bookmarkStart w:id="499" w:name="_Toc409726569"/>
      <w:bookmarkStart w:id="500" w:name="_Toc418510295"/>
      <w:r>
        <w:t>Stereotype: Entity [Class]</w:t>
      </w:r>
      <w:bookmarkEnd w:id="499"/>
      <w:bookmarkEnd w:id="500"/>
    </w:p>
    <w:p w14:paraId="5B7BF072" w14:textId="77777777" w:rsidR="00187938" w:rsidRDefault="00187938" w:rsidP="00187938">
      <w:pPr>
        <w:pStyle w:val="BodyText"/>
      </w:pPr>
      <w:r>
        <w:t>An entity is a foundational type of a class, what it essentially “is” as opposed to the roles it may play, phases it may be in or other arbitrary classifications. It is not expected that the entity type of an individual would change (TBD: Should it be illegal for a fundamental type of an instance to change?).</w:t>
      </w:r>
    </w:p>
    <w:p w14:paraId="3CC43595" w14:textId="77777777" w:rsidR="00187938" w:rsidRPr="0070134D" w:rsidRDefault="00187938" w:rsidP="00187938">
      <w:pPr>
        <w:rPr>
          <w:rStyle w:val="IntenseEmphasis"/>
        </w:rPr>
      </w:pPr>
      <w:r w:rsidRPr="0070134D">
        <w:rPr>
          <w:rStyle w:val="IntenseEmphasis"/>
        </w:rPr>
        <w:t>Examples</w:t>
      </w:r>
    </w:p>
    <w:p w14:paraId="4E486BBF" w14:textId="77777777" w:rsidR="00187938" w:rsidRDefault="00187938" w:rsidP="00187938">
      <w:pPr>
        <w:pStyle w:val="BodyText"/>
        <w:rPr>
          <w:noProof/>
        </w:rPr>
      </w:pPr>
      <w:r>
        <w:rPr>
          <w:noProof/>
        </w:rPr>
        <w:drawing>
          <wp:inline distT="0" distB="0" distL="0" distR="0" wp14:anchorId="3F74C123" wp14:editId="7D223001">
            <wp:extent cx="2400300" cy="5524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0300" cy="552450"/>
                    </a:xfrm>
                    <a:prstGeom prst="rect">
                      <a:avLst/>
                    </a:prstGeom>
                    <a:noFill/>
                    <a:ln>
                      <a:noFill/>
                    </a:ln>
                  </pic:spPr>
                </pic:pic>
              </a:graphicData>
            </a:graphic>
          </wp:inline>
        </w:drawing>
      </w:r>
    </w:p>
    <w:p w14:paraId="4B5A5754" w14:textId="77777777" w:rsidR="00187938" w:rsidRDefault="00187938" w:rsidP="00187938">
      <w:pPr>
        <w:pStyle w:val="BodyText"/>
        <w:rPr>
          <w:noProof/>
        </w:rPr>
      </w:pPr>
      <w:r>
        <w:rPr>
          <w:noProof/>
        </w:rPr>
        <w:t>Person and Place are fundimental types.</w:t>
      </w:r>
    </w:p>
    <w:p w14:paraId="63D4FC4B" w14:textId="77777777" w:rsidR="00187938" w:rsidRPr="0070134D" w:rsidRDefault="00187938" w:rsidP="00187938">
      <w:pPr>
        <w:rPr>
          <w:rStyle w:val="IntenseEmphasis"/>
        </w:rPr>
      </w:pPr>
      <w:r w:rsidRPr="0070134D">
        <w:rPr>
          <w:rStyle w:val="IntenseEmphasis"/>
        </w:rPr>
        <w:t>See also</w:t>
      </w:r>
    </w:p>
    <w:p w14:paraId="7CDFADB9" w14:textId="77777777" w:rsidR="00187938" w:rsidRPr="001D0647" w:rsidRDefault="00187938" w:rsidP="00187938">
      <w:pPr>
        <w:pStyle w:val="BodyText"/>
        <w:numPr>
          <w:ilvl w:val="0"/>
          <w:numId w:val="37"/>
        </w:numPr>
        <w:spacing w:after="120"/>
      </w:pPr>
      <w:r>
        <w:t>LEADing: &lt;&lt;object&gt;&gt;</w:t>
      </w:r>
    </w:p>
    <w:p w14:paraId="2C18824D" w14:textId="77777777" w:rsidR="00187938" w:rsidRDefault="00187938" w:rsidP="00187938">
      <w:pPr>
        <w:pStyle w:val="Heading3"/>
        <w:spacing w:after="120"/>
      </w:pPr>
      <w:bookmarkStart w:id="501" w:name="_Toc409726570"/>
      <w:bookmarkStart w:id="502" w:name="_Toc418510296"/>
      <w:r>
        <w:t>Stereotype: Equivalent with [Dependency]</w:t>
      </w:r>
      <w:bookmarkEnd w:id="501"/>
      <w:bookmarkEnd w:id="502"/>
    </w:p>
    <w:p w14:paraId="434B939F" w14:textId="77777777" w:rsidR="00187938" w:rsidRDefault="00187938" w:rsidP="00187938">
      <w:pPr>
        <w:pStyle w:val="BodyText"/>
      </w:pPr>
      <w:r>
        <w:t>Equivalent is an assertion that two elements in a model or data resource represent the same thing or set of things. Unlike ontological languages it is not assumed that the two elements are consistent as statements from different context may or may not agree.</w:t>
      </w:r>
    </w:p>
    <w:p w14:paraId="456B17D3" w14:textId="77777777" w:rsidR="00187938" w:rsidRPr="0070134D" w:rsidRDefault="00187938" w:rsidP="00187938">
      <w:pPr>
        <w:rPr>
          <w:rStyle w:val="IntenseEmphasis"/>
        </w:rPr>
      </w:pPr>
      <w:r w:rsidRPr="0070134D">
        <w:rPr>
          <w:rStyle w:val="IntenseEmphasis"/>
        </w:rPr>
        <w:t>Examples</w:t>
      </w:r>
    </w:p>
    <w:p w14:paraId="387DC40F" w14:textId="77777777" w:rsidR="00187938" w:rsidRDefault="00187938" w:rsidP="00187938">
      <w:pPr>
        <w:pStyle w:val="BodyText"/>
        <w:rPr>
          <w:noProof/>
        </w:rPr>
      </w:pPr>
      <w:r>
        <w:rPr>
          <w:noProof/>
        </w:rPr>
        <w:drawing>
          <wp:inline distT="0" distB="0" distL="0" distR="0" wp14:anchorId="2398A3D4" wp14:editId="31D1D375">
            <wp:extent cx="2914650" cy="1171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14650" cy="1171575"/>
                    </a:xfrm>
                    <a:prstGeom prst="rect">
                      <a:avLst/>
                    </a:prstGeom>
                    <a:noFill/>
                    <a:ln>
                      <a:noFill/>
                    </a:ln>
                  </pic:spPr>
                </pic:pic>
              </a:graphicData>
            </a:graphic>
          </wp:inline>
        </w:drawing>
      </w:r>
    </w:p>
    <w:p w14:paraId="4BD73516" w14:textId="77777777" w:rsidR="00187938" w:rsidRDefault="00187938" w:rsidP="00187938">
      <w:pPr>
        <w:pStyle w:val="BodyText"/>
        <w:numPr>
          <w:ilvl w:val="0"/>
          <w:numId w:val="37"/>
        </w:numPr>
        <w:spacing w:after="120"/>
      </w:pPr>
      <w:r>
        <w:rPr>
          <w:noProof/>
        </w:rPr>
        <w:t>Person and Human are equivelent types, they have the same extent.</w:t>
      </w:r>
    </w:p>
    <w:p w14:paraId="1A1C6B54" w14:textId="77777777" w:rsidR="00187938" w:rsidRPr="00832405" w:rsidRDefault="00187938" w:rsidP="00187938">
      <w:pPr>
        <w:pStyle w:val="BodyText"/>
        <w:numPr>
          <w:ilvl w:val="0"/>
          <w:numId w:val="37"/>
        </w:numPr>
        <w:spacing w:after="120"/>
      </w:pPr>
      <w:r>
        <w:lastRenderedPageBreak/>
        <w:t xml:space="preserve">Barack Obama is the person I saw in a </w:t>
      </w:r>
      <w:r w:rsidRPr="00832405">
        <w:t>helicopter</w:t>
      </w:r>
      <w:r>
        <w:t xml:space="preserve"> last night.</w:t>
      </w:r>
    </w:p>
    <w:p w14:paraId="4F4E434A" w14:textId="77777777" w:rsidR="00187938" w:rsidRPr="009C5051" w:rsidRDefault="00187938" w:rsidP="00187938">
      <w:pPr>
        <w:rPr>
          <w:rStyle w:val="IntenseEmphasis"/>
        </w:rPr>
      </w:pPr>
      <w:r w:rsidRPr="009C5051">
        <w:rPr>
          <w:rStyle w:val="IntenseEmphasis"/>
        </w:rPr>
        <w:t>See also</w:t>
      </w:r>
    </w:p>
    <w:p w14:paraId="08785C8E" w14:textId="77777777" w:rsidR="00187938" w:rsidRPr="00CE5CF6" w:rsidRDefault="00187938" w:rsidP="00187938">
      <w:pPr>
        <w:pStyle w:val="BodyText"/>
        <w:numPr>
          <w:ilvl w:val="0"/>
          <w:numId w:val="37"/>
        </w:numPr>
        <w:spacing w:after="120"/>
      </w:pPr>
      <w:r>
        <w:t xml:space="preserve">ODM/OWL: </w:t>
      </w:r>
      <w:r w:rsidRPr="00CE5CF6">
        <w:t>SameAs, EquivalentClass, EquivalentProperty</w:t>
      </w:r>
    </w:p>
    <w:p w14:paraId="0C8371EE" w14:textId="77777777" w:rsidR="00187938" w:rsidRDefault="00187938" w:rsidP="00187938">
      <w:pPr>
        <w:pStyle w:val="Heading3"/>
        <w:spacing w:after="120"/>
      </w:pPr>
      <w:bookmarkStart w:id="503" w:name="_Toc409726571"/>
      <w:bookmarkStart w:id="504" w:name="_Toc418510297"/>
      <w:r>
        <w:t>Stereotype: Intersection [Classifier]</w:t>
      </w:r>
      <w:bookmarkEnd w:id="503"/>
      <w:bookmarkEnd w:id="504"/>
    </w:p>
    <w:p w14:paraId="29B66FBC" w14:textId="77777777" w:rsidR="00187938" w:rsidRDefault="00187938" w:rsidP="00187938">
      <w:pPr>
        <w:pStyle w:val="BodyText"/>
      </w:pPr>
      <w:r>
        <w:t>An intersection is a class that has an extent which is the complete intersection of the extents of all supertypes. Intersection is a stronger statement than a subtype as a subtype may not be a complete intersection. If an instance has all supertypes the  intersection type will be inferred.</w:t>
      </w:r>
    </w:p>
    <w:p w14:paraId="56E94295" w14:textId="77777777" w:rsidR="00D936E7" w:rsidRDefault="00D936E7" w:rsidP="00D936E7">
      <w:pPr>
        <w:pStyle w:val="BodyText"/>
      </w:pPr>
      <w:r>
        <w:t>For intersection, SIMF considers generalization and realization equivalent. This is due to ownership and legacy considerations in UML.</w:t>
      </w:r>
      <w:r w:rsidR="00E00A76">
        <w:t xml:space="preserve"> Generalization is the preferred representation.</w:t>
      </w:r>
    </w:p>
    <w:p w14:paraId="4DAC2C50" w14:textId="77777777" w:rsidR="00D936E7" w:rsidRDefault="00D936E7" w:rsidP="00187938">
      <w:pPr>
        <w:pStyle w:val="BodyText"/>
      </w:pPr>
    </w:p>
    <w:p w14:paraId="612CDF43" w14:textId="77777777" w:rsidR="00187938" w:rsidRPr="0070134D" w:rsidRDefault="00187938" w:rsidP="00187938">
      <w:pPr>
        <w:rPr>
          <w:rStyle w:val="IntenseEmphasis"/>
        </w:rPr>
      </w:pPr>
      <w:r w:rsidRPr="0070134D">
        <w:rPr>
          <w:rStyle w:val="IntenseEmphasis"/>
        </w:rPr>
        <w:t>Examples</w:t>
      </w:r>
    </w:p>
    <w:p w14:paraId="117E0441" w14:textId="77777777" w:rsidR="00187938" w:rsidRDefault="00187938" w:rsidP="00187938">
      <w:pPr>
        <w:pStyle w:val="BodyText"/>
        <w:rPr>
          <w:noProof/>
        </w:rPr>
      </w:pPr>
      <w:r>
        <w:rPr>
          <w:noProof/>
        </w:rPr>
        <w:drawing>
          <wp:inline distT="0" distB="0" distL="0" distR="0" wp14:anchorId="59AA085E" wp14:editId="6B0FE852">
            <wp:extent cx="2571750" cy="10668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71750" cy="1066800"/>
                    </a:xfrm>
                    <a:prstGeom prst="rect">
                      <a:avLst/>
                    </a:prstGeom>
                    <a:noFill/>
                    <a:ln>
                      <a:noFill/>
                    </a:ln>
                  </pic:spPr>
                </pic:pic>
              </a:graphicData>
            </a:graphic>
          </wp:inline>
        </w:drawing>
      </w:r>
    </w:p>
    <w:p w14:paraId="2A75EF35" w14:textId="77777777" w:rsidR="00187938" w:rsidRDefault="00187938" w:rsidP="00187938">
      <w:pPr>
        <w:pStyle w:val="BodyText"/>
        <w:rPr>
          <w:noProof/>
        </w:rPr>
      </w:pPr>
      <w:r>
        <w:rPr>
          <w:noProof/>
        </w:rPr>
        <w:t>All dogs that are pets are pet dogs.</w:t>
      </w:r>
    </w:p>
    <w:p w14:paraId="09668392" w14:textId="77777777" w:rsidR="00187938" w:rsidRDefault="00187938" w:rsidP="00187938">
      <w:pPr>
        <w:pStyle w:val="Heading4"/>
        <w:spacing w:after="120"/>
      </w:pPr>
      <w:r>
        <w:t>See also</w:t>
      </w:r>
    </w:p>
    <w:p w14:paraId="3CD23E2C" w14:textId="77777777" w:rsidR="00187938" w:rsidRPr="00CE5CF6" w:rsidRDefault="00187938" w:rsidP="00187938">
      <w:pPr>
        <w:pStyle w:val="BodyText"/>
        <w:numPr>
          <w:ilvl w:val="0"/>
          <w:numId w:val="37"/>
        </w:numPr>
        <w:spacing w:after="120"/>
      </w:pPr>
      <w:r>
        <w:t>ODM/OWL: intersectionOf</w:t>
      </w:r>
    </w:p>
    <w:p w14:paraId="68A7F86C" w14:textId="77777777" w:rsidR="00187938" w:rsidRPr="002F4E05" w:rsidRDefault="00187938" w:rsidP="00187938">
      <w:pPr>
        <w:pStyle w:val="BodyText"/>
      </w:pPr>
    </w:p>
    <w:p w14:paraId="0EF22A4B" w14:textId="77777777" w:rsidR="00187938" w:rsidRDefault="00187938" w:rsidP="00187938">
      <w:pPr>
        <w:pStyle w:val="Heading3"/>
        <w:spacing w:after="120"/>
      </w:pPr>
      <w:bookmarkStart w:id="505" w:name="_Toc409726572"/>
      <w:bookmarkStart w:id="506" w:name="_Toc418510298"/>
      <w:r>
        <w:t>Stereotype: Is in context [Relationship]</w:t>
      </w:r>
      <w:bookmarkEnd w:id="505"/>
      <w:bookmarkEnd w:id="506"/>
    </w:p>
    <w:p w14:paraId="7B4D37AA" w14:textId="77777777" w:rsidR="00187938" w:rsidRDefault="00187938" w:rsidP="00187938">
      <w:pPr>
        <w:pStyle w:val="BodyText"/>
      </w:pPr>
      <w:r>
        <w:t>&lt;&lt;Is in context&gt;&gt; is an assertion that the source of the relationship is in the context of the target of the relationship. All assertions and rules defined in the target context apply to the source and everything in the context of the source (in context is transitive). Packages, classes, situations and instances are typical context.</w:t>
      </w:r>
    </w:p>
    <w:p w14:paraId="5C5D6C58" w14:textId="77777777" w:rsidR="00187938" w:rsidRDefault="00187938" w:rsidP="00187938">
      <w:pPr>
        <w:pStyle w:val="Heading4"/>
        <w:spacing w:after="120"/>
      </w:pPr>
      <w:r>
        <w:t>Examples</w:t>
      </w:r>
    </w:p>
    <w:p w14:paraId="071241EA" w14:textId="77777777" w:rsidR="00187938" w:rsidRDefault="00187938" w:rsidP="00187938">
      <w:pPr>
        <w:pStyle w:val="BodyText"/>
        <w:rPr>
          <w:noProof/>
        </w:rPr>
      </w:pPr>
      <w:r>
        <w:rPr>
          <w:noProof/>
        </w:rPr>
        <w:drawing>
          <wp:inline distT="0" distB="0" distL="0" distR="0" wp14:anchorId="5C507A63" wp14:editId="167417B0">
            <wp:extent cx="3676650" cy="19812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76650" cy="1981200"/>
                    </a:xfrm>
                    <a:prstGeom prst="rect">
                      <a:avLst/>
                    </a:prstGeom>
                    <a:noFill/>
                    <a:ln>
                      <a:noFill/>
                    </a:ln>
                  </pic:spPr>
                </pic:pic>
              </a:graphicData>
            </a:graphic>
          </wp:inline>
        </w:drawing>
      </w:r>
    </w:p>
    <w:p w14:paraId="62776E98" w14:textId="77777777" w:rsidR="00187938" w:rsidRDefault="00187938" w:rsidP="00187938">
      <w:pPr>
        <w:pStyle w:val="BodyText"/>
        <w:numPr>
          <w:ilvl w:val="0"/>
          <w:numId w:val="37"/>
        </w:numPr>
        <w:spacing w:after="120"/>
      </w:pPr>
      <w:r>
        <w:t>GPS coordinates apply within the context of earth.</w:t>
      </w:r>
    </w:p>
    <w:p w14:paraId="1ADAAD17" w14:textId="77777777" w:rsidR="00187938" w:rsidRPr="002F54B7" w:rsidRDefault="00187938" w:rsidP="00187938">
      <w:pPr>
        <w:pStyle w:val="BodyText"/>
        <w:numPr>
          <w:ilvl w:val="0"/>
          <w:numId w:val="37"/>
        </w:numPr>
        <w:spacing w:after="120"/>
      </w:pPr>
      <w:r>
        <w:t>The Radar detector law applies in the context of the state of Virginia and is in the context of rules of the road.</w:t>
      </w:r>
    </w:p>
    <w:p w14:paraId="522F0619" w14:textId="77777777" w:rsidR="00187938" w:rsidRDefault="00187938" w:rsidP="00187938">
      <w:pPr>
        <w:pStyle w:val="Heading3"/>
        <w:spacing w:after="120"/>
      </w:pPr>
      <w:bookmarkStart w:id="507" w:name="_Toc409726573"/>
      <w:bookmarkStart w:id="508" w:name="_Toc418510299"/>
      <w:r>
        <w:lastRenderedPageBreak/>
        <w:t>Stereotype: Source Reference [Classifier]</w:t>
      </w:r>
      <w:bookmarkEnd w:id="507"/>
      <w:bookmarkEnd w:id="508"/>
    </w:p>
    <w:p w14:paraId="7109D681" w14:textId="77777777" w:rsidR="00187938" w:rsidRDefault="00187938" w:rsidP="00187938">
      <w:pPr>
        <w:pStyle w:val="BodyText"/>
      </w:pPr>
      <w:r>
        <w:t>&lt;&lt;Reference&gt;&gt; provides traceability to the source of a piece of information in some information resource to facilitate provenance. Reference is a statement about the model data and has no semantic implication. Source reference may impact the trust in a statement but the evaluation of trust is outside of this specification.</w:t>
      </w:r>
      <w:r w:rsidR="00B829F8">
        <w:t xml:space="preserve"> Source is typically populated by the SIMF tooling.</w:t>
      </w:r>
    </w:p>
    <w:p w14:paraId="21770282" w14:textId="77777777" w:rsidR="00187938" w:rsidRDefault="00187938" w:rsidP="00187938">
      <w:pPr>
        <w:pStyle w:val="Heading4"/>
        <w:spacing w:after="120"/>
      </w:pPr>
      <w:r>
        <w:t>Tag definitions</w:t>
      </w:r>
    </w:p>
    <w:p w14:paraId="6DA80193" w14:textId="77777777" w:rsidR="00187938" w:rsidRDefault="00187938" w:rsidP="00187938">
      <w:pPr>
        <w:pStyle w:val="BodyText"/>
        <w:numPr>
          <w:ilvl w:val="0"/>
          <w:numId w:val="38"/>
        </w:numPr>
        <w:spacing w:after="120"/>
      </w:pPr>
      <w:r>
        <w:t>Kind:String Specifies the kind of resource being referenced. (E.G. “XML”)</w:t>
      </w:r>
      <w:r w:rsidR="00B829F8">
        <w:t>. The values of “Kind” are implementation specific. (Note: look for standard to site).</w:t>
      </w:r>
    </w:p>
    <w:p w14:paraId="61516820" w14:textId="77777777" w:rsidR="00187938" w:rsidRDefault="00187938" w:rsidP="00187938">
      <w:pPr>
        <w:pStyle w:val="BodyText"/>
        <w:numPr>
          <w:ilvl w:val="0"/>
          <w:numId w:val="38"/>
        </w:numPr>
        <w:spacing w:after="120"/>
      </w:pPr>
      <w:r>
        <w:t>Resource:URL Specifies the location of the resource</w:t>
      </w:r>
    </w:p>
    <w:p w14:paraId="0B147A0E" w14:textId="77777777" w:rsidR="00187938" w:rsidRDefault="00187938" w:rsidP="00187938">
      <w:pPr>
        <w:pStyle w:val="BodyText"/>
        <w:numPr>
          <w:ilvl w:val="0"/>
          <w:numId w:val="38"/>
        </w:numPr>
        <w:spacing w:after="120"/>
      </w:pPr>
      <w:r>
        <w:t>Path:String Specifies the location of the information in the source. The form of expression of the path is dependent on the Kind.. Kinds and path languages are not defined in this specification.</w:t>
      </w:r>
    </w:p>
    <w:p w14:paraId="2B9B2A2D" w14:textId="77777777" w:rsidR="00187938" w:rsidRDefault="00187938" w:rsidP="00187938">
      <w:pPr>
        <w:pStyle w:val="BodyText"/>
        <w:numPr>
          <w:ilvl w:val="0"/>
          <w:numId w:val="38"/>
        </w:numPr>
        <w:spacing w:after="120"/>
      </w:pPr>
      <w:r>
        <w:t>When: DateTime Specifies when the information was first asserted in the resource.</w:t>
      </w:r>
    </w:p>
    <w:p w14:paraId="7AADD7F0" w14:textId="77777777" w:rsidR="00187938" w:rsidRPr="006C5D7D" w:rsidRDefault="00187938" w:rsidP="00187938">
      <w:pPr>
        <w:pStyle w:val="BodyText"/>
        <w:numPr>
          <w:ilvl w:val="0"/>
          <w:numId w:val="38"/>
        </w:numPr>
        <w:spacing w:after="120"/>
      </w:pPr>
      <w:r>
        <w:t>TransactionID:String Transaction ID for the information.</w:t>
      </w:r>
    </w:p>
    <w:p w14:paraId="7A41F8FC" w14:textId="77777777" w:rsidR="00187938" w:rsidRDefault="00187938" w:rsidP="00187938">
      <w:pPr>
        <w:pStyle w:val="Heading3"/>
        <w:spacing w:after="120"/>
      </w:pPr>
      <w:bookmarkStart w:id="509" w:name="_Toc409726574"/>
      <w:bookmarkStart w:id="510" w:name="_Toc418510300"/>
      <w:r>
        <w:t>Stereotype: Phase [Class]</w:t>
      </w:r>
      <w:bookmarkEnd w:id="509"/>
      <w:bookmarkEnd w:id="510"/>
    </w:p>
    <w:p w14:paraId="4FF9E3D7" w14:textId="77777777" w:rsidR="00187938" w:rsidRDefault="00187938" w:rsidP="00187938">
      <w:pPr>
        <w:pStyle w:val="BodyText"/>
      </w:pPr>
      <w:r>
        <w:t>Phase classifies some portion of an entities lifetime. Also known as a “State”.</w:t>
      </w:r>
    </w:p>
    <w:p w14:paraId="40A69888" w14:textId="77777777" w:rsidR="00187938" w:rsidRPr="00130047" w:rsidRDefault="00187938" w:rsidP="00187938">
      <w:pPr>
        <w:pStyle w:val="BodyText"/>
        <w:rPr>
          <w:rStyle w:val="IntenseEmphasis"/>
        </w:rPr>
      </w:pPr>
      <w:r w:rsidRPr="00130047">
        <w:rPr>
          <w:rStyle w:val="IntenseEmphasis"/>
        </w:rPr>
        <w:t>Supertypes</w:t>
      </w:r>
    </w:p>
    <w:p w14:paraId="523662AF" w14:textId="77777777" w:rsidR="00187938" w:rsidRDefault="00187938" w:rsidP="00187938">
      <w:pPr>
        <w:pStyle w:val="BodyText"/>
        <w:numPr>
          <w:ilvl w:val="0"/>
          <w:numId w:val="39"/>
        </w:numPr>
        <w:spacing w:after="120"/>
      </w:pPr>
      <w:r>
        <w:t>Classification</w:t>
      </w:r>
    </w:p>
    <w:p w14:paraId="0B74C625" w14:textId="77777777" w:rsidR="00187938" w:rsidRPr="00130047" w:rsidRDefault="00187938" w:rsidP="00187938">
      <w:pPr>
        <w:pStyle w:val="BodyText"/>
        <w:rPr>
          <w:rStyle w:val="IntenseEmphasis"/>
        </w:rPr>
      </w:pPr>
      <w:r w:rsidRPr="00130047">
        <w:rPr>
          <w:rStyle w:val="IntenseEmphasis"/>
        </w:rPr>
        <w:t>Examples</w:t>
      </w:r>
    </w:p>
    <w:p w14:paraId="19E22281" w14:textId="77777777" w:rsidR="00187938" w:rsidRDefault="00187938" w:rsidP="00187938">
      <w:pPr>
        <w:pStyle w:val="BodyText"/>
        <w:rPr>
          <w:noProof/>
        </w:rPr>
      </w:pPr>
      <w:r>
        <w:rPr>
          <w:noProof/>
        </w:rPr>
        <w:drawing>
          <wp:inline distT="0" distB="0" distL="0" distR="0" wp14:anchorId="7EBD67BE" wp14:editId="4341D5B1">
            <wp:extent cx="2333625" cy="15144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33625" cy="1514475"/>
                    </a:xfrm>
                    <a:prstGeom prst="rect">
                      <a:avLst/>
                    </a:prstGeom>
                    <a:noFill/>
                    <a:ln>
                      <a:noFill/>
                    </a:ln>
                  </pic:spPr>
                </pic:pic>
              </a:graphicData>
            </a:graphic>
          </wp:inline>
        </w:drawing>
      </w:r>
    </w:p>
    <w:p w14:paraId="13527706" w14:textId="77777777" w:rsidR="00187938" w:rsidRPr="00E82E30" w:rsidRDefault="00187938" w:rsidP="00187938">
      <w:pPr>
        <w:pStyle w:val="BodyText"/>
      </w:pPr>
      <w:r>
        <w:rPr>
          <w:noProof/>
        </w:rPr>
        <w:t>Adult is a phase (what it classifies not stated here). An Adult Person represents a phase in the life of a person.</w:t>
      </w:r>
    </w:p>
    <w:p w14:paraId="5DACD195" w14:textId="77777777" w:rsidR="00187938" w:rsidRDefault="00187938" w:rsidP="00187938">
      <w:pPr>
        <w:pStyle w:val="Heading3"/>
        <w:spacing w:after="120"/>
      </w:pPr>
      <w:bookmarkStart w:id="511" w:name="_Toc409726575"/>
      <w:bookmarkStart w:id="512" w:name="_Toc418510301"/>
      <w:r>
        <w:t>Stereotype: Quantity Kind [Classifier]</w:t>
      </w:r>
      <w:bookmarkEnd w:id="511"/>
      <w:bookmarkEnd w:id="512"/>
    </w:p>
    <w:p w14:paraId="49F12801" w14:textId="77777777" w:rsidR="00187938" w:rsidRDefault="00187938" w:rsidP="00187938">
      <w:pPr>
        <w:pStyle w:val="BodyText"/>
      </w:pPr>
      <w:r>
        <w:t>&lt;&lt;Quantity Kind&gt;&gt; is an a</w:t>
      </w:r>
      <w:r w:rsidRPr="003F0989">
        <w:t>spect common to mutually comparable quantities represented by one or more units. Units with a common quantity kind may be algorithmically converted to any other unit of that quantity kind. e.g. temperature.</w:t>
      </w:r>
      <w:r>
        <w:t>[</w:t>
      </w:r>
      <w:r w:rsidRPr="006F09AA">
        <w:t xml:space="preserve"> </w:t>
      </w:r>
      <w:r w:rsidRPr="003F0989">
        <w:t>JCGM 200:2008</w:t>
      </w:r>
      <w:r>
        <w:t>].</w:t>
      </w:r>
    </w:p>
    <w:p w14:paraId="43989743" w14:textId="77777777" w:rsidR="00187938" w:rsidRDefault="00187938" w:rsidP="00187938">
      <w:pPr>
        <w:pStyle w:val="BodyText"/>
      </w:pPr>
      <w:r>
        <w:t>Typically Units &lt;&lt;represents&gt;&gt; quantity kinds.</w:t>
      </w:r>
    </w:p>
    <w:p w14:paraId="4FEFCA91" w14:textId="77777777" w:rsidR="00187938" w:rsidRPr="004D52CE" w:rsidRDefault="00187938" w:rsidP="00187938">
      <w:pPr>
        <w:pStyle w:val="BodyText"/>
        <w:rPr>
          <w:rStyle w:val="Emphasis"/>
        </w:rPr>
      </w:pPr>
      <w:r w:rsidRPr="004D52CE">
        <w:rPr>
          <w:rStyle w:val="Emphasis"/>
        </w:rPr>
        <w:t>Examples</w:t>
      </w:r>
    </w:p>
    <w:p w14:paraId="3D3B05BA" w14:textId="77777777" w:rsidR="00187938" w:rsidRDefault="00187938" w:rsidP="00187938">
      <w:pPr>
        <w:pStyle w:val="BodyText"/>
      </w:pPr>
      <w:r>
        <w:rPr>
          <w:noProof/>
        </w:rPr>
        <w:drawing>
          <wp:inline distT="0" distB="0" distL="0" distR="0" wp14:anchorId="4FAFAFE8" wp14:editId="21FC317F">
            <wp:extent cx="1304925" cy="67627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304925" cy="676275"/>
                    </a:xfrm>
                    <a:prstGeom prst="rect">
                      <a:avLst/>
                    </a:prstGeom>
                    <a:noFill/>
                    <a:ln>
                      <a:noFill/>
                    </a:ln>
                  </pic:spPr>
                </pic:pic>
              </a:graphicData>
            </a:graphic>
          </wp:inline>
        </w:drawing>
      </w:r>
    </w:p>
    <w:p w14:paraId="1C577D60" w14:textId="77777777" w:rsidR="00187938" w:rsidRPr="004D52CE" w:rsidRDefault="00187938" w:rsidP="00187938">
      <w:pPr>
        <w:pStyle w:val="BodyText"/>
        <w:rPr>
          <w:rStyle w:val="Emphasis"/>
        </w:rPr>
      </w:pPr>
      <w:r w:rsidRPr="004D52CE">
        <w:rPr>
          <w:rStyle w:val="Emphasis"/>
        </w:rPr>
        <w:lastRenderedPageBreak/>
        <w:t>See also</w:t>
      </w:r>
    </w:p>
    <w:p w14:paraId="63718651" w14:textId="77777777" w:rsidR="00187938" w:rsidRPr="003F0989" w:rsidRDefault="00187938" w:rsidP="00187938">
      <w:pPr>
        <w:pStyle w:val="BodyText"/>
        <w:numPr>
          <w:ilvl w:val="0"/>
          <w:numId w:val="39"/>
        </w:numPr>
        <w:spacing w:after="120"/>
      </w:pPr>
      <w:r w:rsidRPr="003F0989">
        <w:t>JCGM 200:2008</w:t>
      </w:r>
    </w:p>
    <w:p w14:paraId="153AC558" w14:textId="77777777" w:rsidR="00187938" w:rsidRDefault="00187938" w:rsidP="00187938">
      <w:pPr>
        <w:pStyle w:val="Heading3"/>
        <w:spacing w:after="120"/>
      </w:pPr>
      <w:bookmarkStart w:id="513" w:name="_Toc409726576"/>
      <w:bookmarkStart w:id="514" w:name="_Toc418510302"/>
      <w:r>
        <w:t>Stereotype: Represents [Realization</w:t>
      </w:r>
      <w:r w:rsidR="008E13CD">
        <w:t>, Dependency</w:t>
      </w:r>
      <w:r w:rsidR="00925F3D">
        <w:t>, Generalization</w:t>
      </w:r>
      <w:r>
        <w:t>]</w:t>
      </w:r>
      <w:bookmarkEnd w:id="513"/>
      <w:bookmarkEnd w:id="514"/>
    </w:p>
    <w:p w14:paraId="0AB17460" w14:textId="77777777" w:rsidR="00187938" w:rsidRDefault="00187938" w:rsidP="00187938">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4CA2B37" w14:textId="77777777" w:rsidR="00925F3D" w:rsidRDefault="00925F3D" w:rsidP="00925F3D">
      <w:pPr>
        <w:pStyle w:val="BodyText"/>
        <w:numPr>
          <w:ilvl w:val="0"/>
          <w:numId w:val="39"/>
        </w:numPr>
      </w:pPr>
      <w:r>
        <w:t>A representation that is a dependency or realization makes no assumption that the types are substitutable</w:t>
      </w:r>
    </w:p>
    <w:p w14:paraId="6AE8BA7D" w14:textId="77777777" w:rsidR="00925F3D" w:rsidRDefault="00925F3D" w:rsidP="00925F3D">
      <w:pPr>
        <w:pStyle w:val="BodyText"/>
        <w:numPr>
          <w:ilvl w:val="0"/>
          <w:numId w:val="39"/>
        </w:numPr>
      </w:pPr>
      <w:r>
        <w:t>A representation that is a generalization is substitutable for what it represents</w:t>
      </w:r>
    </w:p>
    <w:p w14:paraId="7D47419F" w14:textId="77777777" w:rsidR="00187938" w:rsidRDefault="00187938" w:rsidP="00187938">
      <w:pPr>
        <w:pStyle w:val="BodyText"/>
        <w:rPr>
          <w:rStyle w:val="IntenseEmphasis"/>
        </w:rPr>
      </w:pPr>
      <w:r>
        <w:rPr>
          <w:rStyle w:val="IntenseEmphasis"/>
        </w:rPr>
        <w:t>Tag definitions</w:t>
      </w:r>
    </w:p>
    <w:p w14:paraId="31AD667A" w14:textId="77777777" w:rsidR="00187938" w:rsidRDefault="00014648" w:rsidP="00187938">
      <w:pPr>
        <w:numPr>
          <w:ilvl w:val="0"/>
          <w:numId w:val="44"/>
        </w:numPr>
        <w:spacing w:after="120"/>
      </w:pPr>
      <w:r>
        <w:t>Condition:Value specification – expression that must evaluate to true for the rule to be valid</w:t>
      </w:r>
    </w:p>
    <w:p w14:paraId="64411795" w14:textId="77777777" w:rsidR="00014648" w:rsidRDefault="00014648" w:rsidP="00187938">
      <w:pPr>
        <w:numPr>
          <w:ilvl w:val="0"/>
          <w:numId w:val="44"/>
        </w:numPr>
        <w:spacing w:after="120"/>
      </w:pPr>
      <w:r>
        <w:t>In context:Context – context that scopes the applicability of the representation</w:t>
      </w:r>
    </w:p>
    <w:p w14:paraId="303290FD" w14:textId="77777777" w:rsidR="00014648" w:rsidRPr="00AD549F" w:rsidRDefault="00014648" w:rsidP="00187938">
      <w:pPr>
        <w:numPr>
          <w:ilvl w:val="0"/>
          <w:numId w:val="44"/>
        </w:numPr>
        <w:spacing w:after="120"/>
      </w:pPr>
      <w:r>
        <w:t>type:Classifier – Potentially more specific type that a property is mapped to</w:t>
      </w:r>
    </w:p>
    <w:p w14:paraId="1EF0F5EE" w14:textId="77777777" w:rsidR="00187938" w:rsidRPr="00772A58" w:rsidRDefault="00187938" w:rsidP="00187938">
      <w:pPr>
        <w:pStyle w:val="BodyText"/>
        <w:rPr>
          <w:rStyle w:val="IntenseEmphasis"/>
        </w:rPr>
      </w:pPr>
      <w:r w:rsidRPr="00772A58">
        <w:rPr>
          <w:rStyle w:val="IntenseEmphasis"/>
        </w:rPr>
        <w:t>Examples</w:t>
      </w:r>
    </w:p>
    <w:p w14:paraId="1D1771E5" w14:textId="77777777" w:rsidR="00187938" w:rsidRDefault="00187938" w:rsidP="00187938">
      <w:pPr>
        <w:pStyle w:val="BodyText"/>
        <w:rPr>
          <w:noProof/>
        </w:rPr>
      </w:pPr>
      <w:r>
        <w:rPr>
          <w:noProof/>
        </w:rPr>
        <w:drawing>
          <wp:inline distT="0" distB="0" distL="0" distR="0" wp14:anchorId="6303A349" wp14:editId="1D9C12AB">
            <wp:extent cx="3533775" cy="1524000"/>
            <wp:effectExtent l="0" t="0" r="9525"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33775" cy="1524000"/>
                    </a:xfrm>
                    <a:prstGeom prst="rect">
                      <a:avLst/>
                    </a:prstGeom>
                    <a:noFill/>
                    <a:ln>
                      <a:noFill/>
                    </a:ln>
                  </pic:spPr>
                </pic:pic>
              </a:graphicData>
            </a:graphic>
          </wp:inline>
        </w:drawing>
      </w:r>
    </w:p>
    <w:p w14:paraId="27792E24" w14:textId="77777777" w:rsidR="00187938" w:rsidRDefault="00187938" w:rsidP="00187938">
      <w:pPr>
        <w:pStyle w:val="BodyText"/>
        <w:numPr>
          <w:ilvl w:val="0"/>
          <w:numId w:val="39"/>
        </w:numPr>
        <w:spacing w:after="120"/>
      </w:pPr>
      <w:r>
        <w:rPr>
          <w:noProof/>
        </w:rPr>
        <w:t>Degrees Celsius is a way to represent Temperature. Note that there could still be different ways to represent Degrees Celsius (e.g. As a real or integer)</w:t>
      </w:r>
    </w:p>
    <w:p w14:paraId="6EEBEDA6" w14:textId="77777777" w:rsidR="00187938" w:rsidRDefault="00187938" w:rsidP="00187938">
      <w:pPr>
        <w:pStyle w:val="BodyText"/>
        <w:numPr>
          <w:ilvl w:val="0"/>
          <w:numId w:val="39"/>
        </w:numPr>
        <w:spacing w:after="120"/>
      </w:pPr>
      <w:r>
        <w:rPr>
          <w:noProof/>
        </w:rPr>
        <w:t>XSDPersonType (From a physical model) is a way to represent data about a Person (From a conceptual model)</w:t>
      </w:r>
    </w:p>
    <w:p w14:paraId="6C08D996" w14:textId="77777777" w:rsidR="00187938" w:rsidRPr="006C79E8" w:rsidRDefault="00187938" w:rsidP="00187938">
      <w:pPr>
        <w:pStyle w:val="BodyText"/>
        <w:numPr>
          <w:ilvl w:val="0"/>
          <w:numId w:val="39"/>
        </w:numPr>
        <w:spacing w:after="120"/>
      </w:pPr>
      <w:r>
        <w:rPr>
          <w:noProof/>
        </w:rPr>
        <w:t>To-do: Rule and context examples</w:t>
      </w:r>
    </w:p>
    <w:p w14:paraId="2A903911" w14:textId="77777777" w:rsidR="00187938" w:rsidRDefault="00187938" w:rsidP="00187938">
      <w:pPr>
        <w:pStyle w:val="Heading3"/>
        <w:spacing w:after="120"/>
      </w:pPr>
      <w:bookmarkStart w:id="515" w:name="_Toc409726578"/>
      <w:bookmarkStart w:id="516" w:name="_Toc418510304"/>
      <w:r>
        <w:t>Stereotype: Role [Class]</w:t>
      </w:r>
      <w:bookmarkEnd w:id="515"/>
      <w:bookmarkEnd w:id="516"/>
    </w:p>
    <w:p w14:paraId="79EA1877" w14:textId="77777777" w:rsidR="00187938" w:rsidRPr="00A0209F" w:rsidRDefault="00187938" w:rsidP="00187938">
      <w:pPr>
        <w:pStyle w:val="BodyText"/>
      </w:pPr>
      <w:r>
        <w:t xml:space="preserve">A &lt;&lt;Role&gt;&gt; is a classification of an entity based on that entities behavior, participation in a situation or capabilities. A &lt;&lt;Role&gt;&gt; &lt;&lt;Classifies&gt;&gt; the types that may play that role. </w:t>
      </w:r>
    </w:p>
    <w:p w14:paraId="24B97E86" w14:textId="77777777" w:rsidR="00187938" w:rsidRPr="00130047" w:rsidRDefault="00187938" w:rsidP="00187938">
      <w:pPr>
        <w:pStyle w:val="BodyText"/>
        <w:rPr>
          <w:rStyle w:val="IntenseEmphasis"/>
        </w:rPr>
      </w:pPr>
      <w:r w:rsidRPr="00130047">
        <w:rPr>
          <w:rStyle w:val="IntenseEmphasis"/>
        </w:rPr>
        <w:t>Supertypes</w:t>
      </w:r>
    </w:p>
    <w:p w14:paraId="7B37A6BB" w14:textId="77777777" w:rsidR="00187938" w:rsidRDefault="00187938" w:rsidP="00187938">
      <w:pPr>
        <w:pStyle w:val="BodyText"/>
        <w:numPr>
          <w:ilvl w:val="0"/>
          <w:numId w:val="39"/>
        </w:numPr>
        <w:spacing w:after="120"/>
      </w:pPr>
      <w:r>
        <w:t>Classification</w:t>
      </w:r>
    </w:p>
    <w:p w14:paraId="21043BC9" w14:textId="77777777" w:rsidR="00187938" w:rsidRPr="00141BB9" w:rsidRDefault="00187938" w:rsidP="00187938">
      <w:pPr>
        <w:pStyle w:val="BodyText"/>
        <w:rPr>
          <w:rStyle w:val="IntenseEmphasis"/>
        </w:rPr>
      </w:pPr>
      <w:r w:rsidRPr="00141BB9">
        <w:rPr>
          <w:rStyle w:val="IntenseEmphasis"/>
        </w:rPr>
        <w:t>Examples</w:t>
      </w:r>
    </w:p>
    <w:p w14:paraId="3A765E91" w14:textId="77777777" w:rsidR="00187938" w:rsidRDefault="00187938" w:rsidP="00187938">
      <w:pPr>
        <w:pStyle w:val="BodyText"/>
      </w:pPr>
      <w:r>
        <w:rPr>
          <w:noProof/>
        </w:rPr>
        <w:lastRenderedPageBreak/>
        <w:drawing>
          <wp:inline distT="0" distB="0" distL="0" distR="0" wp14:anchorId="0784FA39" wp14:editId="138016DB">
            <wp:extent cx="4905375" cy="2352675"/>
            <wp:effectExtent l="0" t="0" r="9525"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905375" cy="2352675"/>
                    </a:xfrm>
                    <a:prstGeom prst="rect">
                      <a:avLst/>
                    </a:prstGeom>
                    <a:noFill/>
                    <a:ln>
                      <a:noFill/>
                    </a:ln>
                  </pic:spPr>
                </pic:pic>
              </a:graphicData>
            </a:graphic>
          </wp:inline>
        </w:drawing>
      </w:r>
    </w:p>
    <w:p w14:paraId="6A16C4A1" w14:textId="77777777" w:rsidR="00187938" w:rsidRDefault="00187938" w:rsidP="00187938">
      <w:pPr>
        <w:pStyle w:val="BodyText"/>
      </w:pPr>
      <w:r>
        <w:t>Victims, Threat Actors and Mitigation Actors are roles of actors which may be related to specific incidents.</w:t>
      </w:r>
    </w:p>
    <w:p w14:paraId="06823A2B" w14:textId="77777777" w:rsidR="00187938" w:rsidRPr="00F848E1" w:rsidRDefault="00187938" w:rsidP="00187938">
      <w:pPr>
        <w:pStyle w:val="BodyText"/>
        <w:rPr>
          <w:rStyle w:val="IntenseEmphasis"/>
        </w:rPr>
      </w:pPr>
      <w:r w:rsidRPr="00F848E1">
        <w:rPr>
          <w:rStyle w:val="IntenseEmphasis"/>
        </w:rPr>
        <w:t>See also</w:t>
      </w:r>
    </w:p>
    <w:p w14:paraId="4CFE49C1" w14:textId="77777777" w:rsidR="00187938" w:rsidRPr="00E82E30" w:rsidRDefault="00187938" w:rsidP="00187938">
      <w:pPr>
        <w:pStyle w:val="BodyText"/>
        <w:numPr>
          <w:ilvl w:val="0"/>
          <w:numId w:val="39"/>
        </w:numPr>
        <w:spacing w:after="120"/>
      </w:pPr>
      <w:r>
        <w:t>LEADing: Role</w:t>
      </w:r>
    </w:p>
    <w:p w14:paraId="52604B8D" w14:textId="77777777" w:rsidR="00187938" w:rsidRDefault="00187938" w:rsidP="00187938">
      <w:pPr>
        <w:pStyle w:val="Heading3"/>
        <w:spacing w:after="120"/>
      </w:pPr>
      <w:bookmarkStart w:id="517" w:name="_Toc409726579"/>
      <w:bookmarkStart w:id="518" w:name="_Toc418510305"/>
      <w:r>
        <w:t>Stereotype: Union [Classifier]</w:t>
      </w:r>
      <w:bookmarkEnd w:id="517"/>
      <w:bookmarkEnd w:id="518"/>
    </w:p>
    <w:p w14:paraId="533F4347" w14:textId="77777777" w:rsidR="00187938" w:rsidRDefault="00187938" w:rsidP="009811F0">
      <w:pPr>
        <w:pStyle w:val="BodyText"/>
        <w:outlineLvl w:val="2"/>
      </w:pPr>
      <w:bookmarkStart w:id="519" w:name="_Toc418510306"/>
      <w:r>
        <w:t>A &lt;&lt;Union&gt;&gt; is any context (Package or Classifier) that has an extent which is the complete union of the extents of all context that realize</w:t>
      </w:r>
      <w:r w:rsidR="00D936E7">
        <w:t xml:space="preserve"> or specialize</w:t>
      </w:r>
      <w:r>
        <w:t xml:space="preserve"> the Union.</w:t>
      </w:r>
      <w:bookmarkEnd w:id="519"/>
      <w:r>
        <w:t xml:space="preserve"> </w:t>
      </w:r>
    </w:p>
    <w:p w14:paraId="3D04D994" w14:textId="77777777" w:rsidR="00D936E7" w:rsidRDefault="00D936E7" w:rsidP="00187938">
      <w:pPr>
        <w:pStyle w:val="BodyText"/>
      </w:pPr>
      <w:r>
        <w:t>For union, SIMF considers generalization and realization equivalent. This is due to ownership and legacy consideration in UML.</w:t>
      </w:r>
    </w:p>
    <w:p w14:paraId="7E1BD3FC" w14:textId="77777777" w:rsidR="00187938" w:rsidRDefault="00187938" w:rsidP="00187938">
      <w:pPr>
        <w:pStyle w:val="BodyText"/>
      </w:pPr>
      <w:r>
        <w:t>Example</w:t>
      </w:r>
    </w:p>
    <w:p w14:paraId="0CA066DB" w14:textId="77777777" w:rsidR="00187938" w:rsidRDefault="00187938" w:rsidP="00187938">
      <w:pPr>
        <w:pStyle w:val="BodyText"/>
      </w:pPr>
      <w:r>
        <w:rPr>
          <w:noProof/>
        </w:rPr>
        <w:drawing>
          <wp:inline distT="0" distB="0" distL="0" distR="0" wp14:anchorId="33F9813D" wp14:editId="05DFC50D">
            <wp:extent cx="3705225" cy="1828800"/>
            <wp:effectExtent l="0" t="0" r="952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5225" cy="1828800"/>
                    </a:xfrm>
                    <a:prstGeom prst="rect">
                      <a:avLst/>
                    </a:prstGeom>
                    <a:noFill/>
                    <a:ln>
                      <a:noFill/>
                    </a:ln>
                  </pic:spPr>
                </pic:pic>
              </a:graphicData>
            </a:graphic>
          </wp:inline>
        </w:drawing>
      </w:r>
    </w:p>
    <w:p w14:paraId="0096A03A" w14:textId="77777777" w:rsidR="00187938" w:rsidRDefault="00187938" w:rsidP="00187938">
      <w:pPr>
        <w:pStyle w:val="BodyText"/>
      </w:pPr>
      <w:r>
        <w:t>A Marine Mammal is either a Dolphin, Orka or Whale.</w:t>
      </w:r>
    </w:p>
    <w:p w14:paraId="2D8D7B2E" w14:textId="77777777" w:rsidR="00187938" w:rsidRDefault="00187938" w:rsidP="00187938">
      <w:pPr>
        <w:pStyle w:val="BodyText"/>
      </w:pPr>
      <w:r>
        <w:t>See Also</w:t>
      </w:r>
    </w:p>
    <w:p w14:paraId="27BB70B3" w14:textId="77777777" w:rsidR="00187938" w:rsidRPr="00F848E1" w:rsidRDefault="00187938" w:rsidP="00187938">
      <w:pPr>
        <w:pStyle w:val="BodyText"/>
        <w:numPr>
          <w:ilvl w:val="0"/>
          <w:numId w:val="39"/>
        </w:numPr>
        <w:spacing w:after="120"/>
      </w:pPr>
      <w:r>
        <w:t>OWL/ODM: UnionOf</w:t>
      </w:r>
    </w:p>
    <w:p w14:paraId="5CDF51F6" w14:textId="77777777" w:rsidR="00187938" w:rsidRPr="0060396E" w:rsidRDefault="00187938" w:rsidP="0060396E">
      <w:pPr>
        <w:pStyle w:val="Heading2"/>
      </w:pPr>
      <w:bookmarkStart w:id="520" w:name="_Toc409726580"/>
      <w:bookmarkStart w:id="521" w:name="_Toc418510307"/>
      <w:r w:rsidRPr="0060396E">
        <w:lastRenderedPageBreak/>
        <w:t>Mapping Profile</w:t>
      </w:r>
      <w:bookmarkEnd w:id="520"/>
      <w:bookmarkEnd w:id="521"/>
    </w:p>
    <w:p w14:paraId="7E584522" w14:textId="77777777" w:rsidR="00B45327" w:rsidRDefault="00B45327" w:rsidP="00B45327">
      <w:pPr>
        <w:pStyle w:val="Heading3"/>
        <w:spacing w:after="120"/>
      </w:pPr>
      <w:bookmarkStart w:id="522" w:name="_Toc409726581"/>
      <w:bookmarkStart w:id="523" w:name="_Toc418510308"/>
      <w:r>
        <w:t>Stereotype: Facade [Classifier]</w:t>
      </w:r>
    </w:p>
    <w:p w14:paraId="1B612E21" w14:textId="77777777" w:rsidR="00B45327" w:rsidRDefault="00B45327" w:rsidP="00B45327">
      <w:r w:rsidRPr="00B45327">
        <w:t xml:space="preserve">Classifies an element as being a view of (facade of) one or more other elements. </w:t>
      </w:r>
      <w:r>
        <w:t>Facades usually define additional properties that match some external view of a conceptual model element. Façade’s will use one of two methods to relate the façade properties to the conceptual Model:</w:t>
      </w:r>
    </w:p>
    <w:p w14:paraId="7A33565E" w14:textId="77777777" w:rsidR="00B45327" w:rsidRDefault="00B45327" w:rsidP="00B45327">
      <w:pPr>
        <w:pStyle w:val="ListParagraph"/>
        <w:numPr>
          <w:ilvl w:val="0"/>
          <w:numId w:val="39"/>
        </w:numPr>
      </w:pPr>
      <w:r>
        <w:t>A dependency to a &lt;&lt;Representation Rule&gt;&gt;</w:t>
      </w:r>
    </w:p>
    <w:p w14:paraId="1E853EB3" w14:textId="77777777" w:rsidR="00B45327" w:rsidRDefault="00B45327" w:rsidP="00B45327">
      <w:pPr>
        <w:pStyle w:val="ListParagraph"/>
        <w:numPr>
          <w:ilvl w:val="0"/>
          <w:numId w:val="39"/>
        </w:numPr>
      </w:pPr>
      <w:r>
        <w:t>Applying the &lt;&lt;computation&gt;&gt; stereotype and Subclassing “Representation Computation”</w:t>
      </w:r>
    </w:p>
    <w:p w14:paraId="78C317E4" w14:textId="77777777" w:rsidR="00B45327" w:rsidRDefault="00B45327" w:rsidP="00B45327">
      <w:r>
        <w:t>A Façade should use a generalization with &lt;&lt;represents&gt;&gt; to specify the class for which it is a façade.</w:t>
      </w:r>
    </w:p>
    <w:p w14:paraId="6F786EE0" w14:textId="77777777" w:rsidR="00607CC2" w:rsidRDefault="00607CC2" w:rsidP="00B45327">
      <w:r>
        <w:t>Note that a façade may be used as a pure specification or may actually be instantiated, depending on implementation styles.</w:t>
      </w:r>
    </w:p>
    <w:p w14:paraId="7A427AB0" w14:textId="77777777" w:rsidR="00B45327" w:rsidRDefault="00B45327" w:rsidP="00B45327"/>
    <w:p w14:paraId="6369A0C1" w14:textId="77777777" w:rsidR="00B45327" w:rsidRPr="0070134D" w:rsidRDefault="00B45327" w:rsidP="00B45327">
      <w:pPr>
        <w:rPr>
          <w:rStyle w:val="IntenseEmphasis"/>
        </w:rPr>
      </w:pPr>
      <w:r w:rsidRPr="0070134D">
        <w:rPr>
          <w:rStyle w:val="IntenseEmphasis"/>
        </w:rPr>
        <w:t>Examples</w:t>
      </w:r>
    </w:p>
    <w:p w14:paraId="6648FED4" w14:textId="77777777" w:rsidR="00B45327" w:rsidRDefault="00B45327" w:rsidP="00B45327">
      <w:r>
        <w:rPr>
          <w:noProof/>
        </w:rPr>
        <w:drawing>
          <wp:inline distT="0" distB="0" distL="0" distR="0" wp14:anchorId="74972690" wp14:editId="65AF4DE8">
            <wp:extent cx="5943600" cy="34112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3600" cy="3411220"/>
                    </a:xfrm>
                    <a:prstGeom prst="rect">
                      <a:avLst/>
                    </a:prstGeom>
                  </pic:spPr>
                </pic:pic>
              </a:graphicData>
            </a:graphic>
          </wp:inline>
        </w:drawing>
      </w:r>
    </w:p>
    <w:p w14:paraId="1964E861" w14:textId="77777777" w:rsidR="00B10876" w:rsidRDefault="00B10876" w:rsidP="00B45327">
      <w:r>
        <w:t>In the above example CombinedPerson is a façade for Person and adds “flattened” properties for home and work address as well as a textual full name.</w:t>
      </w:r>
    </w:p>
    <w:p w14:paraId="4F339127" w14:textId="77777777" w:rsidR="00607CC2" w:rsidRDefault="00607CC2" w:rsidP="00607CC2">
      <w:pPr>
        <w:pStyle w:val="Heading3"/>
      </w:pPr>
      <w:r>
        <w:t>Stereotype: Filter [Connector, Property]</w:t>
      </w:r>
    </w:p>
    <w:p w14:paraId="08545CB0" w14:textId="77777777" w:rsidR="00607CC2" w:rsidRDefault="00607CC2" w:rsidP="00B45327">
      <w:r w:rsidRPr="00607CC2">
        <w:t xml:space="preserve">A filter categorizes a connector or property within </w:t>
      </w:r>
      <w:r w:rsidR="00B64F94">
        <w:t>a representation rule</w:t>
      </w:r>
      <w:r w:rsidRPr="00607CC2">
        <w:t xml:space="preserve"> structure of a facade as having a condition (A boolean expression restricting the population of elements) and/or a default (an expression creating a new object where one does not exist).</w:t>
      </w:r>
    </w:p>
    <w:p w14:paraId="27748569" w14:textId="77777777" w:rsidR="00B64F94" w:rsidRDefault="00B64F94" w:rsidP="00B45327">
      <w:r>
        <w:t>TBD: Expression to use ALF syntax.</w:t>
      </w:r>
    </w:p>
    <w:p w14:paraId="3C2ECCD6" w14:textId="77777777" w:rsidR="00607CC2" w:rsidRDefault="00607CC2" w:rsidP="00607CC2">
      <w:pPr>
        <w:pStyle w:val="Heading3"/>
      </w:pPr>
      <w:r>
        <w:t>Stereotype: Match [Connector, Property]</w:t>
      </w:r>
    </w:p>
    <w:p w14:paraId="6A74F05A" w14:textId="77777777" w:rsidR="00607CC2" w:rsidRDefault="00607CC2" w:rsidP="00B45327">
      <w:r w:rsidRPr="00607CC2">
        <w:t>Match specifies a an element in a</w:t>
      </w:r>
      <w:r w:rsidR="00B64F94">
        <w:t xml:space="preserve"> representation rule</w:t>
      </w:r>
      <w:r w:rsidRPr="00607CC2">
        <w:t xml:space="preserve"> structure that must match the conceptual model</w:t>
      </w:r>
    </w:p>
    <w:p w14:paraId="233598E5" w14:textId="77777777" w:rsidR="00187938" w:rsidRDefault="00187938" w:rsidP="00B45327">
      <w:pPr>
        <w:pStyle w:val="Heading3"/>
      </w:pPr>
      <w:r>
        <w:t>Stereotype: Mapping [Package]</w:t>
      </w:r>
      <w:bookmarkEnd w:id="522"/>
      <w:bookmarkEnd w:id="523"/>
    </w:p>
    <w:p w14:paraId="5A3747C1" w14:textId="77777777" w:rsidR="00187938" w:rsidRPr="0044061E" w:rsidRDefault="00187938" w:rsidP="00187938">
      <w:pPr>
        <w:pStyle w:val="BodyText"/>
      </w:pPr>
      <w:r>
        <w:t xml:space="preserve">A &lt;&lt;Mapping&gt;&gt; package represents signs and classification for mappings between different models. </w:t>
      </w:r>
    </w:p>
    <w:p w14:paraId="15C8AAA8" w14:textId="77777777" w:rsidR="00187938" w:rsidRDefault="00187938" w:rsidP="00187938">
      <w:pPr>
        <w:pStyle w:val="Heading5"/>
        <w:spacing w:after="120"/>
      </w:pPr>
      <w:r>
        <w:lastRenderedPageBreak/>
        <w:t>URI:String (From UML)</w:t>
      </w:r>
    </w:p>
    <w:p w14:paraId="4E47A5F4" w14:textId="77777777" w:rsidR="00187938" w:rsidRDefault="00187938" w:rsidP="00187938">
      <w:pPr>
        <w:pStyle w:val="BodyText"/>
      </w:pPr>
      <w:r>
        <w:t>A unique logical identifier for the model.</w:t>
      </w:r>
    </w:p>
    <w:p w14:paraId="2DB660F3" w14:textId="77777777" w:rsidR="00187938" w:rsidRPr="0070134D" w:rsidRDefault="00187938" w:rsidP="00187938">
      <w:pPr>
        <w:rPr>
          <w:rStyle w:val="IntenseEmphasis"/>
        </w:rPr>
      </w:pPr>
      <w:r w:rsidRPr="0070134D">
        <w:rPr>
          <w:rStyle w:val="IntenseEmphasis"/>
        </w:rPr>
        <w:t>Examples</w:t>
      </w:r>
    </w:p>
    <w:p w14:paraId="48B225EA" w14:textId="77777777" w:rsidR="00187938" w:rsidRPr="00E80F5D" w:rsidRDefault="00187938" w:rsidP="00187938">
      <w:pPr>
        <w:pStyle w:val="BodyText"/>
      </w:pPr>
      <w:r>
        <w:rPr>
          <w:noProof/>
        </w:rPr>
        <w:drawing>
          <wp:inline distT="0" distB="0" distL="0" distR="0" wp14:anchorId="114CB731" wp14:editId="471C9A95">
            <wp:extent cx="2114550" cy="65722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114550" cy="657225"/>
                    </a:xfrm>
                    <a:prstGeom prst="rect">
                      <a:avLst/>
                    </a:prstGeom>
                    <a:noFill/>
                    <a:ln>
                      <a:noFill/>
                    </a:ln>
                  </pic:spPr>
                </pic:pic>
              </a:graphicData>
            </a:graphic>
          </wp:inline>
        </w:drawing>
      </w:r>
    </w:p>
    <w:p w14:paraId="75656177" w14:textId="77777777" w:rsidR="00187938" w:rsidRDefault="00187938" w:rsidP="00187938">
      <w:pPr>
        <w:pStyle w:val="Heading3"/>
        <w:spacing w:after="120"/>
      </w:pPr>
      <w:bookmarkStart w:id="524" w:name="_Toc409726582"/>
      <w:bookmarkStart w:id="525" w:name="_Toc418510309"/>
      <w:r>
        <w:t>Stereotype: Representation [Package]</w:t>
      </w:r>
      <w:bookmarkEnd w:id="524"/>
      <w:bookmarkEnd w:id="525"/>
    </w:p>
    <w:p w14:paraId="4D58FBCE" w14:textId="77777777" w:rsidR="00187938" w:rsidRDefault="00187938" w:rsidP="00187938">
      <w:pPr>
        <w:pStyle w:val="BodyText"/>
      </w:pPr>
      <w:r>
        <w:t>A &lt;&lt;Representation&gt;&gt; package represents signs and classification for a viewpoint, data and/or technology specific representation  of concepts. If a model is not otherwise tagged, it is assumed to be Physical. Note that Physical models may also be logical or platform independent models.</w:t>
      </w:r>
    </w:p>
    <w:p w14:paraId="69C0E520" w14:textId="77777777" w:rsidR="00607CC2" w:rsidRDefault="00607CC2" w:rsidP="00607CC2">
      <w:pPr>
        <w:pStyle w:val="Heading3"/>
        <w:spacing w:after="120"/>
      </w:pPr>
      <w:r>
        <w:t>Stereotype: Represents [Realization, Dependency]</w:t>
      </w:r>
    </w:p>
    <w:p w14:paraId="2822EDEB" w14:textId="77777777" w:rsidR="00607CC2" w:rsidRDefault="00607CC2" w:rsidP="00607CC2">
      <w:pPr>
        <w:pStyle w:val="BodyText"/>
      </w:pPr>
      <w:r>
        <w:t>&lt;&lt;Represents&gt;&gt; is an assertion that the source type or feature provides a more concrete way to represent the target type or feature. Represents may be used within conceptual models or from a physical model to a conceptual model.</w:t>
      </w:r>
    </w:p>
    <w:p w14:paraId="5F0E1C6C" w14:textId="77777777" w:rsidR="00607CC2" w:rsidRDefault="00607CC2" w:rsidP="00607CC2">
      <w:pPr>
        <w:pStyle w:val="BodyText"/>
        <w:numPr>
          <w:ilvl w:val="0"/>
          <w:numId w:val="39"/>
        </w:numPr>
      </w:pPr>
      <w:r>
        <w:t>A representation that is a dependency or realization makes no assumption that the types are substitutable (Used in mappings)</w:t>
      </w:r>
    </w:p>
    <w:p w14:paraId="3B654316" w14:textId="77777777" w:rsidR="00607CC2" w:rsidRDefault="00607CC2" w:rsidP="00607CC2">
      <w:pPr>
        <w:pStyle w:val="BodyText"/>
        <w:numPr>
          <w:ilvl w:val="0"/>
          <w:numId w:val="39"/>
        </w:numPr>
      </w:pPr>
      <w:r>
        <w:t>A representation that is a generalization is substitutable for what it represents (used in the conceptual model)</w:t>
      </w:r>
    </w:p>
    <w:p w14:paraId="36CB7364" w14:textId="77777777" w:rsidR="00607CC2" w:rsidRDefault="00607CC2" w:rsidP="00607CC2">
      <w:pPr>
        <w:pStyle w:val="BodyText"/>
        <w:rPr>
          <w:rStyle w:val="IntenseEmphasis"/>
        </w:rPr>
      </w:pPr>
      <w:r>
        <w:rPr>
          <w:rStyle w:val="IntenseEmphasis"/>
        </w:rPr>
        <w:t>Tag definitions</w:t>
      </w:r>
    </w:p>
    <w:p w14:paraId="36169959" w14:textId="77777777" w:rsidR="00607CC2" w:rsidRDefault="00607CC2" w:rsidP="00607CC2">
      <w:pPr>
        <w:numPr>
          <w:ilvl w:val="0"/>
          <w:numId w:val="44"/>
        </w:numPr>
        <w:spacing w:after="120"/>
      </w:pPr>
      <w:r>
        <w:t>Condition:Value specification – expression that must evaluate to true for the rule to be valid</w:t>
      </w:r>
    </w:p>
    <w:p w14:paraId="1C05B2E4" w14:textId="77777777" w:rsidR="00607CC2" w:rsidRDefault="00607CC2" w:rsidP="00607CC2">
      <w:pPr>
        <w:numPr>
          <w:ilvl w:val="0"/>
          <w:numId w:val="44"/>
        </w:numPr>
        <w:spacing w:after="120"/>
      </w:pPr>
      <w:r>
        <w:t>In context:Context – context that scopes the applicability of the representation</w:t>
      </w:r>
      <w:r w:rsidR="00FB6B77">
        <w:t>. Context may also be specified by an un-stereotyped dependency from the rule to the context.</w:t>
      </w:r>
    </w:p>
    <w:p w14:paraId="21AC9A37" w14:textId="77777777" w:rsidR="00607CC2" w:rsidRPr="00AD549F" w:rsidRDefault="00607CC2" w:rsidP="00607CC2">
      <w:pPr>
        <w:numPr>
          <w:ilvl w:val="0"/>
          <w:numId w:val="44"/>
        </w:numPr>
        <w:spacing w:after="120"/>
      </w:pPr>
      <w:r>
        <w:t>type:Classifier – Potentially more specific type that a property is mapped to</w:t>
      </w:r>
    </w:p>
    <w:p w14:paraId="75A4EB19" w14:textId="77777777" w:rsidR="00607CC2" w:rsidRPr="00772A58" w:rsidRDefault="00607CC2" w:rsidP="00607CC2">
      <w:pPr>
        <w:pStyle w:val="BodyText"/>
        <w:rPr>
          <w:rStyle w:val="IntenseEmphasis"/>
        </w:rPr>
      </w:pPr>
      <w:r w:rsidRPr="00772A58">
        <w:rPr>
          <w:rStyle w:val="IntenseEmphasis"/>
        </w:rPr>
        <w:t>Examples</w:t>
      </w:r>
    </w:p>
    <w:p w14:paraId="52DC03FC" w14:textId="77777777" w:rsidR="00607CC2" w:rsidRDefault="00D9412F" w:rsidP="00607CC2">
      <w:pPr>
        <w:pStyle w:val="BodyText"/>
        <w:rPr>
          <w:noProof/>
        </w:rPr>
      </w:pPr>
      <w:r>
        <w:rPr>
          <w:noProof/>
        </w:rPr>
        <w:drawing>
          <wp:inline distT="0" distB="0" distL="0" distR="0" wp14:anchorId="2F63206B" wp14:editId="08DF7DFE">
            <wp:extent cx="5943600"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943600" cy="3371850"/>
                    </a:xfrm>
                    <a:prstGeom prst="rect">
                      <a:avLst/>
                    </a:prstGeom>
                  </pic:spPr>
                </pic:pic>
              </a:graphicData>
            </a:graphic>
          </wp:inline>
        </w:drawing>
      </w:r>
    </w:p>
    <w:p w14:paraId="5D91B595" w14:textId="77777777" w:rsidR="00607CC2" w:rsidRPr="0044061E" w:rsidRDefault="00607CC2" w:rsidP="00187938">
      <w:pPr>
        <w:pStyle w:val="BodyText"/>
      </w:pPr>
    </w:p>
    <w:p w14:paraId="39F00991" w14:textId="77777777" w:rsidR="00607CC2" w:rsidRDefault="00607CC2" w:rsidP="00607CC2">
      <w:pPr>
        <w:pStyle w:val="Heading3"/>
        <w:spacing w:after="120"/>
      </w:pPr>
      <w:bookmarkStart w:id="526" w:name="_Toc418510311"/>
      <w:r>
        <w:t>Class: Representation Computation</w:t>
      </w:r>
    </w:p>
    <w:p w14:paraId="48ABE3DB" w14:textId="77777777" w:rsidR="00607CC2" w:rsidRDefault="00607CC2" w:rsidP="00607CC2">
      <w:r w:rsidRPr="00607CC2">
        <w:t>A facade that includes calculations as defined by push() and pull() methods</w:t>
      </w:r>
      <w:r>
        <w:t>.</w:t>
      </w:r>
    </w:p>
    <w:p w14:paraId="05511CC8" w14:textId="77777777" w:rsidR="00607CC2" w:rsidRDefault="00607CC2" w:rsidP="00607CC2">
      <w:pPr>
        <w:pStyle w:val="ListParagraph"/>
        <w:numPr>
          <w:ilvl w:val="0"/>
          <w:numId w:val="49"/>
        </w:numPr>
      </w:pPr>
      <w:r>
        <w:t xml:space="preserve">Operation: push() - </w:t>
      </w:r>
      <w:r w:rsidRPr="00607CC2">
        <w:t>An operation called to evoke the behavior associated with a new facade element being created or modified.</w:t>
      </w:r>
    </w:p>
    <w:p w14:paraId="13C9DE6E" w14:textId="77777777" w:rsidR="00607CC2" w:rsidRPr="00607CC2" w:rsidRDefault="00607CC2" w:rsidP="00607CC2">
      <w:pPr>
        <w:pStyle w:val="ListParagraph"/>
        <w:numPr>
          <w:ilvl w:val="0"/>
          <w:numId w:val="49"/>
        </w:numPr>
      </w:pPr>
      <w:r>
        <w:t xml:space="preserve">Operation: pull() - </w:t>
      </w:r>
      <w:r w:rsidRPr="00607CC2">
        <w:t>An operation called to evoke the behavior associated with a facade representing existing elements.</w:t>
      </w:r>
    </w:p>
    <w:p w14:paraId="4266D729" w14:textId="77777777" w:rsidR="00187938" w:rsidRDefault="00187938" w:rsidP="00607CC2">
      <w:pPr>
        <w:pStyle w:val="Heading3"/>
      </w:pPr>
      <w:r>
        <w:t xml:space="preserve">Stereotype: </w:t>
      </w:r>
      <w:r w:rsidR="00B62C4E">
        <w:t xml:space="preserve">Representation </w:t>
      </w:r>
      <w:r>
        <w:t>Rule [Class]</w:t>
      </w:r>
      <w:bookmarkEnd w:id="526"/>
    </w:p>
    <w:p w14:paraId="7E591862" w14:textId="77777777" w:rsidR="00607CC2" w:rsidRDefault="00607CC2" w:rsidP="00607CC2">
      <w:pPr>
        <w:pStyle w:val="BodyText"/>
      </w:pPr>
      <w:r w:rsidRPr="00607CC2">
        <w:t>A representation rule is a pattern structure described by a structured classifier that shows how both "sides" of a representation must match and any traversals through those structures. Such traversals are links which may also have filters to more precisely define the pattern. The mapping engine ensures that the patterns match, bidirectionally.</w:t>
      </w:r>
    </w:p>
    <w:p w14:paraId="3B09554C" w14:textId="77777777" w:rsidR="00607CC2" w:rsidRPr="00607CC2" w:rsidRDefault="00607CC2" w:rsidP="00607CC2">
      <w:pPr>
        <w:pStyle w:val="BodyText"/>
      </w:pPr>
      <w:r>
        <w:rPr>
          <w:noProof/>
        </w:rPr>
        <w:drawing>
          <wp:inline distT="0" distB="0" distL="0" distR="0" wp14:anchorId="00F139F1" wp14:editId="41487CA9">
            <wp:extent cx="5943600" cy="51943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943600" cy="5194300"/>
                    </a:xfrm>
                    <a:prstGeom prst="rect">
                      <a:avLst/>
                    </a:prstGeom>
                  </pic:spPr>
                </pic:pic>
              </a:graphicData>
            </a:graphic>
          </wp:inline>
        </w:drawing>
      </w:r>
    </w:p>
    <w:p w14:paraId="701A1B73" w14:textId="77777777" w:rsidR="00187938" w:rsidRPr="00E80F5D" w:rsidRDefault="00187938" w:rsidP="00187938">
      <w:pPr>
        <w:pStyle w:val="BodyText"/>
      </w:pPr>
    </w:p>
    <w:p w14:paraId="349BF8A0" w14:textId="77777777" w:rsidR="00187938" w:rsidRDefault="00187938" w:rsidP="00187938">
      <w:pPr>
        <w:pStyle w:val="Heading2"/>
        <w:numPr>
          <w:ilvl w:val="0"/>
          <w:numId w:val="0"/>
        </w:numPr>
        <w:ind w:left="1080"/>
      </w:pPr>
    </w:p>
    <w:p w14:paraId="5E9DD0B0" w14:textId="77777777" w:rsidR="00B62C4E" w:rsidRPr="00B62C4E" w:rsidRDefault="00B62C4E" w:rsidP="00B62C4E">
      <w:pPr>
        <w:pStyle w:val="BodyText"/>
      </w:pPr>
    </w:p>
    <w:p w14:paraId="675BE37A" w14:textId="77777777" w:rsidR="00B62C4E" w:rsidRDefault="00B62C4E" w:rsidP="00187938"/>
    <w:sectPr w:rsidR="00B62C4E">
      <w:footerReference w:type="even" r:id="rId79"/>
      <w:footerReference w:type="default" r:id="rId80"/>
      <w:pgSz w:w="11905" w:h="15840"/>
      <w:pgMar w:top="1080" w:right="720" w:bottom="1656" w:left="1440" w:header="720" w:footer="1080" w:gutter="0"/>
      <w:pgNumType w:start="1"/>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92" w:author="Jim Logan" w:date="2015-05-06T21:28:00Z" w:initials="JL">
    <w:p w14:paraId="14E33C62" w14:textId="77777777" w:rsidR="0098398E" w:rsidRDefault="0098398E" w:rsidP="0098398E">
      <w:pPr>
        <w:pStyle w:val="CommentText"/>
      </w:pPr>
      <w:r>
        <w:rPr>
          <w:rStyle w:val="CommentReference"/>
        </w:rPr>
        <w:annotationRef/>
      </w:r>
      <w:r>
        <w:t>I am just jamming what I have into here. We can integrate later.</w:t>
      </w:r>
    </w:p>
  </w:comment>
  <w:comment w:id="480" w:author="Jim Logan" w:date="2015-05-06T21:36:00Z" w:initials="JL">
    <w:p w14:paraId="6C904A80" w14:textId="77777777" w:rsidR="00D96E1E" w:rsidRDefault="00D96E1E">
      <w:pPr>
        <w:pStyle w:val="CommentText"/>
      </w:pPr>
      <w:ins w:id="482" w:author="Jim Logan" w:date="2015-05-06T21:35:00Z">
        <w:r>
          <w:rPr>
            <w:rStyle w:val="CommentReference"/>
          </w:rPr>
          <w:annotationRef/>
        </w:r>
      </w:ins>
      <w:r>
        <w:t>This will change, as we discussed.</w:t>
      </w:r>
    </w:p>
  </w:comment>
  <w:comment w:id="491" w:author="Jim Logan" w:date="2015-05-06T21:17:00Z" w:initials="JL">
    <w:p w14:paraId="7686F49A" w14:textId="77777777" w:rsidR="0098398E" w:rsidRDefault="0098398E">
      <w:pPr>
        <w:pStyle w:val="CommentText"/>
      </w:pPr>
      <w:r>
        <w:rPr>
          <w:rStyle w:val="CommentReference"/>
        </w:rPr>
        <w:annotationRef/>
      </w:r>
      <w:r>
        <w:rPr>
          <w:rStyle w:val="CommentReference"/>
        </w:rPr>
        <w:t>Do the curly braces mean something?</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554745" w14:textId="77777777" w:rsidR="0098398E" w:rsidRDefault="0098398E">
      <w:r>
        <w:separator/>
      </w:r>
    </w:p>
  </w:endnote>
  <w:endnote w:type="continuationSeparator" w:id="0">
    <w:p w14:paraId="54A84798" w14:textId="77777777" w:rsidR="0098398E" w:rsidRDefault="009839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MS Gothic">
    <w:altName w:val="ＭＳ ゴシック"/>
    <w:charset w:val="80"/>
    <w:family w:val="modern"/>
    <w:pitch w:val="fixed"/>
    <w:sig w:usb0="E00002FF" w:usb1="6AC7FDFB" w:usb2="00000012" w:usb3="00000000" w:csb0="0002009F" w:csb1="00000000"/>
  </w:font>
  <w:font w:name="Cordia New">
    <w:panose1 w:val="00000000000000000000"/>
    <w:charset w:val="DE"/>
    <w:family w:val="roman"/>
    <w:notTrueType/>
    <w:pitch w:val="variable"/>
    <w:sig w:usb0="01000001" w:usb1="00000000" w:usb2="00000000" w:usb3="00000000" w:csb0="0001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E98528" w14:textId="77777777" w:rsidR="0098398E" w:rsidRDefault="0098398E">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D96E1E">
      <w:rPr>
        <w:b/>
        <w:noProof/>
        <w:sz w:val="18"/>
      </w:rPr>
      <w:t>x</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1FDEB2" w14:textId="77777777" w:rsidR="0098398E" w:rsidRDefault="0098398E">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D96E1E">
      <w:rPr>
        <w:noProof/>
        <w:sz w:val="18"/>
      </w:rPr>
      <w:t>xi</w:t>
    </w:r>
    <w:r>
      <w:rPr>
        <w:rFonts w:ascii="Arial" w:hAnsi="Arial"/>
        <w:sz w:val="1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B98C4" w14:textId="77777777" w:rsidR="0098398E" w:rsidRDefault="0098398E">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D96E1E">
      <w:rPr>
        <w:b/>
        <w:noProof/>
        <w:sz w:val="18"/>
      </w:rPr>
      <w:t>106</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Pr>
        <w:rFonts w:ascii="Arial" w:hAnsi="Arial"/>
        <w:sz w:val="18"/>
      </w:rPr>
      <w:t>Title, version</w:t>
    </w:r>
    <w:r>
      <w:rPr>
        <w:rFonts w:ascii="Arial" w:hAnsi="Arial"/>
        <w:b/>
        <w:sz w:val="18"/>
      </w:rPr>
      <w:t xml:space="preserve">                                  </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A139E" w14:textId="77777777" w:rsidR="0098398E" w:rsidRDefault="0098398E">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D96E1E">
      <w:rPr>
        <w:b/>
        <w:noProof/>
        <w:sz w:val="18"/>
      </w:rPr>
      <w:t>105</w:t>
    </w:r>
    <w:r>
      <w:rPr>
        <w:rFonts w:ascii="Arial" w:hAnsi="Arial"/>
        <w:b/>
        <w:sz w:val="1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5C7148" w14:textId="77777777" w:rsidR="0098398E" w:rsidRDefault="0098398E">
      <w:r>
        <w:separator/>
      </w:r>
    </w:p>
  </w:footnote>
  <w:footnote w:type="continuationSeparator" w:id="0">
    <w:p w14:paraId="457C4C2B" w14:textId="77777777" w:rsidR="0098398E" w:rsidRDefault="0098398E">
      <w:r>
        <w:continuationSeparator/>
      </w:r>
    </w:p>
  </w:footnote>
  <w:footnote w:id="1">
    <w:p w14:paraId="244AA2BC" w14:textId="77777777" w:rsidR="0098398E" w:rsidRDefault="0098398E"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14:paraId="5E51D126" w14:textId="77777777" w:rsidR="0098398E" w:rsidRDefault="0098398E" w:rsidP="00D00A6C">
      <w:pPr>
        <w:pStyle w:val="FootnoteText"/>
      </w:pPr>
      <w:r>
        <w:rPr>
          <w:rStyle w:val="FootnoteReference"/>
        </w:rPr>
        <w:footnoteRef/>
      </w:r>
      <w:r>
        <w:t xml:space="preserve"> “transaction” in this context simply means a set of statemetns asserted at once, it may or may not have ACID properties as do DBMS transactions.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nsid w:val="FFFFFFFE"/>
    <w:multiLevelType w:val="singleLevel"/>
    <w:tmpl w:val="941C964C"/>
    <w:lvl w:ilvl="0">
      <w:numFmt w:val="decimal"/>
      <w:lvlText w:val="*"/>
      <w:lvlJc w:val="left"/>
    </w:lvl>
  </w:abstractNum>
  <w:abstractNum w:abstractNumId="2">
    <w:nsid w:val="01EF5124"/>
    <w:multiLevelType w:val="multilevel"/>
    <w:tmpl w:val="2BF0EE5E"/>
    <w:lvl w:ilvl="0">
      <w:start w:val="7"/>
      <w:numFmt w:val="decimal"/>
      <w:lvlText w:val="%1"/>
      <w:lvlJc w:val="left"/>
      <w:pPr>
        <w:tabs>
          <w:tab w:val="num" w:pos="600"/>
        </w:tabs>
        <w:ind w:left="600" w:hanging="600"/>
      </w:pPr>
      <w:rPr>
        <w:rFonts w:hint="default"/>
        <w:i w:val="0"/>
      </w:rPr>
    </w:lvl>
    <w:lvl w:ilvl="1">
      <w:start w:val="1"/>
      <w:numFmt w:val="decimal"/>
      <w:lvlText w:val="%1.%2"/>
      <w:lvlJc w:val="left"/>
      <w:pPr>
        <w:tabs>
          <w:tab w:val="num" w:pos="600"/>
        </w:tabs>
        <w:ind w:left="600" w:hanging="600"/>
      </w:pPr>
      <w:rPr>
        <w:rFonts w:hint="default"/>
        <w:i w:val="0"/>
      </w:rPr>
    </w:lvl>
    <w:lvl w:ilvl="2">
      <w:start w:val="1"/>
      <w:numFmt w:val="decimal"/>
      <w:lvlText w:val="%1.%2.%3"/>
      <w:lvlJc w:val="left"/>
      <w:pPr>
        <w:tabs>
          <w:tab w:val="num" w:pos="720"/>
        </w:tabs>
        <w:ind w:left="720" w:hanging="720"/>
      </w:pPr>
      <w:rPr>
        <w:rFonts w:hint="default"/>
        <w:i w:val="0"/>
      </w:rPr>
    </w:lvl>
    <w:lvl w:ilvl="3">
      <w:start w:val="1"/>
      <w:numFmt w:val="decimal"/>
      <w:lvlText w:val="%1.%2.%3.%4"/>
      <w:lvlJc w:val="left"/>
      <w:pPr>
        <w:tabs>
          <w:tab w:val="num" w:pos="720"/>
        </w:tabs>
        <w:ind w:left="720" w:hanging="720"/>
      </w:pPr>
      <w:rPr>
        <w:rFonts w:hint="default"/>
        <w:i w:val="0"/>
      </w:rPr>
    </w:lvl>
    <w:lvl w:ilvl="4">
      <w:start w:val="1"/>
      <w:numFmt w:val="decimal"/>
      <w:lvlText w:val="%1.%2.%3.%4.%5"/>
      <w:lvlJc w:val="left"/>
      <w:pPr>
        <w:tabs>
          <w:tab w:val="num" w:pos="1080"/>
        </w:tabs>
        <w:ind w:left="1080" w:hanging="1080"/>
      </w:pPr>
      <w:rPr>
        <w:rFonts w:hint="default"/>
        <w:i w:val="0"/>
      </w:rPr>
    </w:lvl>
    <w:lvl w:ilvl="5">
      <w:start w:val="1"/>
      <w:numFmt w:val="decimal"/>
      <w:lvlText w:val="%1.%2.%3.%4.%5.%6"/>
      <w:lvlJc w:val="left"/>
      <w:pPr>
        <w:tabs>
          <w:tab w:val="num" w:pos="1080"/>
        </w:tabs>
        <w:ind w:left="1080" w:hanging="1080"/>
      </w:pPr>
      <w:rPr>
        <w:rFonts w:hint="default"/>
        <w:i w:val="0"/>
      </w:rPr>
    </w:lvl>
    <w:lvl w:ilvl="6">
      <w:start w:val="1"/>
      <w:numFmt w:val="decimal"/>
      <w:lvlText w:val="%1.%2.%3.%4.%5.%6.%7"/>
      <w:lvlJc w:val="left"/>
      <w:pPr>
        <w:tabs>
          <w:tab w:val="num" w:pos="1440"/>
        </w:tabs>
        <w:ind w:left="1440" w:hanging="1440"/>
      </w:pPr>
      <w:rPr>
        <w:rFonts w:hint="default"/>
        <w:i w:val="0"/>
      </w:rPr>
    </w:lvl>
    <w:lvl w:ilvl="7">
      <w:start w:val="1"/>
      <w:numFmt w:val="decimal"/>
      <w:lvlText w:val="%1.%2.%3.%4.%5.%6.%7.%8"/>
      <w:lvlJc w:val="left"/>
      <w:pPr>
        <w:tabs>
          <w:tab w:val="num" w:pos="1440"/>
        </w:tabs>
        <w:ind w:left="1440" w:hanging="1440"/>
      </w:pPr>
      <w:rPr>
        <w:rFonts w:hint="default"/>
        <w:i w:val="0"/>
      </w:rPr>
    </w:lvl>
    <w:lvl w:ilvl="8">
      <w:start w:val="1"/>
      <w:numFmt w:val="decimal"/>
      <w:lvlText w:val="%1.%2.%3.%4.%5.%6.%7.%8.%9"/>
      <w:lvlJc w:val="left"/>
      <w:pPr>
        <w:tabs>
          <w:tab w:val="num" w:pos="1440"/>
        </w:tabs>
        <w:ind w:left="1440" w:hanging="1440"/>
      </w:pPr>
      <w:rPr>
        <w:rFonts w:hint="default"/>
        <w:i w:val="0"/>
      </w:rPr>
    </w:lvl>
  </w:abstractNum>
  <w:abstractNum w:abstractNumId="3">
    <w:nsid w:val="068C610E"/>
    <w:multiLevelType w:val="hybridMultilevel"/>
    <w:tmpl w:val="47D40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5">
    <w:nsid w:val="0C514309"/>
    <w:multiLevelType w:val="hybridMultilevel"/>
    <w:tmpl w:val="8978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6D14CF"/>
    <w:multiLevelType w:val="hybridMultilevel"/>
    <w:tmpl w:val="F0905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EC5CDA"/>
    <w:multiLevelType w:val="hybridMultilevel"/>
    <w:tmpl w:val="B7C82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67E1815"/>
    <w:multiLevelType w:val="hybridMultilevel"/>
    <w:tmpl w:val="46A6A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CDC6431"/>
    <w:multiLevelType w:val="hybridMultilevel"/>
    <w:tmpl w:val="0254C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F639D7"/>
    <w:multiLevelType w:val="hybridMultilevel"/>
    <w:tmpl w:val="7BE6A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242F455E"/>
    <w:multiLevelType w:val="hybridMultilevel"/>
    <w:tmpl w:val="ED88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4">
    <w:nsid w:val="35CD2B95"/>
    <w:multiLevelType w:val="hybridMultilevel"/>
    <w:tmpl w:val="AC969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7305D10"/>
    <w:multiLevelType w:val="hybridMultilevel"/>
    <w:tmpl w:val="F036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FB5FAC"/>
    <w:multiLevelType w:val="hybridMultilevel"/>
    <w:tmpl w:val="49C44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B4742B3"/>
    <w:multiLevelType w:val="singleLevel"/>
    <w:tmpl w:val="0DFCE334"/>
    <w:lvl w:ilvl="0">
      <w:start w:val="1"/>
      <w:numFmt w:val="decimal"/>
      <w:lvlText w:val="%1."/>
      <w:legacy w:legacy="1" w:legacySpace="0" w:legacyIndent="360"/>
      <w:lvlJc w:val="left"/>
      <w:pPr>
        <w:ind w:left="360" w:hanging="360"/>
      </w:pPr>
    </w:lvl>
  </w:abstractNum>
  <w:abstractNum w:abstractNumId="18">
    <w:nsid w:val="3ECF4B89"/>
    <w:multiLevelType w:val="multilevel"/>
    <w:tmpl w:val="0840C2D0"/>
    <w:lvl w:ilvl="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nsid w:val="43607AA8"/>
    <w:multiLevelType w:val="hybridMultilevel"/>
    <w:tmpl w:val="917CC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9F74C36"/>
    <w:multiLevelType w:val="hybridMultilevel"/>
    <w:tmpl w:val="CF628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83B0D82"/>
    <w:multiLevelType w:val="hybridMultilevel"/>
    <w:tmpl w:val="8ED64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87420D9"/>
    <w:multiLevelType w:val="hybridMultilevel"/>
    <w:tmpl w:val="944A4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8B2008C"/>
    <w:multiLevelType w:val="hybridMultilevel"/>
    <w:tmpl w:val="498AB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E3316AD"/>
    <w:multiLevelType w:val="hybridMultilevel"/>
    <w:tmpl w:val="31C48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8096286"/>
    <w:multiLevelType w:val="hybridMultilevel"/>
    <w:tmpl w:val="E812B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8A14092"/>
    <w:multiLevelType w:val="hybridMultilevel"/>
    <w:tmpl w:val="C4B87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6D9673F1"/>
    <w:multiLevelType w:val="hybridMultilevel"/>
    <w:tmpl w:val="86EC9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9190329"/>
    <w:multiLevelType w:val="hybridMultilevel"/>
    <w:tmpl w:val="F7C253C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E846D66"/>
    <w:multiLevelType w:val="hybridMultilevel"/>
    <w:tmpl w:val="69B0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4"/>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6">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17"/>
  </w:num>
  <w:num w:numId="12">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14">
    <w:abstractNumId w:val="1"/>
    <w:lvlOverride w:ilvl="0">
      <w:lvl w:ilvl="0">
        <w:start w:val="1"/>
        <w:numFmt w:val="bullet"/>
        <w:lvlText w:val="%1"/>
        <w:legacy w:legacy="1" w:legacySpace="0" w:legacyIndent="360"/>
        <w:lvlJc w:val="left"/>
        <w:pPr>
          <w:ind w:left="864" w:hanging="360"/>
        </w:pPr>
        <w:rPr>
          <w:rFonts w:ascii="Symbol" w:hAnsi="Symbol" w:hint="default"/>
        </w:rPr>
      </w:lvl>
    </w:lvlOverride>
  </w:num>
  <w:num w:numId="1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16">
    <w:abstractNumId w:val="2"/>
  </w:num>
  <w:num w:numId="17">
    <w:abstractNumId w:val="1"/>
    <w:lvlOverride w:ilvl="0">
      <w:lvl w:ilvl="0">
        <w:start w:val="1"/>
        <w:numFmt w:val="bullet"/>
        <w:lvlText w:val="Editorial Comment: "/>
        <w:legacy w:legacy="1" w:legacySpace="0" w:legacyIndent="0"/>
        <w:lvlJc w:val="left"/>
        <w:pPr>
          <w:ind w:left="0" w:firstLine="0"/>
        </w:pPr>
        <w:rPr>
          <w:rFonts w:ascii="Helvetica" w:hAnsi="Helvetica" w:hint="default"/>
          <w:b w:val="0"/>
          <w:i w:val="0"/>
          <w:strike w:val="0"/>
          <w:color w:val="FF00FF"/>
          <w:sz w:val="20"/>
          <w:u w:val="none"/>
        </w:rPr>
      </w:lvl>
    </w:lvlOverride>
  </w:num>
  <w:num w:numId="18">
    <w:abstractNumId w:val="18"/>
  </w:num>
  <w:num w:numId="19">
    <w:abstractNumId w:val="36"/>
  </w:num>
  <w:num w:numId="20">
    <w:abstractNumId w:val="31"/>
  </w:num>
  <w:num w:numId="21">
    <w:abstractNumId w:val="13"/>
  </w:num>
  <w:num w:numId="22">
    <w:abstractNumId w:val="11"/>
  </w:num>
  <w:num w:numId="23">
    <w:abstractNumId w:val="20"/>
  </w:num>
  <w:num w:numId="24">
    <w:abstractNumId w:val="19"/>
  </w:num>
  <w:num w:numId="25">
    <w:abstractNumId w:val="23"/>
  </w:num>
  <w:num w:numId="26">
    <w:abstractNumId w:val="30"/>
  </w:num>
  <w:num w:numId="27">
    <w:abstractNumId w:val="7"/>
  </w:num>
  <w:num w:numId="28">
    <w:abstractNumId w:val="33"/>
  </w:num>
  <w:num w:numId="29">
    <w:abstractNumId w:val="15"/>
  </w:num>
  <w:num w:numId="30">
    <w:abstractNumId w:val="12"/>
  </w:num>
  <w:num w:numId="31">
    <w:abstractNumId w:val="27"/>
  </w:num>
  <w:num w:numId="32">
    <w:abstractNumId w:val="9"/>
  </w:num>
  <w:num w:numId="33">
    <w:abstractNumId w:val="8"/>
  </w:num>
  <w:num w:numId="34">
    <w:abstractNumId w:val="6"/>
  </w:num>
  <w:num w:numId="35">
    <w:abstractNumId w:val="21"/>
  </w:num>
  <w:num w:numId="36">
    <w:abstractNumId w:val="26"/>
  </w:num>
  <w:num w:numId="37">
    <w:abstractNumId w:val="25"/>
  </w:num>
  <w:num w:numId="38">
    <w:abstractNumId w:val="10"/>
  </w:num>
  <w:num w:numId="39">
    <w:abstractNumId w:val="5"/>
  </w:num>
  <w:num w:numId="40">
    <w:abstractNumId w:val="32"/>
  </w:num>
  <w:num w:numId="41">
    <w:abstractNumId w:val="14"/>
  </w:num>
  <w:num w:numId="42">
    <w:abstractNumId w:val="29"/>
  </w:num>
  <w:num w:numId="43">
    <w:abstractNumId w:val="22"/>
  </w:num>
  <w:num w:numId="44">
    <w:abstractNumId w:val="34"/>
  </w:num>
  <w:num w:numId="45">
    <w:abstractNumId w:val="28"/>
  </w:num>
  <w:num w:numId="46">
    <w:abstractNumId w:val="24"/>
  </w:num>
  <w:num w:numId="47">
    <w:abstractNumId w:val="13"/>
    <w:lvlOverride w:ilvl="0">
      <w:startOverride w:val="1"/>
    </w:lvlOverride>
  </w:num>
  <w:num w:numId="48">
    <w:abstractNumId w:val="35"/>
  </w:num>
  <w:num w:numId="49">
    <w:abstractNumId w:val="3"/>
  </w:num>
  <w:num w:numId="50">
    <w:abstractNumId w:val="1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trackRevisions/>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128C0"/>
    <w:rsid w:val="00014648"/>
    <w:rsid w:val="00016658"/>
    <w:rsid w:val="00016C5D"/>
    <w:rsid w:val="0002432B"/>
    <w:rsid w:val="00035BBF"/>
    <w:rsid w:val="00043A03"/>
    <w:rsid w:val="000516DA"/>
    <w:rsid w:val="00061DEC"/>
    <w:rsid w:val="00063288"/>
    <w:rsid w:val="00073E92"/>
    <w:rsid w:val="00091A70"/>
    <w:rsid w:val="000A0D07"/>
    <w:rsid w:val="000B5335"/>
    <w:rsid w:val="000C0887"/>
    <w:rsid w:val="000C3592"/>
    <w:rsid w:val="000C4B53"/>
    <w:rsid w:val="000C4EA1"/>
    <w:rsid w:val="000D185E"/>
    <w:rsid w:val="000F2007"/>
    <w:rsid w:val="001105F0"/>
    <w:rsid w:val="00114526"/>
    <w:rsid w:val="001151CB"/>
    <w:rsid w:val="00134562"/>
    <w:rsid w:val="0014087E"/>
    <w:rsid w:val="001443B0"/>
    <w:rsid w:val="001504B8"/>
    <w:rsid w:val="0015397B"/>
    <w:rsid w:val="00153DBF"/>
    <w:rsid w:val="00187938"/>
    <w:rsid w:val="001A1D9F"/>
    <w:rsid w:val="001B6CC6"/>
    <w:rsid w:val="001C3780"/>
    <w:rsid w:val="001D2B00"/>
    <w:rsid w:val="002009FA"/>
    <w:rsid w:val="00207893"/>
    <w:rsid w:val="002430D8"/>
    <w:rsid w:val="00256DDB"/>
    <w:rsid w:val="0026401C"/>
    <w:rsid w:val="00282698"/>
    <w:rsid w:val="0028713A"/>
    <w:rsid w:val="00290760"/>
    <w:rsid w:val="002A5830"/>
    <w:rsid w:val="002A756E"/>
    <w:rsid w:val="002B40A8"/>
    <w:rsid w:val="002B7CEC"/>
    <w:rsid w:val="002D7385"/>
    <w:rsid w:val="002D7A5C"/>
    <w:rsid w:val="002E0CA3"/>
    <w:rsid w:val="002E13CC"/>
    <w:rsid w:val="002F035C"/>
    <w:rsid w:val="002F3622"/>
    <w:rsid w:val="002F4B7D"/>
    <w:rsid w:val="002F5313"/>
    <w:rsid w:val="003001E4"/>
    <w:rsid w:val="00342C16"/>
    <w:rsid w:val="003436F2"/>
    <w:rsid w:val="00370EDA"/>
    <w:rsid w:val="00373194"/>
    <w:rsid w:val="003A0054"/>
    <w:rsid w:val="003B19F9"/>
    <w:rsid w:val="004064A5"/>
    <w:rsid w:val="00426D35"/>
    <w:rsid w:val="00480B4D"/>
    <w:rsid w:val="004876A4"/>
    <w:rsid w:val="004C00DA"/>
    <w:rsid w:val="004E79CB"/>
    <w:rsid w:val="00512308"/>
    <w:rsid w:val="00513020"/>
    <w:rsid w:val="00524EEB"/>
    <w:rsid w:val="00534490"/>
    <w:rsid w:val="00537F37"/>
    <w:rsid w:val="00541294"/>
    <w:rsid w:val="0054362E"/>
    <w:rsid w:val="00550CC8"/>
    <w:rsid w:val="00550FF7"/>
    <w:rsid w:val="0058512E"/>
    <w:rsid w:val="005A1996"/>
    <w:rsid w:val="005D41E0"/>
    <w:rsid w:val="005D48C8"/>
    <w:rsid w:val="005E55A8"/>
    <w:rsid w:val="005F1E05"/>
    <w:rsid w:val="0060396E"/>
    <w:rsid w:val="00604AFD"/>
    <w:rsid w:val="00607CC2"/>
    <w:rsid w:val="00630E23"/>
    <w:rsid w:val="00633DCC"/>
    <w:rsid w:val="0063771C"/>
    <w:rsid w:val="0064205F"/>
    <w:rsid w:val="00642286"/>
    <w:rsid w:val="00653D43"/>
    <w:rsid w:val="00661AAD"/>
    <w:rsid w:val="00661AEA"/>
    <w:rsid w:val="00677182"/>
    <w:rsid w:val="006831F4"/>
    <w:rsid w:val="006C47EB"/>
    <w:rsid w:val="006C56AA"/>
    <w:rsid w:val="006D2E03"/>
    <w:rsid w:val="006D4A95"/>
    <w:rsid w:val="006E6E5B"/>
    <w:rsid w:val="00703B8E"/>
    <w:rsid w:val="00714C00"/>
    <w:rsid w:val="00715EE6"/>
    <w:rsid w:val="00720924"/>
    <w:rsid w:val="00723C8A"/>
    <w:rsid w:val="00734195"/>
    <w:rsid w:val="007464F2"/>
    <w:rsid w:val="00750961"/>
    <w:rsid w:val="00755C1B"/>
    <w:rsid w:val="0076286F"/>
    <w:rsid w:val="007765C5"/>
    <w:rsid w:val="00784DE5"/>
    <w:rsid w:val="00792678"/>
    <w:rsid w:val="00792CDE"/>
    <w:rsid w:val="007A01E3"/>
    <w:rsid w:val="007B0232"/>
    <w:rsid w:val="007C4A26"/>
    <w:rsid w:val="007E42DF"/>
    <w:rsid w:val="00810BAF"/>
    <w:rsid w:val="00837A39"/>
    <w:rsid w:val="00842547"/>
    <w:rsid w:val="00850BC4"/>
    <w:rsid w:val="00866447"/>
    <w:rsid w:val="0088291A"/>
    <w:rsid w:val="00883C59"/>
    <w:rsid w:val="0088665F"/>
    <w:rsid w:val="008866AC"/>
    <w:rsid w:val="00890B13"/>
    <w:rsid w:val="008C75EE"/>
    <w:rsid w:val="008E13CD"/>
    <w:rsid w:val="008F6F59"/>
    <w:rsid w:val="009025C8"/>
    <w:rsid w:val="009028D6"/>
    <w:rsid w:val="00925F3D"/>
    <w:rsid w:val="00933027"/>
    <w:rsid w:val="00945B71"/>
    <w:rsid w:val="00965547"/>
    <w:rsid w:val="009811F0"/>
    <w:rsid w:val="0098398E"/>
    <w:rsid w:val="00991D55"/>
    <w:rsid w:val="009A340C"/>
    <w:rsid w:val="009C6CCF"/>
    <w:rsid w:val="009D3F69"/>
    <w:rsid w:val="009F4A75"/>
    <w:rsid w:val="00A002DE"/>
    <w:rsid w:val="00A0776B"/>
    <w:rsid w:val="00A15946"/>
    <w:rsid w:val="00A36FE0"/>
    <w:rsid w:val="00A60BC4"/>
    <w:rsid w:val="00A63FE5"/>
    <w:rsid w:val="00A7225B"/>
    <w:rsid w:val="00A7596D"/>
    <w:rsid w:val="00A9002B"/>
    <w:rsid w:val="00A906BF"/>
    <w:rsid w:val="00A963B6"/>
    <w:rsid w:val="00AA0196"/>
    <w:rsid w:val="00AC5CAE"/>
    <w:rsid w:val="00AE1F82"/>
    <w:rsid w:val="00B0670A"/>
    <w:rsid w:val="00B10876"/>
    <w:rsid w:val="00B450AB"/>
    <w:rsid w:val="00B45327"/>
    <w:rsid w:val="00B569C2"/>
    <w:rsid w:val="00B62C4E"/>
    <w:rsid w:val="00B64F94"/>
    <w:rsid w:val="00B7194C"/>
    <w:rsid w:val="00B8265C"/>
    <w:rsid w:val="00B829F8"/>
    <w:rsid w:val="00BA0955"/>
    <w:rsid w:val="00BB4947"/>
    <w:rsid w:val="00BD100C"/>
    <w:rsid w:val="00BD5603"/>
    <w:rsid w:val="00BE06B5"/>
    <w:rsid w:val="00BF7D5B"/>
    <w:rsid w:val="00C026DF"/>
    <w:rsid w:val="00C05DE0"/>
    <w:rsid w:val="00C363CC"/>
    <w:rsid w:val="00C44A10"/>
    <w:rsid w:val="00C45A4B"/>
    <w:rsid w:val="00C57442"/>
    <w:rsid w:val="00C62533"/>
    <w:rsid w:val="00C85F7D"/>
    <w:rsid w:val="00CA3490"/>
    <w:rsid w:val="00CB0C00"/>
    <w:rsid w:val="00CC68D4"/>
    <w:rsid w:val="00CD33FF"/>
    <w:rsid w:val="00CE4CE8"/>
    <w:rsid w:val="00CE54E8"/>
    <w:rsid w:val="00CE5B0E"/>
    <w:rsid w:val="00CF6658"/>
    <w:rsid w:val="00D00A6C"/>
    <w:rsid w:val="00D13A0F"/>
    <w:rsid w:val="00D31A94"/>
    <w:rsid w:val="00D51649"/>
    <w:rsid w:val="00D53AB7"/>
    <w:rsid w:val="00D62AA8"/>
    <w:rsid w:val="00D936E7"/>
    <w:rsid w:val="00D9412F"/>
    <w:rsid w:val="00D96E1E"/>
    <w:rsid w:val="00DA344B"/>
    <w:rsid w:val="00E00A76"/>
    <w:rsid w:val="00E13B96"/>
    <w:rsid w:val="00E158E2"/>
    <w:rsid w:val="00E26BB5"/>
    <w:rsid w:val="00E424F0"/>
    <w:rsid w:val="00E42DC3"/>
    <w:rsid w:val="00E4734E"/>
    <w:rsid w:val="00E65DA9"/>
    <w:rsid w:val="00EA4431"/>
    <w:rsid w:val="00EB0C82"/>
    <w:rsid w:val="00EE1A3E"/>
    <w:rsid w:val="00EF4AB7"/>
    <w:rsid w:val="00F03BCE"/>
    <w:rsid w:val="00F14827"/>
    <w:rsid w:val="00F158C8"/>
    <w:rsid w:val="00F31091"/>
    <w:rsid w:val="00F54CEF"/>
    <w:rsid w:val="00F666FE"/>
    <w:rsid w:val="00F819AA"/>
    <w:rsid w:val="00FA3F1F"/>
    <w:rsid w:val="00FA7A27"/>
    <w:rsid w:val="00FB1962"/>
    <w:rsid w:val="00FB1BF1"/>
    <w:rsid w:val="00FB6B77"/>
    <w:rsid w:val="00FC32CB"/>
    <w:rsid w:val="00FD0F63"/>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6"/>
    <o:shapelayout v:ext="edit">
      <o:idmap v:ext="edit" data="1"/>
    </o:shapelayout>
  </w:shapeDefaults>
  <w:decimalSymbol w:val="."/>
  <w:listSeparator w:val=","/>
  <w14:docId w14:val="51267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nhideWhenUsed="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uiPriority w:val="20"/>
    <w:qFormat/>
    <w:rPr>
      <w:i/>
    </w:rPr>
  </w:style>
  <w:style w:type="character" w:customStyle="1" w:styleId="code">
    <w:name w:val="code"/>
    <w:rPr>
      <w:rFonts w:ascii="Courier" w:hAnsi="Courier"/>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uiPriority w:val="99"/>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uiPriority w:val="99"/>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link w:val="Heading1"/>
    <w:uiPriority w:val="99"/>
    <w:rsid w:val="007765C5"/>
    <w:rPr>
      <w:rFonts w:ascii="Arial" w:hAnsi="Arial"/>
      <w:b/>
      <w:kern w:val="1"/>
      <w:sz w:val="36"/>
    </w:rPr>
  </w:style>
  <w:style w:type="character" w:customStyle="1" w:styleId="Heading2Char">
    <w:name w:val="Heading 2 Char"/>
    <w:link w:val="Heading2"/>
    <w:uiPriority w:val="99"/>
    <w:rsid w:val="007765C5"/>
    <w:rPr>
      <w:rFonts w:ascii="Arial" w:hAnsi="Arial"/>
      <w:b/>
      <w:sz w:val="28"/>
    </w:rPr>
  </w:style>
  <w:style w:type="character" w:customStyle="1" w:styleId="Heading3Char">
    <w:name w:val="Heading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
    <w:rsid w:val="007765C5"/>
    <w:rPr>
      <w:i/>
    </w:rPr>
  </w:style>
  <w:style w:type="paragraph" w:styleId="ListParagraph">
    <w:name w:val="List Paragraph"/>
    <w:basedOn w:val="Normal"/>
    <w:uiPriority w:val="99"/>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uiPriority w:val="21"/>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treedictionary.com/"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jpg"/><Relationship Id="rId18" Type="http://schemas.openxmlformats.org/officeDocument/2006/relationships/image" Target="media/image6.jpg"/><Relationship Id="rId19" Type="http://schemas.openxmlformats.org/officeDocument/2006/relationships/image" Target="media/image7.jpg"/><Relationship Id="rId63" Type="http://schemas.openxmlformats.org/officeDocument/2006/relationships/image" Target="media/image41.png"/><Relationship Id="rId64" Type="http://schemas.openxmlformats.org/officeDocument/2006/relationships/image" Target="media/image42.png"/><Relationship Id="rId65" Type="http://schemas.openxmlformats.org/officeDocument/2006/relationships/image" Target="media/image43.png"/><Relationship Id="rId66" Type="http://schemas.openxmlformats.org/officeDocument/2006/relationships/image" Target="media/image44.png"/><Relationship Id="rId67" Type="http://schemas.openxmlformats.org/officeDocument/2006/relationships/image" Target="media/image45.png"/><Relationship Id="rId68" Type="http://schemas.openxmlformats.org/officeDocument/2006/relationships/image" Target="media/image46.png"/><Relationship Id="rId69" Type="http://schemas.openxmlformats.org/officeDocument/2006/relationships/image" Target="media/image47.png"/><Relationship Id="rId50" Type="http://schemas.openxmlformats.org/officeDocument/2006/relationships/oleObject" Target="embeddings/oleObject6.bin"/><Relationship Id="rId51" Type="http://schemas.openxmlformats.org/officeDocument/2006/relationships/image" Target="media/image32.emf"/><Relationship Id="rId52" Type="http://schemas.openxmlformats.org/officeDocument/2006/relationships/oleObject" Target="embeddings/oleObject7.bin"/><Relationship Id="rId53" Type="http://schemas.openxmlformats.org/officeDocument/2006/relationships/image" Target="media/image33.emf"/><Relationship Id="rId54" Type="http://schemas.openxmlformats.org/officeDocument/2006/relationships/oleObject" Target="embeddings/oleObject8.bin"/><Relationship Id="rId55" Type="http://schemas.openxmlformats.org/officeDocument/2006/relationships/comments" Target="comments.xml"/><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oleObject" Target="embeddings/oleObject1.bin"/><Relationship Id="rId41" Type="http://schemas.openxmlformats.org/officeDocument/2006/relationships/image" Target="media/image27.emf"/><Relationship Id="rId42" Type="http://schemas.openxmlformats.org/officeDocument/2006/relationships/oleObject" Target="embeddings/oleObject2.bin"/><Relationship Id="rId43" Type="http://schemas.openxmlformats.org/officeDocument/2006/relationships/image" Target="media/image28.emf"/><Relationship Id="rId44" Type="http://schemas.openxmlformats.org/officeDocument/2006/relationships/oleObject" Target="embeddings/oleObject3.bin"/><Relationship Id="rId45" Type="http://schemas.openxmlformats.org/officeDocument/2006/relationships/image" Target="media/image29.emf"/><Relationship Id="rId46" Type="http://schemas.openxmlformats.org/officeDocument/2006/relationships/oleObject" Target="embeddings/oleObject4.bin"/><Relationship Id="rId47" Type="http://schemas.openxmlformats.org/officeDocument/2006/relationships/image" Target="media/image30.emf"/><Relationship Id="rId48" Type="http://schemas.openxmlformats.org/officeDocument/2006/relationships/oleObject" Target="embeddings/oleObject5.bin"/><Relationship Id="rId49" Type="http://schemas.openxmlformats.org/officeDocument/2006/relationships/image" Target="media/image31.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www.omg.org/report_issue.htm" TargetMode="External"/><Relationship Id="rId30" Type="http://schemas.openxmlformats.org/officeDocument/2006/relationships/image" Target="media/image18.jpg"/><Relationship Id="rId31" Type="http://schemas.openxmlformats.org/officeDocument/2006/relationships/image" Target="media/image19.jpg"/><Relationship Id="rId32" Type="http://schemas.openxmlformats.org/officeDocument/2006/relationships/image" Target="media/image20.jpg"/><Relationship Id="rId33" Type="http://schemas.openxmlformats.org/officeDocument/2006/relationships/image" Target="media/image21.jpg"/><Relationship Id="rId34" Type="http://schemas.openxmlformats.org/officeDocument/2006/relationships/image" Target="media/image22.jpg"/><Relationship Id="rId35" Type="http://schemas.openxmlformats.org/officeDocument/2006/relationships/image" Target="media/image23.jpg"/><Relationship Id="rId36" Type="http://schemas.openxmlformats.org/officeDocument/2006/relationships/image" Target="media/image24.jpg"/><Relationship Id="rId37" Type="http://schemas.openxmlformats.org/officeDocument/2006/relationships/image" Target="media/image25.jpg"/><Relationship Id="rId38" Type="http://schemas.openxmlformats.org/officeDocument/2006/relationships/hyperlink" Target="http://www.whitehouse.gov" TargetMode="External"/><Relationship Id="rId39" Type="http://schemas.openxmlformats.org/officeDocument/2006/relationships/image" Target="media/image26.emf"/><Relationship Id="rId80" Type="http://schemas.openxmlformats.org/officeDocument/2006/relationships/footer" Target="footer4.xml"/><Relationship Id="rId81" Type="http://schemas.openxmlformats.org/officeDocument/2006/relationships/fontTable" Target="fontTable.xml"/><Relationship Id="rId82" Type="http://schemas.openxmlformats.org/officeDocument/2006/relationships/theme" Target="theme/theme1.xml"/><Relationship Id="rId70" Type="http://schemas.openxmlformats.org/officeDocument/2006/relationships/image" Target="media/image48.png"/><Relationship Id="rId71" Type="http://schemas.openxmlformats.org/officeDocument/2006/relationships/image" Target="media/image49.png"/><Relationship Id="rId72" Type="http://schemas.openxmlformats.org/officeDocument/2006/relationships/image" Target="media/image50.png"/><Relationship Id="rId20" Type="http://schemas.openxmlformats.org/officeDocument/2006/relationships/image" Target="media/image8.jpg"/><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jpg"/><Relationship Id="rId24" Type="http://schemas.openxmlformats.org/officeDocument/2006/relationships/image" Target="media/image12.jpg"/><Relationship Id="rId25" Type="http://schemas.openxmlformats.org/officeDocument/2006/relationships/image" Target="media/image13.jpg"/><Relationship Id="rId26" Type="http://schemas.openxmlformats.org/officeDocument/2006/relationships/image" Target="media/image14.jpg"/><Relationship Id="rId27" Type="http://schemas.openxmlformats.org/officeDocument/2006/relationships/image" Target="media/image15.jpg"/><Relationship Id="rId28" Type="http://schemas.openxmlformats.org/officeDocument/2006/relationships/image" Target="media/image16.jpg"/><Relationship Id="rId29" Type="http://schemas.openxmlformats.org/officeDocument/2006/relationships/image" Target="media/image17.jpg"/><Relationship Id="rId73" Type="http://schemas.openxmlformats.org/officeDocument/2006/relationships/image" Target="media/image51.png"/><Relationship Id="rId74" Type="http://schemas.openxmlformats.org/officeDocument/2006/relationships/image" Target="media/image52.emf"/><Relationship Id="rId75" Type="http://schemas.openxmlformats.org/officeDocument/2006/relationships/image" Target="media/image53.png"/><Relationship Id="rId76" Type="http://schemas.openxmlformats.org/officeDocument/2006/relationships/image" Target="media/image54.emf"/><Relationship Id="rId77" Type="http://schemas.openxmlformats.org/officeDocument/2006/relationships/image" Target="media/image55.png"/><Relationship Id="rId78" Type="http://schemas.openxmlformats.org/officeDocument/2006/relationships/image" Target="media/image56.png"/><Relationship Id="rId79" Type="http://schemas.openxmlformats.org/officeDocument/2006/relationships/footer" Target="footer3.xml"/><Relationship Id="rId60" Type="http://schemas.openxmlformats.org/officeDocument/2006/relationships/image" Target="media/image38.png"/><Relationship Id="rId61" Type="http://schemas.openxmlformats.org/officeDocument/2006/relationships/image" Target="media/image39.png"/><Relationship Id="rId62" Type="http://schemas.openxmlformats.org/officeDocument/2006/relationships/image" Target="media/image40.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BD422D-DA0D-144F-823E-6B2A77AB4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127</Pages>
  <Words>44556</Words>
  <Characters>253974</Characters>
  <Application>Microsoft Macintosh Word</Application>
  <DocSecurity>0</DocSecurity>
  <Lines>2116</Lines>
  <Paragraphs>595</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297935</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Jim Logan</cp:lastModifiedBy>
  <cp:revision>17</cp:revision>
  <cp:lastPrinted>2014-01-12T00:19:00Z</cp:lastPrinted>
  <dcterms:created xsi:type="dcterms:W3CDTF">2015-05-04T17:29:00Z</dcterms:created>
  <dcterms:modified xsi:type="dcterms:W3CDTF">2015-05-07T01:36:00Z</dcterms:modified>
</cp:coreProperties>
</file>